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70277" w14:textId="1336FB9B" w:rsidR="00145CFB" w:rsidRPr="002E3278" w:rsidRDefault="00145CFB" w:rsidP="00304CF5">
      <w:pPr>
        <w:pStyle w:val="Heading1"/>
      </w:pPr>
      <w:bookmarkStart w:id="0" w:name="_Toc515581326"/>
      <w:bookmarkStart w:id="1" w:name="_Toc516815938"/>
      <w:bookmarkStart w:id="2" w:name="_Toc516816081"/>
      <w:bookmarkStart w:id="3" w:name="_Toc520105245"/>
      <w:bookmarkStart w:id="4" w:name="_Toc520105415"/>
      <w:r w:rsidRPr="002E3278">
        <w:rPr>
          <w:noProof/>
        </w:rPr>
        <w:drawing>
          <wp:anchor distT="0" distB="0" distL="114300" distR="114300" simplePos="0" relativeHeight="251658240" behindDoc="0" locked="0" layoutInCell="0" hidden="0" allowOverlap="1" wp14:anchorId="4125651D" wp14:editId="52A4F37C">
            <wp:simplePos x="0" y="0"/>
            <wp:positionH relativeFrom="margin">
              <wp:posOffset>-3810</wp:posOffset>
            </wp:positionH>
            <wp:positionV relativeFrom="paragraph">
              <wp:posOffset>0</wp:posOffset>
            </wp:positionV>
            <wp:extent cx="2200275" cy="672465"/>
            <wp:effectExtent l="0" t="0" r="9525"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200275" cy="672465"/>
                    </a:xfrm>
                    <a:prstGeom prst="rect">
                      <a:avLst/>
                    </a:prstGeom>
                    <a:ln/>
                  </pic:spPr>
                </pic:pic>
              </a:graphicData>
            </a:graphic>
            <wp14:sizeRelH relativeFrom="margin">
              <wp14:pctWidth>0</wp14:pctWidth>
            </wp14:sizeRelH>
            <wp14:sizeRelV relativeFrom="margin">
              <wp14:pctHeight>0</wp14:pctHeight>
            </wp14:sizeRelV>
          </wp:anchor>
        </w:drawing>
      </w:r>
      <w:r w:rsidRPr="14131993">
        <w:t>MINISTRY OF EDUCATION AND TRAINING</w:t>
      </w:r>
      <w:bookmarkEnd w:id="0"/>
      <w:bookmarkEnd w:id="1"/>
      <w:bookmarkEnd w:id="2"/>
      <w:bookmarkEnd w:id="3"/>
      <w:bookmarkEnd w:id="4"/>
      <w:r w:rsidRPr="14131993">
        <w:t xml:space="preserve"> </w:t>
      </w:r>
    </w:p>
    <w:p w14:paraId="29D6B04F" w14:textId="77777777" w:rsidR="00145CFB" w:rsidRPr="002E3278" w:rsidRDefault="00145CFB" w:rsidP="00145CFB">
      <w:pPr>
        <w:spacing w:after="215"/>
        <w:ind w:left="374"/>
        <w:jc w:val="center"/>
        <w:rPr>
          <w:rFonts w:ascii="Times" w:eastAsia="Cambria" w:hAnsi="Times" w:cs="Times"/>
        </w:rPr>
      </w:pPr>
      <w:bookmarkStart w:id="5" w:name="_30j0zll" w:colFirst="0" w:colLast="0"/>
      <w:bookmarkEnd w:id="5"/>
      <w:r w:rsidRPr="002E3278">
        <w:rPr>
          <w:rFonts w:ascii="Times" w:eastAsia="Cambria" w:hAnsi="Times" w:cs="Times"/>
        </w:rPr>
        <w:t xml:space="preserve"> </w:t>
      </w:r>
      <w:r w:rsidRPr="002E3278">
        <w:rPr>
          <w:rFonts w:ascii="Times" w:eastAsia="Cambria" w:hAnsi="Times" w:cs="Times"/>
        </w:rPr>
        <w:softHyphen/>
      </w:r>
    </w:p>
    <w:p w14:paraId="0A6959E7" w14:textId="77777777" w:rsidR="00145CFB" w:rsidRPr="002E3278" w:rsidRDefault="00145CFB" w:rsidP="00145CFB">
      <w:pPr>
        <w:spacing w:after="215"/>
        <w:rPr>
          <w:rFonts w:ascii="Times" w:eastAsia="Cambria" w:hAnsi="Times" w:cs="Times"/>
        </w:rPr>
      </w:pPr>
      <w:r w:rsidRPr="002E3278">
        <w:rPr>
          <w:rFonts w:ascii="Times" w:eastAsia="Cambria" w:hAnsi="Times" w:cs="Times"/>
        </w:rPr>
        <w:t xml:space="preserve"> </w:t>
      </w:r>
    </w:p>
    <w:p w14:paraId="100C5B58" w14:textId="77777777" w:rsidR="00145CFB" w:rsidRPr="002E3278" w:rsidRDefault="00145CFB" w:rsidP="00145CFB">
      <w:pPr>
        <w:spacing w:after="215"/>
        <w:rPr>
          <w:rFonts w:ascii="Times" w:eastAsia="Cambria" w:hAnsi="Times" w:cs="Times"/>
          <w:lang w:val="vi-VN"/>
        </w:rPr>
      </w:pPr>
      <w:r w:rsidRPr="002E3278">
        <w:rPr>
          <w:rFonts w:ascii="Times" w:eastAsia="Cambria" w:hAnsi="Times" w:cs="Times"/>
        </w:rPr>
        <w:t xml:space="preserve"> </w:t>
      </w:r>
      <w:r w:rsidRPr="002E3278">
        <w:rPr>
          <w:rFonts w:ascii="Times" w:eastAsia="Cambria" w:hAnsi="Times" w:cs="Times"/>
        </w:rPr>
        <w:softHyphen/>
      </w:r>
    </w:p>
    <w:p w14:paraId="12F40E89" w14:textId="77777777" w:rsidR="00145CFB" w:rsidRPr="002E3278" w:rsidRDefault="00145CFB" w:rsidP="00145CFB">
      <w:pPr>
        <w:spacing w:after="215"/>
        <w:rPr>
          <w:rFonts w:ascii="Times" w:eastAsia="Cambria" w:hAnsi="Times" w:cs="Times"/>
        </w:rPr>
      </w:pPr>
      <w:r w:rsidRPr="002E3278">
        <w:rPr>
          <w:rFonts w:ascii="Times" w:eastAsia="Cambria" w:hAnsi="Times" w:cs="Times"/>
        </w:rPr>
        <w:t xml:space="preserve"> </w:t>
      </w:r>
    </w:p>
    <w:p w14:paraId="1A0BD8D6" w14:textId="3935CBEA" w:rsidR="00145CFB" w:rsidRPr="002E3278" w:rsidRDefault="75A703E1" w:rsidP="75A703E1">
      <w:pPr>
        <w:spacing w:after="242"/>
        <w:ind w:right="8"/>
        <w:jc w:val="center"/>
        <w:rPr>
          <w:rFonts w:ascii="Times,Cambria" w:eastAsia="Times,Cambria" w:hAnsi="Times,Cambria" w:cs="Times,Cambria"/>
        </w:rPr>
      </w:pPr>
      <w:r w:rsidRPr="75A703E1">
        <w:rPr>
          <w:rFonts w:ascii="Times" w:eastAsia="Times" w:hAnsi="Times" w:cs="Times"/>
          <w:b/>
          <w:bCs/>
          <w:sz w:val="56"/>
          <w:szCs w:val="56"/>
        </w:rPr>
        <w:t xml:space="preserve">FPT UNIVERSITY </w:t>
      </w:r>
    </w:p>
    <w:p w14:paraId="608DEACE" w14:textId="77777777" w:rsidR="00145CFB" w:rsidRPr="002E3278" w:rsidRDefault="00145CFB" w:rsidP="00145CFB">
      <w:pPr>
        <w:spacing w:after="242"/>
        <w:rPr>
          <w:rFonts w:ascii="Times" w:eastAsia="Cambria" w:hAnsi="Times" w:cs="Times"/>
        </w:rPr>
      </w:pPr>
      <w:r w:rsidRPr="002E3278">
        <w:rPr>
          <w:rFonts w:ascii="Times" w:eastAsia="Cambria" w:hAnsi="Times" w:cs="Times"/>
          <w:b/>
          <w:sz w:val="56"/>
          <w:szCs w:val="56"/>
        </w:rPr>
        <w:t xml:space="preserve"> </w:t>
      </w:r>
    </w:p>
    <w:p w14:paraId="2BAC6FC9" w14:textId="77777777" w:rsidR="00145CFB" w:rsidRPr="002E3278" w:rsidRDefault="00145CFB" w:rsidP="00145CFB">
      <w:pPr>
        <w:spacing w:after="94"/>
        <w:rPr>
          <w:rFonts w:ascii="Times" w:eastAsia="Cambria" w:hAnsi="Times" w:cs="Times"/>
        </w:rPr>
      </w:pPr>
      <w:r w:rsidRPr="002E3278">
        <w:rPr>
          <w:rFonts w:ascii="Times" w:eastAsia="Cambria" w:hAnsi="Times" w:cs="Times"/>
          <w:b/>
          <w:sz w:val="56"/>
          <w:szCs w:val="56"/>
        </w:rPr>
        <w:t xml:space="preserve"> </w:t>
      </w:r>
    </w:p>
    <w:p w14:paraId="311431AF" w14:textId="51F2CE20" w:rsidR="00145CFB" w:rsidRPr="002E3278" w:rsidRDefault="75A703E1" w:rsidP="75A703E1">
      <w:pPr>
        <w:ind w:right="5"/>
        <w:jc w:val="center"/>
        <w:rPr>
          <w:rFonts w:ascii="Times,Cambria" w:eastAsia="Times,Cambria" w:hAnsi="Times,Cambria" w:cs="Times,Cambria"/>
          <w:sz w:val="40"/>
          <w:szCs w:val="40"/>
        </w:rPr>
      </w:pPr>
      <w:r w:rsidRPr="75A703E1">
        <w:rPr>
          <w:rFonts w:ascii="Times" w:eastAsia="Times" w:hAnsi="Times" w:cs="Times"/>
          <w:sz w:val="40"/>
          <w:szCs w:val="40"/>
        </w:rPr>
        <w:t>Capstone Project Document</w:t>
      </w:r>
    </w:p>
    <w:p w14:paraId="4FA187C9" w14:textId="77777777" w:rsidR="00145CFB" w:rsidRPr="002E3278" w:rsidRDefault="008D5A30" w:rsidP="00145CFB">
      <w:pPr>
        <w:ind w:right="5"/>
        <w:jc w:val="center"/>
        <w:rPr>
          <w:rFonts w:ascii="Times" w:eastAsia="Cambria" w:hAnsi="Times" w:cs="Times"/>
        </w:rPr>
      </w:pPr>
      <w:r w:rsidRPr="002E3278">
        <w:rPr>
          <w:rFonts w:ascii="Times" w:hAnsi="Times" w:cs="Times"/>
          <w:noProof/>
        </w:rPr>
        <mc:AlternateContent>
          <mc:Choice Requires="wpg">
            <w:drawing>
              <wp:anchor distT="0" distB="0" distL="114300" distR="114300" simplePos="0" relativeHeight="251658241" behindDoc="1" locked="0" layoutInCell="1" allowOverlap="1" wp14:anchorId="1D1DAFBF" wp14:editId="07777777">
                <wp:simplePos x="0" y="0"/>
                <wp:positionH relativeFrom="column">
                  <wp:posOffset>3248025</wp:posOffset>
                </wp:positionH>
                <wp:positionV relativeFrom="paragraph">
                  <wp:posOffset>-98425</wp:posOffset>
                </wp:positionV>
                <wp:extent cx="5717540" cy="231775"/>
                <wp:effectExtent l="0" t="95250" r="0" b="15875"/>
                <wp:wrapTopAndBottom/>
                <wp:docPr id="21" name="Group 21"/>
                <wp:cNvGraphicFramePr/>
                <a:graphic xmlns:a="http://schemas.openxmlformats.org/drawingml/2006/main">
                  <a:graphicData uri="http://schemas.microsoft.com/office/word/2010/wordprocessingGroup">
                    <wpg:wgp>
                      <wpg:cNvGrpSpPr/>
                      <wpg:grpSpPr>
                        <a:xfrm>
                          <a:off x="0" y="0"/>
                          <a:ext cx="5717540" cy="231775"/>
                          <a:chOff x="2434525" y="3773646"/>
                          <a:chExt cx="5718168" cy="231775"/>
                        </a:xfrm>
                      </wpg:grpSpPr>
                      <wpg:grpSp>
                        <wpg:cNvPr id="2" name="Group 2"/>
                        <wpg:cNvGrpSpPr/>
                        <wpg:grpSpPr>
                          <a:xfrm>
                            <a:off x="2434525" y="3773646"/>
                            <a:ext cx="5718168" cy="231775"/>
                            <a:chOff x="2430968" y="3770855"/>
                            <a:chExt cx="5725153" cy="333720"/>
                          </a:xfrm>
                        </wpg:grpSpPr>
                        <wps:wsp>
                          <wps:cNvPr id="3" name="Rectangle 3"/>
                          <wps:cNvSpPr/>
                          <wps:spPr>
                            <a:xfrm>
                              <a:off x="2535871" y="3770855"/>
                              <a:ext cx="5620250" cy="18275"/>
                            </a:xfrm>
                            <a:prstGeom prst="rect">
                              <a:avLst/>
                            </a:prstGeom>
                            <a:noFill/>
                            <a:ln>
                              <a:noFill/>
                            </a:ln>
                          </wps:spPr>
                          <wps:txbx>
                            <w:txbxContent>
                              <w:p w14:paraId="672A6659" w14:textId="77777777" w:rsidR="009631E6" w:rsidRDefault="009631E6" w:rsidP="00145CFB">
                                <w:pPr>
                                  <w:textDirection w:val="btLr"/>
                                </w:pPr>
                              </w:p>
                            </w:txbxContent>
                          </wps:txbx>
                          <wps:bodyPr lIns="91425" tIns="91425" rIns="91425" bIns="91425" anchor="ctr" anchorCtr="0"/>
                        </wps:wsp>
                        <wpg:grpSp>
                          <wpg:cNvPr id="4" name="Group 4"/>
                          <wpg:cNvGrpSpPr/>
                          <wpg:grpSpPr>
                            <a:xfrm>
                              <a:off x="2430968" y="3770855"/>
                              <a:ext cx="5725152" cy="333720"/>
                              <a:chOff x="-104903" y="0"/>
                              <a:chExt cx="5725152" cy="333720"/>
                            </a:xfrm>
                          </wpg:grpSpPr>
                          <wps:wsp>
                            <wps:cNvPr id="5" name="Rectangle 5"/>
                            <wps:cNvSpPr/>
                            <wps:spPr>
                              <a:xfrm>
                                <a:off x="0" y="0"/>
                                <a:ext cx="5620249" cy="18275"/>
                              </a:xfrm>
                              <a:prstGeom prst="rect">
                                <a:avLst/>
                              </a:prstGeom>
                              <a:noFill/>
                              <a:ln>
                                <a:noFill/>
                              </a:ln>
                            </wps:spPr>
                            <wps:txbx>
                              <w:txbxContent>
                                <w:p w14:paraId="0A37501D" w14:textId="77777777" w:rsidR="009631E6" w:rsidRDefault="009631E6" w:rsidP="00145CFB">
                                  <w:pPr>
                                    <w:textDirection w:val="btLr"/>
                                  </w:pPr>
                                </w:p>
                              </w:txbxContent>
                            </wps:txbx>
                            <wps:bodyPr lIns="91425" tIns="91425" rIns="91425" bIns="91425" anchor="ctr" anchorCtr="0"/>
                          </wps:wsp>
                          <wps:wsp>
                            <wps:cNvPr id="6" name="Freeform 6"/>
                            <wps:cNvSpPr/>
                            <wps:spPr>
                              <a:xfrm>
                                <a:off x="-104903" y="315434"/>
                                <a:ext cx="5620257" cy="18286"/>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lIns="91425" tIns="91425" rIns="91425" bIns="91425" anchor="ctr" anchorCtr="0"/>
                          </wps:wsp>
                        </wpg:grpSp>
                      </wpg:grpSp>
                    </wpg:wgp>
                  </a:graphicData>
                </a:graphic>
                <wp14:sizeRelH relativeFrom="margin">
                  <wp14:pctWidth>0</wp14:pctWidth>
                </wp14:sizeRelH>
                <wp14:sizeRelV relativeFrom="margin">
                  <wp14:pctHeight>0</wp14:pctHeight>
                </wp14:sizeRelV>
              </wp:anchor>
            </w:drawing>
          </mc:Choice>
          <mc:Fallback>
            <w:pict>
              <v:group w14:anchorId="1D1DAFBF" id="Group 21" o:spid="_x0000_s1026" style="position:absolute;left:0;text-align:left;margin-left:255.75pt;margin-top:-7.75pt;width:450.2pt;height:18.25pt;z-index:-251658239;mso-width-relative:margin;mso-height-relative:margin" coordorigin="24345,37736" coordsize="57181,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">
                <v:group id="Group 2" o:spid="_x0000_s1027" style="position:absolute;left:24345;top:37736;width:57181;height:2318" coordorigin="24309,37708" coordsize="5725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72A6659" w14:textId="77777777" w:rsidR="009631E6" w:rsidRDefault="009631E6" w:rsidP="00145CFB">
                          <w:pPr>
                            <w:textDirection w:val="btLr"/>
                          </w:pPr>
                        </w:p>
                      </w:txbxContent>
                    </v:textbox>
                  </v:rect>
                  <v:group id="Group 4" o:spid="_x0000_s1029" style="position:absolute;left:24309;top:37708;width:57252;height:3337" coordorigin="-1049" coordsize="5725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A37501D" w14:textId="77777777" w:rsidR="009631E6" w:rsidRDefault="009631E6" w:rsidP="00145CFB">
                            <w:pPr>
                              <w:textDirection w:val="btLr"/>
                            </w:pPr>
                          </w:p>
                        </w:txbxContent>
                      </v:textbox>
                    </v:rect>
                    <v:shape id="Freeform 6" o:spid="_x0000_s1031" style="position:absolute;left:-1049;top:3154;width:56202;height:18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" path="m,l120000,r,120000l,120000,,e" fillcolor="black" stroked="f">
                      <v:path arrowok="t" o:extrusionok="f" textboxrect="0,0,120000,120000"/>
                    </v:shape>
                  </v:group>
                </v:group>
                <w10:wrap type="topAndBottom"/>
              </v:group>
            </w:pict>
          </mc:Fallback>
        </mc:AlternateContent>
      </w:r>
    </w:p>
    <w:p w14:paraId="6A05A809" w14:textId="77777777" w:rsidR="00145CFB" w:rsidRPr="002E3278" w:rsidRDefault="00145CFB" w:rsidP="00145CFB">
      <w:pPr>
        <w:spacing w:after="267"/>
        <w:ind w:left="-29" w:right="-26"/>
        <w:rPr>
          <w:rFonts w:ascii="Times" w:eastAsia="Cambria" w:hAnsi="Times" w:cs="Times"/>
        </w:rPr>
      </w:pPr>
    </w:p>
    <w:p w14:paraId="627683D9" w14:textId="77777777" w:rsidR="00145CFB" w:rsidRPr="002E3278" w:rsidRDefault="75A703E1" w:rsidP="75A703E1">
      <w:pPr>
        <w:autoSpaceDE w:val="0"/>
        <w:autoSpaceDN w:val="0"/>
        <w:adjustRightInd w:val="0"/>
        <w:spacing w:after="240" w:line="360" w:lineRule="atLeast"/>
        <w:jc w:val="center"/>
        <w:rPr>
          <w:rFonts w:ascii="Times,Cambria" w:eastAsia="Times,Cambria" w:hAnsi="Times,Cambria" w:cs="Times,Cambria"/>
          <w:b/>
          <w:bCs/>
          <w:sz w:val="40"/>
          <w:szCs w:val="40"/>
        </w:rPr>
      </w:pPr>
      <w:r w:rsidRPr="75A703E1">
        <w:rPr>
          <w:rFonts w:ascii="Times" w:eastAsia="Times" w:hAnsi="Times" w:cs="Times"/>
          <w:b/>
          <w:bCs/>
          <w:sz w:val="40"/>
          <w:szCs w:val="40"/>
        </w:rPr>
        <w:t>Call-Center on Mobile for Clinics</w:t>
      </w:r>
    </w:p>
    <w:p w14:paraId="5A39BBE3" w14:textId="77777777" w:rsidR="00145CFB" w:rsidRPr="002E3278" w:rsidRDefault="00145CFB" w:rsidP="00145CFB">
      <w:pPr>
        <w:jc w:val="center"/>
        <w:rPr>
          <w:rFonts w:ascii="Times" w:eastAsia="Cambria" w:hAnsi="Times" w:cs="Times"/>
          <w:b/>
          <w:bCs/>
          <w:sz w:val="40"/>
          <w:szCs w:val="40"/>
        </w:rPr>
      </w:pPr>
    </w:p>
    <w:p w14:paraId="41C8F396" w14:textId="77777777" w:rsidR="00145CFB" w:rsidRPr="002E3278" w:rsidRDefault="00145CFB" w:rsidP="00145CFB">
      <w:pPr>
        <w:jc w:val="center"/>
        <w:rPr>
          <w:rFonts w:ascii="Times" w:hAnsi="Times" w:cs="Times"/>
        </w:rPr>
      </w:pPr>
    </w:p>
    <w:tbl>
      <w:tblPr>
        <w:tblStyle w:val="TableGrid31"/>
        <w:tblW w:w="9110" w:type="dxa"/>
        <w:jc w:val="center"/>
        <w:tblLayout w:type="fixed"/>
        <w:tblLook w:val="04A0" w:firstRow="1" w:lastRow="0" w:firstColumn="1" w:lastColumn="0" w:noHBand="0" w:noVBand="1"/>
      </w:tblPr>
      <w:tblGrid>
        <w:gridCol w:w="2269"/>
        <w:gridCol w:w="6841"/>
      </w:tblGrid>
      <w:tr w:rsidR="00145CFB" w:rsidRPr="002E3278" w14:paraId="6F255590" w14:textId="77777777" w:rsidTr="75A703E1">
        <w:trPr>
          <w:trHeight w:val="740"/>
          <w:jc w:val="center"/>
        </w:trPr>
        <w:tc>
          <w:tcPr>
            <w:tcW w:w="9110" w:type="dxa"/>
            <w:gridSpan w:val="2"/>
            <w:shd w:val="clear" w:color="auto" w:fill="EDEDED" w:themeFill="accent3" w:themeFillTint="33"/>
          </w:tcPr>
          <w:p w14:paraId="739A65CE" w14:textId="77777777" w:rsidR="00145CFB" w:rsidRPr="002E3278" w:rsidRDefault="75A703E1" w:rsidP="75A703E1">
            <w:pPr>
              <w:ind w:right="54"/>
              <w:jc w:val="center"/>
              <w:rPr>
                <w:rFonts w:ascii="Times,Cambria" w:eastAsia="Times,Cambria" w:hAnsi="Times,Cambria" w:cs="Times,Cambria"/>
                <w:b/>
                <w:bCs/>
                <w:color w:val="auto"/>
                <w:lang w:val="vi-VN"/>
              </w:rPr>
            </w:pPr>
            <w:r w:rsidRPr="75A703E1">
              <w:rPr>
                <w:rFonts w:ascii="Times" w:eastAsia="Times" w:hAnsi="Times" w:cs="Times"/>
                <w:b/>
                <w:bCs/>
                <w:color w:val="auto"/>
                <w:sz w:val="36"/>
                <w:szCs w:val="36"/>
              </w:rPr>
              <w:t>Group 1</w:t>
            </w:r>
          </w:p>
        </w:tc>
      </w:tr>
      <w:tr w:rsidR="00145CFB" w:rsidRPr="002E3278" w14:paraId="2E29684B" w14:textId="77777777" w:rsidTr="75A703E1">
        <w:trPr>
          <w:trHeight w:val="400"/>
          <w:jc w:val="center"/>
        </w:trPr>
        <w:tc>
          <w:tcPr>
            <w:tcW w:w="2269" w:type="dxa"/>
            <w:shd w:val="clear" w:color="auto" w:fill="EDEDED" w:themeFill="accent3" w:themeFillTint="33"/>
          </w:tcPr>
          <w:p w14:paraId="40476A7E" w14:textId="77777777" w:rsidR="00145CFB" w:rsidRPr="002E3278" w:rsidRDefault="75A703E1" w:rsidP="75A703E1">
            <w:pPr>
              <w:ind w:right="53"/>
              <w:jc w:val="right"/>
              <w:rPr>
                <w:rFonts w:ascii="Times,Cambria" w:eastAsia="Times,Cambria" w:hAnsi="Times,Cambria" w:cs="Times,Cambria"/>
                <w:b/>
                <w:bCs/>
                <w:color w:val="auto"/>
              </w:rPr>
            </w:pPr>
            <w:r w:rsidRPr="75A703E1">
              <w:rPr>
                <w:rFonts w:ascii="Times" w:eastAsia="Times" w:hAnsi="Times" w:cs="Times"/>
                <w:b/>
                <w:bCs/>
                <w:color w:val="auto"/>
                <w:sz w:val="24"/>
                <w:szCs w:val="24"/>
              </w:rPr>
              <w:t xml:space="preserve">Group members </w:t>
            </w:r>
          </w:p>
        </w:tc>
        <w:tc>
          <w:tcPr>
            <w:tcW w:w="6841" w:type="dxa"/>
          </w:tcPr>
          <w:p w14:paraId="0DBE671F" w14:textId="6DF4930B" w:rsidR="00145CFB" w:rsidRPr="002E3278" w:rsidRDefault="75A703E1" w:rsidP="75A703E1">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Nguyễn</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Thế</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Phương</w:t>
            </w:r>
            <w:proofErr w:type="spellEnd"/>
            <w:r w:rsidRPr="75A703E1">
              <w:rPr>
                <w:rFonts w:ascii="Times" w:eastAsia="Times" w:hAnsi="Times" w:cs="Times"/>
                <w:color w:val="auto"/>
                <w:sz w:val="24"/>
                <w:szCs w:val="24"/>
              </w:rPr>
              <w:t xml:space="preserve"> – SE62087</w:t>
            </w:r>
          </w:p>
          <w:p w14:paraId="503F26A4" w14:textId="20816E10" w:rsidR="004933A4"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Phan </w:t>
            </w:r>
            <w:proofErr w:type="spellStart"/>
            <w:r w:rsidRPr="75A703E1">
              <w:rPr>
                <w:rFonts w:ascii="Times" w:eastAsia="Times" w:hAnsi="Times" w:cs="Times"/>
                <w:color w:val="auto"/>
                <w:sz w:val="24"/>
                <w:szCs w:val="24"/>
              </w:rPr>
              <w:t>Thành</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Thuận</w:t>
            </w:r>
            <w:proofErr w:type="spellEnd"/>
            <w:r w:rsidRPr="75A703E1">
              <w:rPr>
                <w:rFonts w:ascii="Times" w:eastAsia="Times" w:hAnsi="Times" w:cs="Times"/>
                <w:color w:val="auto"/>
                <w:sz w:val="24"/>
                <w:szCs w:val="24"/>
              </w:rPr>
              <w:t xml:space="preserve"> - SE62063</w:t>
            </w:r>
            <w:r w:rsidR="283A54EB">
              <w:br/>
            </w:r>
            <w:proofErr w:type="spellStart"/>
            <w:r w:rsidRPr="75A703E1">
              <w:rPr>
                <w:rFonts w:ascii="Times" w:eastAsia="Times" w:hAnsi="Times" w:cs="Times"/>
                <w:color w:val="auto"/>
                <w:sz w:val="24"/>
                <w:szCs w:val="24"/>
              </w:rPr>
              <w:t>Nguyễn</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Lương</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Tuấn</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Kiệt</w:t>
            </w:r>
            <w:proofErr w:type="spellEnd"/>
            <w:r w:rsidRPr="75A703E1">
              <w:rPr>
                <w:rFonts w:ascii="Times" w:eastAsia="Times" w:hAnsi="Times" w:cs="Times"/>
                <w:color w:val="auto"/>
                <w:sz w:val="24"/>
                <w:szCs w:val="24"/>
              </w:rPr>
              <w:t xml:space="preserve"> - SE61696</w:t>
            </w:r>
          </w:p>
          <w:p w14:paraId="1B91AFD0" w14:textId="6DF4930B" w:rsidR="00145CFB" w:rsidRPr="002E3278" w:rsidRDefault="75A703E1" w:rsidP="75A703E1">
            <w:pPr>
              <w:rPr>
                <w:rFonts w:ascii="Times" w:eastAsia="Times" w:hAnsi="Times" w:cs="Times"/>
                <w:color w:val="auto"/>
                <w:sz w:val="24"/>
                <w:szCs w:val="24"/>
              </w:rPr>
            </w:pPr>
            <w:proofErr w:type="spellStart"/>
            <w:r w:rsidRPr="75A703E1">
              <w:rPr>
                <w:rFonts w:ascii="Times" w:eastAsia="Times" w:hAnsi="Times" w:cs="Times"/>
                <w:color w:val="auto"/>
                <w:sz w:val="24"/>
                <w:szCs w:val="24"/>
              </w:rPr>
              <w:t>Nguyễn</w:t>
            </w:r>
            <w:proofErr w:type="spellEnd"/>
            <w:r w:rsidRPr="75A703E1">
              <w:rPr>
                <w:rFonts w:ascii="Times" w:eastAsia="Times" w:hAnsi="Times" w:cs="Times"/>
                <w:color w:val="auto"/>
                <w:sz w:val="24"/>
                <w:szCs w:val="24"/>
              </w:rPr>
              <w:t xml:space="preserve"> Cao </w:t>
            </w:r>
            <w:proofErr w:type="spellStart"/>
            <w:r w:rsidRPr="75A703E1">
              <w:rPr>
                <w:rFonts w:ascii="Times" w:eastAsia="Times" w:hAnsi="Times" w:cs="Times"/>
                <w:color w:val="auto"/>
                <w:sz w:val="24"/>
                <w:szCs w:val="24"/>
              </w:rPr>
              <w:t>Duy</w:t>
            </w:r>
            <w:proofErr w:type="spellEnd"/>
            <w:r w:rsidRPr="75A703E1">
              <w:rPr>
                <w:rFonts w:ascii="Times" w:eastAsia="Times" w:hAnsi="Times" w:cs="Times"/>
                <w:color w:val="auto"/>
                <w:sz w:val="24"/>
                <w:szCs w:val="24"/>
              </w:rPr>
              <w:t xml:space="preserve"> - SE61032</w:t>
            </w:r>
          </w:p>
        </w:tc>
      </w:tr>
      <w:tr w:rsidR="00145CFB" w:rsidRPr="002E3278" w14:paraId="7D5E34FA" w14:textId="77777777" w:rsidTr="75A703E1">
        <w:trPr>
          <w:trHeight w:val="400"/>
          <w:jc w:val="center"/>
        </w:trPr>
        <w:tc>
          <w:tcPr>
            <w:tcW w:w="2269" w:type="dxa"/>
            <w:shd w:val="clear" w:color="auto" w:fill="EDEDED" w:themeFill="accent3" w:themeFillTint="33"/>
          </w:tcPr>
          <w:p w14:paraId="7126288E" w14:textId="77777777" w:rsidR="00145CFB" w:rsidRPr="002E3278" w:rsidRDefault="75A703E1" w:rsidP="75A703E1">
            <w:pPr>
              <w:ind w:right="56"/>
              <w:jc w:val="right"/>
              <w:rPr>
                <w:rFonts w:ascii="Times,Cambria" w:eastAsia="Times,Cambria" w:hAnsi="Times,Cambria" w:cs="Times,Cambria"/>
                <w:b/>
                <w:bCs/>
                <w:color w:val="auto"/>
              </w:rPr>
            </w:pPr>
            <w:r w:rsidRPr="75A703E1">
              <w:rPr>
                <w:rFonts w:ascii="Times" w:eastAsia="Times" w:hAnsi="Times" w:cs="Times"/>
                <w:b/>
                <w:bCs/>
                <w:color w:val="auto"/>
                <w:sz w:val="24"/>
                <w:szCs w:val="24"/>
              </w:rPr>
              <w:t xml:space="preserve">Supervisor </w:t>
            </w:r>
          </w:p>
        </w:tc>
        <w:tc>
          <w:tcPr>
            <w:tcW w:w="6841" w:type="dxa"/>
          </w:tcPr>
          <w:p w14:paraId="133CD5ED" w14:textId="6DF4930B" w:rsidR="00145CFB" w:rsidRPr="002E3278" w:rsidRDefault="75A703E1" w:rsidP="75A703E1">
            <w:pPr>
              <w:rPr>
                <w:rFonts w:ascii="Times,Cambria" w:eastAsia="Times,Cambria" w:hAnsi="Times,Cambria" w:cs="Times,Cambria"/>
                <w:color w:val="auto"/>
              </w:rPr>
            </w:pPr>
            <w:proofErr w:type="spellStart"/>
            <w:r w:rsidRPr="75A703E1">
              <w:rPr>
                <w:rFonts w:ascii="Times" w:eastAsia="Times" w:hAnsi="Times" w:cs="Times"/>
                <w:color w:val="auto"/>
                <w:sz w:val="24"/>
                <w:szCs w:val="24"/>
              </w:rPr>
              <w:t>Kiều</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Trọng</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Khánh</w:t>
            </w:r>
            <w:proofErr w:type="spellEnd"/>
          </w:p>
        </w:tc>
      </w:tr>
      <w:tr w:rsidR="00145CFB" w:rsidRPr="002E3278" w14:paraId="4D0CC6AB" w14:textId="77777777" w:rsidTr="75A703E1">
        <w:trPr>
          <w:trHeight w:val="400"/>
          <w:jc w:val="center"/>
        </w:trPr>
        <w:tc>
          <w:tcPr>
            <w:tcW w:w="2269" w:type="dxa"/>
            <w:shd w:val="clear" w:color="auto" w:fill="EDEDED" w:themeFill="accent3" w:themeFillTint="33"/>
          </w:tcPr>
          <w:p w14:paraId="1E397AC4" w14:textId="77777777" w:rsidR="00145CFB" w:rsidRPr="002E3278" w:rsidRDefault="75A703E1" w:rsidP="75A703E1">
            <w:pPr>
              <w:ind w:right="56"/>
              <w:jc w:val="right"/>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Ext. Supervisor</w:t>
            </w:r>
          </w:p>
        </w:tc>
        <w:tc>
          <w:tcPr>
            <w:tcW w:w="6841" w:type="dxa"/>
          </w:tcPr>
          <w:p w14:paraId="629D792A"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N/A</w:t>
            </w:r>
          </w:p>
        </w:tc>
      </w:tr>
      <w:tr w:rsidR="00145CFB" w:rsidRPr="002E3278" w14:paraId="487373FB" w14:textId="77777777" w:rsidTr="75A703E1">
        <w:trPr>
          <w:trHeight w:val="680"/>
          <w:jc w:val="center"/>
        </w:trPr>
        <w:tc>
          <w:tcPr>
            <w:tcW w:w="2269" w:type="dxa"/>
            <w:shd w:val="clear" w:color="auto" w:fill="EDEDED" w:themeFill="accent3" w:themeFillTint="33"/>
          </w:tcPr>
          <w:p w14:paraId="76F5F662" w14:textId="77777777" w:rsidR="00145CFB" w:rsidRPr="002E3278" w:rsidRDefault="75A703E1" w:rsidP="75A703E1">
            <w:pPr>
              <w:ind w:right="53"/>
              <w:jc w:val="right"/>
              <w:rPr>
                <w:rFonts w:ascii="Times,Cambria" w:eastAsia="Times,Cambria" w:hAnsi="Times,Cambria" w:cs="Times,Cambria"/>
                <w:b/>
                <w:bCs/>
                <w:color w:val="auto"/>
              </w:rPr>
            </w:pPr>
            <w:r w:rsidRPr="75A703E1">
              <w:rPr>
                <w:rFonts w:ascii="Times" w:eastAsia="Times" w:hAnsi="Times" w:cs="Times"/>
                <w:b/>
                <w:bCs/>
                <w:color w:val="auto"/>
                <w:sz w:val="24"/>
                <w:szCs w:val="24"/>
              </w:rPr>
              <w:t xml:space="preserve">Capstone Project code </w:t>
            </w:r>
          </w:p>
        </w:tc>
        <w:tc>
          <w:tcPr>
            <w:tcW w:w="6841" w:type="dxa"/>
          </w:tcPr>
          <w:p w14:paraId="72A3D3EC" w14:textId="77777777" w:rsidR="00145CFB" w:rsidRPr="002E3278" w:rsidRDefault="00145CFB" w:rsidP="00213190">
            <w:pPr>
              <w:rPr>
                <w:rFonts w:ascii="Times" w:eastAsia="Cambria" w:hAnsi="Times" w:cs="Times"/>
                <w:color w:val="auto"/>
                <w:sz w:val="24"/>
                <w:szCs w:val="24"/>
                <w:lang w:val="vi-VN"/>
              </w:rPr>
            </w:pPr>
          </w:p>
        </w:tc>
      </w:tr>
    </w:tbl>
    <w:p w14:paraId="156A6281" w14:textId="77777777" w:rsidR="00145CFB" w:rsidRPr="002E3278" w:rsidRDefault="00145CFB" w:rsidP="00145CFB">
      <w:pPr>
        <w:spacing w:after="215"/>
        <w:rPr>
          <w:rFonts w:ascii="Times" w:eastAsia="Cambria" w:hAnsi="Times" w:cs="Times"/>
        </w:rPr>
      </w:pPr>
      <w:r w:rsidRPr="002E3278">
        <w:rPr>
          <w:rFonts w:ascii="Times" w:eastAsia="Cambria" w:hAnsi="Times" w:cs="Times"/>
        </w:rPr>
        <w:t xml:space="preserve"> </w:t>
      </w:r>
    </w:p>
    <w:p w14:paraId="20876B09" w14:textId="77777777" w:rsidR="00145CFB" w:rsidRPr="002E3278" w:rsidRDefault="00145CFB" w:rsidP="00145CFB">
      <w:pPr>
        <w:spacing w:after="254"/>
        <w:rPr>
          <w:rFonts w:ascii="Times" w:eastAsia="Cambria" w:hAnsi="Times" w:cs="Times"/>
        </w:rPr>
      </w:pPr>
      <w:r w:rsidRPr="002E3278">
        <w:rPr>
          <w:rFonts w:ascii="Times" w:eastAsia="Cambria" w:hAnsi="Times" w:cs="Times"/>
        </w:rPr>
        <w:t xml:space="preserve"> </w:t>
      </w:r>
    </w:p>
    <w:p w14:paraId="0D0B940D" w14:textId="77777777" w:rsidR="00145CFB" w:rsidRPr="002E3278" w:rsidRDefault="00145CFB" w:rsidP="00145CFB">
      <w:pPr>
        <w:spacing w:after="254"/>
        <w:rPr>
          <w:rFonts w:ascii="Times" w:eastAsia="Cambria" w:hAnsi="Times" w:cs="Times"/>
        </w:rPr>
      </w:pPr>
    </w:p>
    <w:p w14:paraId="5AA0775A" w14:textId="77777777" w:rsidR="00145CFB" w:rsidRPr="002E3278" w:rsidRDefault="75A703E1" w:rsidP="75A703E1">
      <w:pPr>
        <w:ind w:right="3"/>
        <w:jc w:val="center"/>
        <w:rPr>
          <w:rFonts w:ascii="Times,Cambria" w:eastAsia="Times,Cambria" w:hAnsi="Times,Cambria" w:cs="Times,Cambria"/>
        </w:rPr>
      </w:pPr>
      <w:r w:rsidRPr="75A703E1">
        <w:rPr>
          <w:rFonts w:ascii="Times" w:eastAsia="Times" w:hAnsi="Times" w:cs="Times"/>
          <w:sz w:val="26"/>
          <w:szCs w:val="26"/>
        </w:rPr>
        <w:t xml:space="preserve">-Ho Chi Minh City, </w:t>
      </w:r>
      <w:r w:rsidRPr="75A703E1">
        <w:rPr>
          <w:rFonts w:ascii="Times" w:eastAsia="Times" w:hAnsi="Times" w:cs="Times"/>
          <w:b/>
          <w:bCs/>
          <w:i/>
          <w:iCs/>
          <w:sz w:val="26"/>
          <w:szCs w:val="26"/>
        </w:rPr>
        <w:t>18/05/2018</w:t>
      </w:r>
      <w:r w:rsidRPr="75A703E1">
        <w:rPr>
          <w:rFonts w:ascii="Times,Cambria" w:eastAsia="Times,Cambria" w:hAnsi="Times,Cambria" w:cs="Times,Cambria"/>
          <w:b/>
          <w:bCs/>
          <w:sz w:val="26"/>
          <w:szCs w:val="26"/>
        </w:rPr>
        <w:t>-</w:t>
      </w:r>
    </w:p>
    <w:p w14:paraId="0E27B00A" w14:textId="77777777" w:rsidR="00145CFB" w:rsidRPr="002E3278" w:rsidRDefault="00145CFB" w:rsidP="00145CFB">
      <w:pPr>
        <w:spacing w:after="197"/>
        <w:ind w:left="52"/>
        <w:jc w:val="center"/>
        <w:rPr>
          <w:rFonts w:ascii="Times" w:eastAsia="Cambria" w:hAnsi="Times" w:cs="Times"/>
        </w:rPr>
      </w:pPr>
    </w:p>
    <w:p w14:paraId="10146664" w14:textId="77777777" w:rsidR="00145CFB" w:rsidRPr="002E3278" w:rsidRDefault="00145CFB" w:rsidP="00145CFB">
      <w:pPr>
        <w:spacing w:after="292"/>
        <w:ind w:left="47"/>
        <w:jc w:val="center"/>
        <w:rPr>
          <w:rFonts w:ascii="Times" w:eastAsia="Cambria" w:hAnsi="Times" w:cs="Times"/>
        </w:rPr>
      </w:pPr>
      <w:r w:rsidRPr="002E3278">
        <w:rPr>
          <w:rFonts w:ascii="Times" w:eastAsia="Cambria" w:hAnsi="Times" w:cs="Times"/>
          <w:i/>
        </w:rPr>
        <w:lastRenderedPageBreak/>
        <w:t xml:space="preserve"> </w:t>
      </w:r>
    </w:p>
    <w:p w14:paraId="32029EE3" w14:textId="5EFACBFA" w:rsidR="00145CFB" w:rsidRPr="002E3278" w:rsidRDefault="75A703E1" w:rsidP="75A703E1">
      <w:pPr>
        <w:pStyle w:val="Heading1"/>
        <w:rPr>
          <w:rFonts w:ascii="Times" w:eastAsia="Times" w:hAnsi="Times" w:cs="Times"/>
        </w:rPr>
      </w:pPr>
      <w:bookmarkStart w:id="6" w:name="_Toc520105246"/>
      <w:bookmarkStart w:id="7" w:name="_Toc520105416"/>
      <w:bookmarkStart w:id="8" w:name="_Toc516815939"/>
      <w:bookmarkStart w:id="9" w:name="_Toc516816082"/>
      <w:bookmarkStart w:id="10" w:name="_Toc515581327"/>
      <w:r w:rsidRPr="75A703E1">
        <w:rPr>
          <w:rFonts w:ascii="Times" w:eastAsia="Times" w:hAnsi="Times" w:cs="Times"/>
        </w:rPr>
        <w:t>Table of Contents</w:t>
      </w:r>
      <w:bookmarkEnd w:id="6"/>
      <w:bookmarkEnd w:id="7"/>
      <w:r w:rsidRPr="75A703E1">
        <w:rPr>
          <w:rFonts w:ascii="Times" w:eastAsia="Times" w:hAnsi="Times" w:cs="Times"/>
        </w:rPr>
        <w:t xml:space="preserve"> </w:t>
      </w:r>
      <w:bookmarkEnd w:id="8"/>
      <w:bookmarkEnd w:id="9"/>
      <w:bookmarkEnd w:id="10"/>
    </w:p>
    <w:p w14:paraId="44EAFD9C" w14:textId="77777777" w:rsidR="00145CFB" w:rsidRPr="002E3278" w:rsidRDefault="00145CFB" w:rsidP="00145CFB">
      <w:pPr>
        <w:rPr>
          <w:rFonts w:ascii="Times" w:hAnsi="Times" w:cs="Times"/>
        </w:rPr>
      </w:pPr>
    </w:p>
    <w:p w14:paraId="4B94D5A5" w14:textId="77777777" w:rsidR="00145CFB" w:rsidRPr="002E3278" w:rsidRDefault="00145CFB" w:rsidP="00145CFB">
      <w:pPr>
        <w:spacing w:after="68"/>
        <w:ind w:left="10" w:hanging="10"/>
        <w:rPr>
          <w:rFonts w:ascii="Times" w:eastAsia="Cambria" w:hAnsi="Times" w:cs="Times"/>
        </w:rPr>
      </w:pPr>
    </w:p>
    <w:sdt>
      <w:sdtPr>
        <w:rPr>
          <w:rFonts w:ascii="Times" w:eastAsia="Times New Roman" w:hAnsi="Times" w:cs="Times"/>
          <w:b w:val="0"/>
          <w:bCs w:val="0"/>
          <w:color w:val="auto"/>
          <w:sz w:val="24"/>
          <w:szCs w:val="24"/>
          <w:lang w:eastAsia="en-US"/>
        </w:rPr>
        <w:id w:val="-807166862"/>
        <w:docPartObj>
          <w:docPartGallery w:val="Table of Contents"/>
          <w:docPartUnique/>
        </w:docPartObj>
      </w:sdtPr>
      <w:sdtEndPr>
        <w:rPr>
          <w:noProof/>
        </w:rPr>
      </w:sdtEndPr>
      <w:sdtContent>
        <w:p w14:paraId="77DE9C9E" w14:textId="6A5C09D5" w:rsidR="0073535E" w:rsidRPr="002E3278" w:rsidRDefault="75A703E1" w:rsidP="75A703E1">
          <w:pPr>
            <w:pStyle w:val="TOCHeading"/>
            <w:rPr>
              <w:rFonts w:ascii="Times" w:eastAsia="Times" w:hAnsi="Times" w:cs="Times"/>
            </w:rPr>
          </w:pPr>
          <w:r w:rsidRPr="75A703E1">
            <w:rPr>
              <w:rFonts w:ascii="Times" w:eastAsia="Times" w:hAnsi="Times" w:cs="Times"/>
            </w:rPr>
            <w:t>Table of Contents</w:t>
          </w:r>
        </w:p>
        <w:p w14:paraId="19B78B88" w14:textId="1900464C" w:rsidR="008F6F5A" w:rsidRDefault="0073535E">
          <w:pPr>
            <w:pStyle w:val="TOC1"/>
            <w:tabs>
              <w:tab w:val="right" w:leader="dot" w:pos="8780"/>
            </w:tabs>
            <w:rPr>
              <w:rFonts w:eastAsiaTheme="minorEastAsia" w:cstheme="minorBidi"/>
              <w:b w:val="0"/>
              <w:bCs w:val="0"/>
              <w:i w:val="0"/>
              <w:iCs w:val="0"/>
              <w:noProof/>
            </w:rPr>
          </w:pPr>
          <w:r w:rsidRPr="002E3278">
            <w:rPr>
              <w:rFonts w:ascii="Times" w:hAnsi="Times" w:cs="Times"/>
            </w:rPr>
            <w:fldChar w:fldCharType="begin"/>
          </w:r>
          <w:r w:rsidRPr="002E3278">
            <w:rPr>
              <w:rFonts w:ascii="Times" w:hAnsi="Times" w:cs="Times"/>
            </w:rPr>
            <w:instrText xml:space="preserve"> TOC \o "1-5" \h \z \u </w:instrText>
          </w:r>
          <w:r w:rsidRPr="002E3278">
            <w:rPr>
              <w:rFonts w:ascii="Times" w:hAnsi="Times" w:cs="Times"/>
            </w:rPr>
            <w:fldChar w:fldCharType="separate"/>
          </w:r>
          <w:hyperlink w:anchor="_Toc520105415" w:history="1">
            <w:r w:rsidR="008F6F5A" w:rsidRPr="00B139D8">
              <w:rPr>
                <w:rStyle w:val="Hyperlink"/>
                <w:rFonts w:eastAsia="Calibri"/>
                <w:noProof/>
              </w:rPr>
              <w:t>MINISTRY OF EDUCATION AND TRAINING</w:t>
            </w:r>
            <w:r w:rsidR="008F6F5A">
              <w:rPr>
                <w:noProof/>
                <w:webHidden/>
              </w:rPr>
              <w:tab/>
            </w:r>
            <w:r w:rsidR="008F6F5A">
              <w:rPr>
                <w:noProof/>
                <w:webHidden/>
              </w:rPr>
              <w:fldChar w:fldCharType="begin"/>
            </w:r>
            <w:r w:rsidR="008F6F5A">
              <w:rPr>
                <w:noProof/>
                <w:webHidden/>
              </w:rPr>
              <w:instrText xml:space="preserve"> PAGEREF _Toc520105415 \h </w:instrText>
            </w:r>
            <w:r w:rsidR="008F6F5A">
              <w:rPr>
                <w:noProof/>
                <w:webHidden/>
              </w:rPr>
            </w:r>
            <w:r w:rsidR="008F6F5A">
              <w:rPr>
                <w:noProof/>
                <w:webHidden/>
              </w:rPr>
              <w:fldChar w:fldCharType="separate"/>
            </w:r>
            <w:r w:rsidR="008F6F5A">
              <w:rPr>
                <w:noProof/>
                <w:webHidden/>
              </w:rPr>
              <w:t>1</w:t>
            </w:r>
            <w:r w:rsidR="008F6F5A">
              <w:rPr>
                <w:noProof/>
                <w:webHidden/>
              </w:rPr>
              <w:fldChar w:fldCharType="end"/>
            </w:r>
          </w:hyperlink>
        </w:p>
        <w:p w14:paraId="31708E0A" w14:textId="57029315" w:rsidR="008F6F5A" w:rsidRDefault="00FB1AA6">
          <w:pPr>
            <w:pStyle w:val="TOC1"/>
            <w:tabs>
              <w:tab w:val="right" w:leader="dot" w:pos="8780"/>
            </w:tabs>
            <w:rPr>
              <w:rFonts w:eastAsiaTheme="minorEastAsia" w:cstheme="minorBidi"/>
              <w:b w:val="0"/>
              <w:bCs w:val="0"/>
              <w:i w:val="0"/>
              <w:iCs w:val="0"/>
              <w:noProof/>
            </w:rPr>
          </w:pPr>
          <w:hyperlink w:anchor="_Toc520105416" w:history="1">
            <w:r w:rsidR="008F6F5A" w:rsidRPr="00B139D8">
              <w:rPr>
                <w:rStyle w:val="Hyperlink"/>
                <w:rFonts w:ascii="Times" w:eastAsia="Times" w:hAnsi="Times" w:cs="Times"/>
                <w:noProof/>
              </w:rPr>
              <w:t>Table of Contents</w:t>
            </w:r>
            <w:r w:rsidR="008F6F5A">
              <w:rPr>
                <w:noProof/>
                <w:webHidden/>
              </w:rPr>
              <w:tab/>
            </w:r>
            <w:r w:rsidR="008F6F5A">
              <w:rPr>
                <w:noProof/>
                <w:webHidden/>
              </w:rPr>
              <w:fldChar w:fldCharType="begin"/>
            </w:r>
            <w:r w:rsidR="008F6F5A">
              <w:rPr>
                <w:noProof/>
                <w:webHidden/>
              </w:rPr>
              <w:instrText xml:space="preserve"> PAGEREF _Toc520105416 \h </w:instrText>
            </w:r>
            <w:r w:rsidR="008F6F5A">
              <w:rPr>
                <w:noProof/>
                <w:webHidden/>
              </w:rPr>
            </w:r>
            <w:r w:rsidR="008F6F5A">
              <w:rPr>
                <w:noProof/>
                <w:webHidden/>
              </w:rPr>
              <w:fldChar w:fldCharType="separate"/>
            </w:r>
            <w:r w:rsidR="008F6F5A">
              <w:rPr>
                <w:noProof/>
                <w:webHidden/>
              </w:rPr>
              <w:t>2</w:t>
            </w:r>
            <w:r w:rsidR="008F6F5A">
              <w:rPr>
                <w:noProof/>
                <w:webHidden/>
              </w:rPr>
              <w:fldChar w:fldCharType="end"/>
            </w:r>
          </w:hyperlink>
        </w:p>
        <w:p w14:paraId="4605E0DC" w14:textId="71040E0F" w:rsidR="008F6F5A" w:rsidRDefault="00FB1AA6">
          <w:pPr>
            <w:pStyle w:val="TOC1"/>
            <w:tabs>
              <w:tab w:val="right" w:leader="dot" w:pos="8780"/>
            </w:tabs>
            <w:rPr>
              <w:rFonts w:eastAsiaTheme="minorEastAsia" w:cstheme="minorBidi"/>
              <w:b w:val="0"/>
              <w:bCs w:val="0"/>
              <w:i w:val="0"/>
              <w:iCs w:val="0"/>
              <w:noProof/>
            </w:rPr>
          </w:pPr>
          <w:hyperlink w:anchor="_Toc520105417" w:history="1">
            <w:r w:rsidR="008F6F5A" w:rsidRPr="00B139D8">
              <w:rPr>
                <w:rStyle w:val="Hyperlink"/>
                <w:rFonts w:ascii="Times" w:eastAsia="Times" w:hAnsi="Times" w:cs="Times"/>
                <w:noProof/>
              </w:rPr>
              <w:t>List of Tables</w:t>
            </w:r>
            <w:r w:rsidR="008F6F5A">
              <w:rPr>
                <w:noProof/>
                <w:webHidden/>
              </w:rPr>
              <w:tab/>
            </w:r>
            <w:r w:rsidR="008F6F5A">
              <w:rPr>
                <w:noProof/>
                <w:webHidden/>
              </w:rPr>
              <w:fldChar w:fldCharType="begin"/>
            </w:r>
            <w:r w:rsidR="008F6F5A">
              <w:rPr>
                <w:noProof/>
                <w:webHidden/>
              </w:rPr>
              <w:instrText xml:space="preserve"> PAGEREF _Toc520105417 \h </w:instrText>
            </w:r>
            <w:r w:rsidR="008F6F5A">
              <w:rPr>
                <w:noProof/>
                <w:webHidden/>
              </w:rPr>
            </w:r>
            <w:r w:rsidR="008F6F5A">
              <w:rPr>
                <w:noProof/>
                <w:webHidden/>
              </w:rPr>
              <w:fldChar w:fldCharType="separate"/>
            </w:r>
            <w:r w:rsidR="008F6F5A">
              <w:rPr>
                <w:noProof/>
                <w:webHidden/>
              </w:rPr>
              <w:t>6</w:t>
            </w:r>
            <w:r w:rsidR="008F6F5A">
              <w:rPr>
                <w:noProof/>
                <w:webHidden/>
              </w:rPr>
              <w:fldChar w:fldCharType="end"/>
            </w:r>
          </w:hyperlink>
        </w:p>
        <w:p w14:paraId="6A903FD8" w14:textId="0DA831AB" w:rsidR="008F6F5A" w:rsidRDefault="00FB1AA6">
          <w:pPr>
            <w:pStyle w:val="TOC1"/>
            <w:tabs>
              <w:tab w:val="right" w:leader="dot" w:pos="8780"/>
            </w:tabs>
            <w:rPr>
              <w:rFonts w:eastAsiaTheme="minorEastAsia" w:cstheme="minorBidi"/>
              <w:b w:val="0"/>
              <w:bCs w:val="0"/>
              <w:i w:val="0"/>
              <w:iCs w:val="0"/>
              <w:noProof/>
            </w:rPr>
          </w:pPr>
          <w:hyperlink w:anchor="_Toc520105418" w:history="1">
            <w:r w:rsidR="008F6F5A" w:rsidRPr="00B139D8">
              <w:rPr>
                <w:rStyle w:val="Hyperlink"/>
                <w:rFonts w:ascii="Times" w:eastAsia="Times" w:hAnsi="Times" w:cs="Times"/>
                <w:noProof/>
              </w:rPr>
              <w:t>List of Figures</w:t>
            </w:r>
            <w:r w:rsidR="008F6F5A">
              <w:rPr>
                <w:noProof/>
                <w:webHidden/>
              </w:rPr>
              <w:tab/>
            </w:r>
            <w:r w:rsidR="008F6F5A">
              <w:rPr>
                <w:noProof/>
                <w:webHidden/>
              </w:rPr>
              <w:fldChar w:fldCharType="begin"/>
            </w:r>
            <w:r w:rsidR="008F6F5A">
              <w:rPr>
                <w:noProof/>
                <w:webHidden/>
              </w:rPr>
              <w:instrText xml:space="preserve"> PAGEREF _Toc520105418 \h </w:instrText>
            </w:r>
            <w:r w:rsidR="008F6F5A">
              <w:rPr>
                <w:noProof/>
                <w:webHidden/>
              </w:rPr>
            </w:r>
            <w:r w:rsidR="008F6F5A">
              <w:rPr>
                <w:noProof/>
                <w:webHidden/>
              </w:rPr>
              <w:fldChar w:fldCharType="separate"/>
            </w:r>
            <w:r w:rsidR="008F6F5A">
              <w:rPr>
                <w:noProof/>
                <w:webHidden/>
              </w:rPr>
              <w:t>6</w:t>
            </w:r>
            <w:r w:rsidR="008F6F5A">
              <w:rPr>
                <w:noProof/>
                <w:webHidden/>
              </w:rPr>
              <w:fldChar w:fldCharType="end"/>
            </w:r>
          </w:hyperlink>
        </w:p>
        <w:p w14:paraId="3AEE3F33" w14:textId="0F8BBFA9" w:rsidR="008F6F5A" w:rsidRDefault="00FB1AA6">
          <w:pPr>
            <w:pStyle w:val="TOC1"/>
            <w:tabs>
              <w:tab w:val="right" w:leader="dot" w:pos="8780"/>
            </w:tabs>
            <w:rPr>
              <w:rFonts w:eastAsiaTheme="minorEastAsia" w:cstheme="minorBidi"/>
              <w:b w:val="0"/>
              <w:bCs w:val="0"/>
              <w:i w:val="0"/>
              <w:iCs w:val="0"/>
              <w:noProof/>
            </w:rPr>
          </w:pPr>
          <w:hyperlink w:anchor="_Toc520105419" w:history="1">
            <w:r w:rsidR="008F6F5A" w:rsidRPr="00B139D8">
              <w:rPr>
                <w:rStyle w:val="Hyperlink"/>
                <w:rFonts w:ascii="Times" w:eastAsia="Times" w:hAnsi="Times" w:cs="Times"/>
                <w:noProof/>
              </w:rPr>
              <w:t>Definitions, Acronyms, and Abbreviations</w:t>
            </w:r>
            <w:r w:rsidR="008F6F5A">
              <w:rPr>
                <w:noProof/>
                <w:webHidden/>
              </w:rPr>
              <w:tab/>
            </w:r>
            <w:r w:rsidR="008F6F5A">
              <w:rPr>
                <w:noProof/>
                <w:webHidden/>
              </w:rPr>
              <w:fldChar w:fldCharType="begin"/>
            </w:r>
            <w:r w:rsidR="008F6F5A">
              <w:rPr>
                <w:noProof/>
                <w:webHidden/>
              </w:rPr>
              <w:instrText xml:space="preserve"> PAGEREF _Toc520105419 \h </w:instrText>
            </w:r>
            <w:r w:rsidR="008F6F5A">
              <w:rPr>
                <w:noProof/>
                <w:webHidden/>
              </w:rPr>
            </w:r>
            <w:r w:rsidR="008F6F5A">
              <w:rPr>
                <w:noProof/>
                <w:webHidden/>
              </w:rPr>
              <w:fldChar w:fldCharType="separate"/>
            </w:r>
            <w:r w:rsidR="008F6F5A">
              <w:rPr>
                <w:noProof/>
                <w:webHidden/>
              </w:rPr>
              <w:t>6</w:t>
            </w:r>
            <w:r w:rsidR="008F6F5A">
              <w:rPr>
                <w:noProof/>
                <w:webHidden/>
              </w:rPr>
              <w:fldChar w:fldCharType="end"/>
            </w:r>
          </w:hyperlink>
        </w:p>
        <w:p w14:paraId="60FB596C" w14:textId="34B4FD58" w:rsidR="008F6F5A" w:rsidRDefault="00FB1AA6">
          <w:pPr>
            <w:pStyle w:val="TOC1"/>
            <w:tabs>
              <w:tab w:val="left" w:pos="480"/>
              <w:tab w:val="right" w:leader="dot" w:pos="8780"/>
            </w:tabs>
            <w:rPr>
              <w:rFonts w:eastAsiaTheme="minorEastAsia" w:cstheme="minorBidi"/>
              <w:b w:val="0"/>
              <w:bCs w:val="0"/>
              <w:i w:val="0"/>
              <w:iCs w:val="0"/>
              <w:noProof/>
            </w:rPr>
          </w:pPr>
          <w:hyperlink w:anchor="_Toc520105420" w:history="1">
            <w:r w:rsidR="008F6F5A" w:rsidRPr="00B139D8">
              <w:rPr>
                <w:rStyle w:val="Hyperlink"/>
                <w:rFonts w:ascii="Times" w:eastAsia="Times" w:hAnsi="Times" w:cs="Times"/>
                <w:noProof/>
              </w:rPr>
              <w:t>A.</w:t>
            </w:r>
            <w:r w:rsidR="008F6F5A">
              <w:rPr>
                <w:rFonts w:eastAsiaTheme="minorEastAsia" w:cstheme="minorBidi"/>
                <w:b w:val="0"/>
                <w:bCs w:val="0"/>
                <w:i w:val="0"/>
                <w:iCs w:val="0"/>
                <w:noProof/>
              </w:rPr>
              <w:tab/>
            </w:r>
            <w:r w:rsidR="008F6F5A" w:rsidRPr="00B139D8">
              <w:rPr>
                <w:rStyle w:val="Hyperlink"/>
                <w:rFonts w:ascii="Times" w:eastAsia="Times" w:hAnsi="Times" w:cs="Times"/>
                <w:noProof/>
              </w:rPr>
              <w:t>Introduction</w:t>
            </w:r>
            <w:r w:rsidR="008F6F5A">
              <w:rPr>
                <w:noProof/>
                <w:webHidden/>
              </w:rPr>
              <w:tab/>
            </w:r>
            <w:r w:rsidR="008F6F5A">
              <w:rPr>
                <w:noProof/>
                <w:webHidden/>
              </w:rPr>
              <w:fldChar w:fldCharType="begin"/>
            </w:r>
            <w:r w:rsidR="008F6F5A">
              <w:rPr>
                <w:noProof/>
                <w:webHidden/>
              </w:rPr>
              <w:instrText xml:space="preserve"> PAGEREF _Toc520105420 \h </w:instrText>
            </w:r>
            <w:r w:rsidR="008F6F5A">
              <w:rPr>
                <w:noProof/>
                <w:webHidden/>
              </w:rPr>
            </w:r>
            <w:r w:rsidR="008F6F5A">
              <w:rPr>
                <w:noProof/>
                <w:webHidden/>
              </w:rPr>
              <w:fldChar w:fldCharType="separate"/>
            </w:r>
            <w:r w:rsidR="008F6F5A">
              <w:rPr>
                <w:noProof/>
                <w:webHidden/>
              </w:rPr>
              <w:t>7</w:t>
            </w:r>
            <w:r w:rsidR="008F6F5A">
              <w:rPr>
                <w:noProof/>
                <w:webHidden/>
              </w:rPr>
              <w:fldChar w:fldCharType="end"/>
            </w:r>
          </w:hyperlink>
        </w:p>
        <w:p w14:paraId="25A27288" w14:textId="33067FF4"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21" w:history="1">
            <w:r w:rsidR="008F6F5A" w:rsidRPr="00B139D8">
              <w:rPr>
                <w:rStyle w:val="Hyperlink"/>
                <w:rFonts w:ascii="Times" w:eastAsia="Times" w:hAnsi="Times" w:cs="Times"/>
                <w:noProof/>
              </w:rPr>
              <w:t>1.</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Project Information</w:t>
            </w:r>
            <w:r w:rsidR="008F6F5A">
              <w:rPr>
                <w:noProof/>
                <w:webHidden/>
              </w:rPr>
              <w:tab/>
            </w:r>
            <w:r w:rsidR="008F6F5A">
              <w:rPr>
                <w:noProof/>
                <w:webHidden/>
              </w:rPr>
              <w:fldChar w:fldCharType="begin"/>
            </w:r>
            <w:r w:rsidR="008F6F5A">
              <w:rPr>
                <w:noProof/>
                <w:webHidden/>
              </w:rPr>
              <w:instrText xml:space="preserve"> PAGEREF _Toc520105421 \h </w:instrText>
            </w:r>
            <w:r w:rsidR="008F6F5A">
              <w:rPr>
                <w:noProof/>
                <w:webHidden/>
              </w:rPr>
            </w:r>
            <w:r w:rsidR="008F6F5A">
              <w:rPr>
                <w:noProof/>
                <w:webHidden/>
              </w:rPr>
              <w:fldChar w:fldCharType="separate"/>
            </w:r>
            <w:r w:rsidR="008F6F5A">
              <w:rPr>
                <w:noProof/>
                <w:webHidden/>
              </w:rPr>
              <w:t>7</w:t>
            </w:r>
            <w:r w:rsidR="008F6F5A">
              <w:rPr>
                <w:noProof/>
                <w:webHidden/>
              </w:rPr>
              <w:fldChar w:fldCharType="end"/>
            </w:r>
          </w:hyperlink>
        </w:p>
        <w:p w14:paraId="64108D44" w14:textId="355B78FF"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22" w:history="1">
            <w:r w:rsidR="008F6F5A" w:rsidRPr="00B139D8">
              <w:rPr>
                <w:rStyle w:val="Hyperlink"/>
                <w:rFonts w:ascii="Times" w:eastAsia="Times" w:hAnsi="Times" w:cs="Times"/>
                <w:noProof/>
              </w:rPr>
              <w:t>2.</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Introduction</w:t>
            </w:r>
            <w:r w:rsidR="008F6F5A">
              <w:rPr>
                <w:noProof/>
                <w:webHidden/>
              </w:rPr>
              <w:tab/>
            </w:r>
            <w:r w:rsidR="008F6F5A">
              <w:rPr>
                <w:noProof/>
                <w:webHidden/>
              </w:rPr>
              <w:fldChar w:fldCharType="begin"/>
            </w:r>
            <w:r w:rsidR="008F6F5A">
              <w:rPr>
                <w:noProof/>
                <w:webHidden/>
              </w:rPr>
              <w:instrText xml:space="preserve"> PAGEREF _Toc520105422 \h </w:instrText>
            </w:r>
            <w:r w:rsidR="008F6F5A">
              <w:rPr>
                <w:noProof/>
                <w:webHidden/>
              </w:rPr>
            </w:r>
            <w:r w:rsidR="008F6F5A">
              <w:rPr>
                <w:noProof/>
                <w:webHidden/>
              </w:rPr>
              <w:fldChar w:fldCharType="separate"/>
            </w:r>
            <w:r w:rsidR="008F6F5A">
              <w:rPr>
                <w:noProof/>
                <w:webHidden/>
              </w:rPr>
              <w:t>7</w:t>
            </w:r>
            <w:r w:rsidR="008F6F5A">
              <w:rPr>
                <w:noProof/>
                <w:webHidden/>
              </w:rPr>
              <w:fldChar w:fldCharType="end"/>
            </w:r>
          </w:hyperlink>
        </w:p>
        <w:p w14:paraId="6A085CF1" w14:textId="6608311C"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23" w:history="1">
            <w:r w:rsidR="008F6F5A" w:rsidRPr="00B139D8">
              <w:rPr>
                <w:rStyle w:val="Hyperlink"/>
                <w:rFonts w:ascii="Times" w:eastAsia="Times" w:hAnsi="Times" w:cs="Times"/>
                <w:noProof/>
              </w:rPr>
              <w:t>3.</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Current Situation</w:t>
            </w:r>
            <w:r w:rsidR="008F6F5A">
              <w:rPr>
                <w:noProof/>
                <w:webHidden/>
              </w:rPr>
              <w:tab/>
            </w:r>
            <w:r w:rsidR="008F6F5A">
              <w:rPr>
                <w:noProof/>
                <w:webHidden/>
              </w:rPr>
              <w:fldChar w:fldCharType="begin"/>
            </w:r>
            <w:r w:rsidR="008F6F5A">
              <w:rPr>
                <w:noProof/>
                <w:webHidden/>
              </w:rPr>
              <w:instrText xml:space="preserve"> PAGEREF _Toc520105423 \h </w:instrText>
            </w:r>
            <w:r w:rsidR="008F6F5A">
              <w:rPr>
                <w:noProof/>
                <w:webHidden/>
              </w:rPr>
            </w:r>
            <w:r w:rsidR="008F6F5A">
              <w:rPr>
                <w:noProof/>
                <w:webHidden/>
              </w:rPr>
              <w:fldChar w:fldCharType="separate"/>
            </w:r>
            <w:r w:rsidR="008F6F5A">
              <w:rPr>
                <w:noProof/>
                <w:webHidden/>
              </w:rPr>
              <w:t>7</w:t>
            </w:r>
            <w:r w:rsidR="008F6F5A">
              <w:rPr>
                <w:noProof/>
                <w:webHidden/>
              </w:rPr>
              <w:fldChar w:fldCharType="end"/>
            </w:r>
          </w:hyperlink>
        </w:p>
        <w:p w14:paraId="5DE27153" w14:textId="2F5A7F87"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24" w:history="1">
            <w:r w:rsidR="008F6F5A" w:rsidRPr="00B139D8">
              <w:rPr>
                <w:rStyle w:val="Hyperlink"/>
                <w:rFonts w:ascii="Times" w:eastAsia="Times" w:hAnsi="Times" w:cs="Times"/>
                <w:noProof/>
              </w:rPr>
              <w:t>4.</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Problem Definition</w:t>
            </w:r>
            <w:r w:rsidR="008F6F5A">
              <w:rPr>
                <w:noProof/>
                <w:webHidden/>
              </w:rPr>
              <w:tab/>
            </w:r>
            <w:r w:rsidR="008F6F5A">
              <w:rPr>
                <w:noProof/>
                <w:webHidden/>
              </w:rPr>
              <w:fldChar w:fldCharType="begin"/>
            </w:r>
            <w:r w:rsidR="008F6F5A">
              <w:rPr>
                <w:noProof/>
                <w:webHidden/>
              </w:rPr>
              <w:instrText xml:space="preserve"> PAGEREF _Toc520105424 \h </w:instrText>
            </w:r>
            <w:r w:rsidR="008F6F5A">
              <w:rPr>
                <w:noProof/>
                <w:webHidden/>
              </w:rPr>
            </w:r>
            <w:r w:rsidR="008F6F5A">
              <w:rPr>
                <w:noProof/>
                <w:webHidden/>
              </w:rPr>
              <w:fldChar w:fldCharType="separate"/>
            </w:r>
            <w:r w:rsidR="008F6F5A">
              <w:rPr>
                <w:noProof/>
                <w:webHidden/>
              </w:rPr>
              <w:t>7</w:t>
            </w:r>
            <w:r w:rsidR="008F6F5A">
              <w:rPr>
                <w:noProof/>
                <w:webHidden/>
              </w:rPr>
              <w:fldChar w:fldCharType="end"/>
            </w:r>
          </w:hyperlink>
        </w:p>
        <w:p w14:paraId="53226CF2" w14:textId="30AC817D"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25" w:history="1">
            <w:r w:rsidR="008F6F5A" w:rsidRPr="00B139D8">
              <w:rPr>
                <w:rStyle w:val="Hyperlink"/>
                <w:rFonts w:ascii="Times" w:eastAsia="Times" w:hAnsi="Times" w:cs="Times"/>
                <w:noProof/>
              </w:rPr>
              <w:t>5.</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Proposed Solution</w:t>
            </w:r>
            <w:r w:rsidR="008F6F5A">
              <w:rPr>
                <w:noProof/>
                <w:webHidden/>
              </w:rPr>
              <w:tab/>
            </w:r>
            <w:r w:rsidR="008F6F5A">
              <w:rPr>
                <w:noProof/>
                <w:webHidden/>
              </w:rPr>
              <w:fldChar w:fldCharType="begin"/>
            </w:r>
            <w:r w:rsidR="008F6F5A">
              <w:rPr>
                <w:noProof/>
                <w:webHidden/>
              </w:rPr>
              <w:instrText xml:space="preserve"> PAGEREF _Toc520105425 \h </w:instrText>
            </w:r>
            <w:r w:rsidR="008F6F5A">
              <w:rPr>
                <w:noProof/>
                <w:webHidden/>
              </w:rPr>
            </w:r>
            <w:r w:rsidR="008F6F5A">
              <w:rPr>
                <w:noProof/>
                <w:webHidden/>
              </w:rPr>
              <w:fldChar w:fldCharType="separate"/>
            </w:r>
            <w:r w:rsidR="008F6F5A">
              <w:rPr>
                <w:noProof/>
                <w:webHidden/>
              </w:rPr>
              <w:t>8</w:t>
            </w:r>
            <w:r w:rsidR="008F6F5A">
              <w:rPr>
                <w:noProof/>
                <w:webHidden/>
              </w:rPr>
              <w:fldChar w:fldCharType="end"/>
            </w:r>
          </w:hyperlink>
        </w:p>
        <w:p w14:paraId="6ABA5A0D" w14:textId="555E9514" w:rsidR="008F6F5A" w:rsidRDefault="00FB1AA6">
          <w:pPr>
            <w:pStyle w:val="TOC3"/>
            <w:tabs>
              <w:tab w:val="right" w:leader="dot" w:pos="8780"/>
            </w:tabs>
            <w:rPr>
              <w:rFonts w:eastAsiaTheme="minorEastAsia" w:cstheme="minorBidi"/>
              <w:noProof/>
              <w:sz w:val="24"/>
              <w:szCs w:val="24"/>
            </w:rPr>
          </w:pPr>
          <w:hyperlink w:anchor="_Toc520105426" w:history="1">
            <w:r w:rsidR="008F6F5A" w:rsidRPr="00B139D8">
              <w:rPr>
                <w:rStyle w:val="Hyperlink"/>
                <w:rFonts w:ascii="Times" w:eastAsia="Times" w:hAnsi="Times" w:cs="Times"/>
                <w:noProof/>
              </w:rPr>
              <w:t>5.1 Feature functions</w:t>
            </w:r>
            <w:r w:rsidR="008F6F5A">
              <w:rPr>
                <w:noProof/>
                <w:webHidden/>
              </w:rPr>
              <w:tab/>
            </w:r>
            <w:r w:rsidR="008F6F5A">
              <w:rPr>
                <w:noProof/>
                <w:webHidden/>
              </w:rPr>
              <w:fldChar w:fldCharType="begin"/>
            </w:r>
            <w:r w:rsidR="008F6F5A">
              <w:rPr>
                <w:noProof/>
                <w:webHidden/>
              </w:rPr>
              <w:instrText xml:space="preserve"> PAGEREF _Toc520105426 \h </w:instrText>
            </w:r>
            <w:r w:rsidR="008F6F5A">
              <w:rPr>
                <w:noProof/>
                <w:webHidden/>
              </w:rPr>
            </w:r>
            <w:r w:rsidR="008F6F5A">
              <w:rPr>
                <w:noProof/>
                <w:webHidden/>
              </w:rPr>
              <w:fldChar w:fldCharType="separate"/>
            </w:r>
            <w:r w:rsidR="008F6F5A">
              <w:rPr>
                <w:noProof/>
                <w:webHidden/>
              </w:rPr>
              <w:t>8</w:t>
            </w:r>
            <w:r w:rsidR="008F6F5A">
              <w:rPr>
                <w:noProof/>
                <w:webHidden/>
              </w:rPr>
              <w:fldChar w:fldCharType="end"/>
            </w:r>
          </w:hyperlink>
        </w:p>
        <w:p w14:paraId="0A1D9245" w14:textId="66C7A1C6" w:rsidR="008F6F5A" w:rsidRDefault="00FB1AA6">
          <w:pPr>
            <w:pStyle w:val="TOC3"/>
            <w:tabs>
              <w:tab w:val="right" w:leader="dot" w:pos="8780"/>
            </w:tabs>
            <w:rPr>
              <w:rFonts w:eastAsiaTheme="minorEastAsia" w:cstheme="minorBidi"/>
              <w:noProof/>
              <w:sz w:val="24"/>
              <w:szCs w:val="24"/>
            </w:rPr>
          </w:pPr>
          <w:hyperlink w:anchor="_Toc520105427" w:history="1">
            <w:r w:rsidR="008F6F5A" w:rsidRPr="00B139D8">
              <w:rPr>
                <w:rStyle w:val="Hyperlink"/>
                <w:rFonts w:ascii="Times" w:eastAsia="Times" w:hAnsi="Times" w:cs="Times"/>
                <w:noProof/>
              </w:rPr>
              <w:t>5.2 Values and Challenges</w:t>
            </w:r>
            <w:r w:rsidR="008F6F5A">
              <w:rPr>
                <w:noProof/>
                <w:webHidden/>
              </w:rPr>
              <w:tab/>
            </w:r>
            <w:r w:rsidR="008F6F5A">
              <w:rPr>
                <w:noProof/>
                <w:webHidden/>
              </w:rPr>
              <w:fldChar w:fldCharType="begin"/>
            </w:r>
            <w:r w:rsidR="008F6F5A">
              <w:rPr>
                <w:noProof/>
                <w:webHidden/>
              </w:rPr>
              <w:instrText xml:space="preserve"> PAGEREF _Toc520105427 \h </w:instrText>
            </w:r>
            <w:r w:rsidR="008F6F5A">
              <w:rPr>
                <w:noProof/>
                <w:webHidden/>
              </w:rPr>
            </w:r>
            <w:r w:rsidR="008F6F5A">
              <w:rPr>
                <w:noProof/>
                <w:webHidden/>
              </w:rPr>
              <w:fldChar w:fldCharType="separate"/>
            </w:r>
            <w:r w:rsidR="008F6F5A">
              <w:rPr>
                <w:noProof/>
                <w:webHidden/>
              </w:rPr>
              <w:t>8</w:t>
            </w:r>
            <w:r w:rsidR="008F6F5A">
              <w:rPr>
                <w:noProof/>
                <w:webHidden/>
              </w:rPr>
              <w:fldChar w:fldCharType="end"/>
            </w:r>
          </w:hyperlink>
        </w:p>
        <w:p w14:paraId="2B8129F9" w14:textId="7086459D"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28" w:history="1">
            <w:r w:rsidR="008F6F5A" w:rsidRPr="00B139D8">
              <w:rPr>
                <w:rStyle w:val="Hyperlink"/>
                <w:rFonts w:ascii="Times" w:eastAsia="Times" w:hAnsi="Times" w:cs="Times"/>
                <w:noProof/>
              </w:rPr>
              <w:t>6.</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Functional Requirements</w:t>
            </w:r>
            <w:r w:rsidR="008F6F5A">
              <w:rPr>
                <w:noProof/>
                <w:webHidden/>
              </w:rPr>
              <w:tab/>
            </w:r>
            <w:r w:rsidR="008F6F5A">
              <w:rPr>
                <w:noProof/>
                <w:webHidden/>
              </w:rPr>
              <w:fldChar w:fldCharType="begin"/>
            </w:r>
            <w:r w:rsidR="008F6F5A">
              <w:rPr>
                <w:noProof/>
                <w:webHidden/>
              </w:rPr>
              <w:instrText xml:space="preserve"> PAGEREF _Toc520105428 \h </w:instrText>
            </w:r>
            <w:r w:rsidR="008F6F5A">
              <w:rPr>
                <w:noProof/>
                <w:webHidden/>
              </w:rPr>
            </w:r>
            <w:r w:rsidR="008F6F5A">
              <w:rPr>
                <w:noProof/>
                <w:webHidden/>
              </w:rPr>
              <w:fldChar w:fldCharType="separate"/>
            </w:r>
            <w:r w:rsidR="008F6F5A">
              <w:rPr>
                <w:noProof/>
                <w:webHidden/>
              </w:rPr>
              <w:t>8</w:t>
            </w:r>
            <w:r w:rsidR="008F6F5A">
              <w:rPr>
                <w:noProof/>
                <w:webHidden/>
              </w:rPr>
              <w:fldChar w:fldCharType="end"/>
            </w:r>
          </w:hyperlink>
        </w:p>
        <w:p w14:paraId="1534052F" w14:textId="381813EF"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29" w:history="1">
            <w:r w:rsidR="008F6F5A" w:rsidRPr="00B139D8">
              <w:rPr>
                <w:rStyle w:val="Hyperlink"/>
                <w:rFonts w:ascii="Times" w:eastAsia="Times" w:hAnsi="Times" w:cs="Times"/>
                <w:noProof/>
              </w:rPr>
              <w:t>7.</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Role and Responsibility</w:t>
            </w:r>
            <w:r w:rsidR="008F6F5A">
              <w:rPr>
                <w:noProof/>
                <w:webHidden/>
              </w:rPr>
              <w:tab/>
            </w:r>
            <w:r w:rsidR="008F6F5A">
              <w:rPr>
                <w:noProof/>
                <w:webHidden/>
              </w:rPr>
              <w:fldChar w:fldCharType="begin"/>
            </w:r>
            <w:r w:rsidR="008F6F5A">
              <w:rPr>
                <w:noProof/>
                <w:webHidden/>
              </w:rPr>
              <w:instrText xml:space="preserve"> PAGEREF _Toc520105429 \h </w:instrText>
            </w:r>
            <w:r w:rsidR="008F6F5A">
              <w:rPr>
                <w:noProof/>
                <w:webHidden/>
              </w:rPr>
            </w:r>
            <w:r w:rsidR="008F6F5A">
              <w:rPr>
                <w:noProof/>
                <w:webHidden/>
              </w:rPr>
              <w:fldChar w:fldCharType="separate"/>
            </w:r>
            <w:r w:rsidR="008F6F5A">
              <w:rPr>
                <w:noProof/>
                <w:webHidden/>
              </w:rPr>
              <w:t>8</w:t>
            </w:r>
            <w:r w:rsidR="008F6F5A">
              <w:rPr>
                <w:noProof/>
                <w:webHidden/>
              </w:rPr>
              <w:fldChar w:fldCharType="end"/>
            </w:r>
          </w:hyperlink>
        </w:p>
        <w:p w14:paraId="07B799BE" w14:textId="4DBE7B5A" w:rsidR="008F6F5A" w:rsidRDefault="00FB1AA6">
          <w:pPr>
            <w:pStyle w:val="TOC1"/>
            <w:tabs>
              <w:tab w:val="left" w:pos="480"/>
              <w:tab w:val="right" w:leader="dot" w:pos="8780"/>
            </w:tabs>
            <w:rPr>
              <w:rFonts w:eastAsiaTheme="minorEastAsia" w:cstheme="minorBidi"/>
              <w:b w:val="0"/>
              <w:bCs w:val="0"/>
              <w:i w:val="0"/>
              <w:iCs w:val="0"/>
              <w:noProof/>
            </w:rPr>
          </w:pPr>
          <w:hyperlink w:anchor="_Toc520105430" w:history="1">
            <w:r w:rsidR="008F6F5A" w:rsidRPr="00B139D8">
              <w:rPr>
                <w:rStyle w:val="Hyperlink"/>
                <w:rFonts w:ascii="Times" w:eastAsia="Times" w:hAnsi="Times" w:cs="Times"/>
                <w:noProof/>
              </w:rPr>
              <w:t>B.</w:t>
            </w:r>
            <w:r w:rsidR="008F6F5A">
              <w:rPr>
                <w:rFonts w:eastAsiaTheme="minorEastAsia" w:cstheme="minorBidi"/>
                <w:b w:val="0"/>
                <w:bCs w:val="0"/>
                <w:i w:val="0"/>
                <w:iCs w:val="0"/>
                <w:noProof/>
              </w:rPr>
              <w:tab/>
            </w:r>
            <w:r w:rsidR="008F6F5A" w:rsidRPr="00B139D8">
              <w:rPr>
                <w:rStyle w:val="Hyperlink"/>
                <w:rFonts w:ascii="Times" w:eastAsia="Times" w:hAnsi="Times" w:cs="Times"/>
                <w:noProof/>
              </w:rPr>
              <w:t>Software Project Management Plan</w:t>
            </w:r>
            <w:r w:rsidR="008F6F5A">
              <w:rPr>
                <w:noProof/>
                <w:webHidden/>
              </w:rPr>
              <w:tab/>
            </w:r>
            <w:r w:rsidR="008F6F5A">
              <w:rPr>
                <w:noProof/>
                <w:webHidden/>
              </w:rPr>
              <w:fldChar w:fldCharType="begin"/>
            </w:r>
            <w:r w:rsidR="008F6F5A">
              <w:rPr>
                <w:noProof/>
                <w:webHidden/>
              </w:rPr>
              <w:instrText xml:space="preserve"> PAGEREF _Toc520105430 \h </w:instrText>
            </w:r>
            <w:r w:rsidR="008F6F5A">
              <w:rPr>
                <w:noProof/>
                <w:webHidden/>
              </w:rPr>
            </w:r>
            <w:r w:rsidR="008F6F5A">
              <w:rPr>
                <w:noProof/>
                <w:webHidden/>
              </w:rPr>
              <w:fldChar w:fldCharType="separate"/>
            </w:r>
            <w:r w:rsidR="008F6F5A">
              <w:rPr>
                <w:noProof/>
                <w:webHidden/>
              </w:rPr>
              <w:t>9</w:t>
            </w:r>
            <w:r w:rsidR="008F6F5A">
              <w:rPr>
                <w:noProof/>
                <w:webHidden/>
              </w:rPr>
              <w:fldChar w:fldCharType="end"/>
            </w:r>
          </w:hyperlink>
        </w:p>
        <w:p w14:paraId="2991D44F" w14:textId="014A603B"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31" w:history="1">
            <w:r w:rsidR="008F6F5A" w:rsidRPr="00B139D8">
              <w:rPr>
                <w:rStyle w:val="Hyperlink"/>
                <w:rFonts w:ascii="Times" w:eastAsia="Calibri" w:hAnsi="Times" w:cs="Times"/>
                <w:noProof/>
              </w:rPr>
              <w:t>1.</w:t>
            </w:r>
            <w:r w:rsidR="008F6F5A">
              <w:rPr>
                <w:rFonts w:eastAsiaTheme="minorEastAsia" w:cstheme="minorBidi"/>
                <w:b w:val="0"/>
                <w:bCs w:val="0"/>
                <w:noProof/>
                <w:sz w:val="24"/>
                <w:szCs w:val="24"/>
              </w:rPr>
              <w:tab/>
            </w:r>
            <w:r w:rsidR="008F6F5A" w:rsidRPr="00B139D8">
              <w:rPr>
                <w:rStyle w:val="Hyperlink"/>
                <w:rFonts w:ascii="Times" w:eastAsia="Calibri" w:hAnsi="Times" w:cs="Times"/>
                <w:noProof/>
              </w:rPr>
              <w:t>Problem Definition</w:t>
            </w:r>
            <w:r w:rsidR="008F6F5A">
              <w:rPr>
                <w:noProof/>
                <w:webHidden/>
              </w:rPr>
              <w:tab/>
            </w:r>
            <w:r w:rsidR="008F6F5A">
              <w:rPr>
                <w:noProof/>
                <w:webHidden/>
              </w:rPr>
              <w:fldChar w:fldCharType="begin"/>
            </w:r>
            <w:r w:rsidR="008F6F5A">
              <w:rPr>
                <w:noProof/>
                <w:webHidden/>
              </w:rPr>
              <w:instrText xml:space="preserve"> PAGEREF _Toc520105431 \h </w:instrText>
            </w:r>
            <w:r w:rsidR="008F6F5A">
              <w:rPr>
                <w:noProof/>
                <w:webHidden/>
              </w:rPr>
            </w:r>
            <w:r w:rsidR="008F6F5A">
              <w:rPr>
                <w:noProof/>
                <w:webHidden/>
              </w:rPr>
              <w:fldChar w:fldCharType="separate"/>
            </w:r>
            <w:r w:rsidR="008F6F5A">
              <w:rPr>
                <w:noProof/>
                <w:webHidden/>
              </w:rPr>
              <w:t>9</w:t>
            </w:r>
            <w:r w:rsidR="008F6F5A">
              <w:rPr>
                <w:noProof/>
                <w:webHidden/>
              </w:rPr>
              <w:fldChar w:fldCharType="end"/>
            </w:r>
          </w:hyperlink>
        </w:p>
        <w:p w14:paraId="5A8A9CB6" w14:textId="435EAE82" w:rsidR="008F6F5A" w:rsidRDefault="00FB1AA6">
          <w:pPr>
            <w:pStyle w:val="TOC3"/>
            <w:tabs>
              <w:tab w:val="left" w:pos="1200"/>
              <w:tab w:val="right" w:leader="dot" w:pos="8780"/>
            </w:tabs>
            <w:rPr>
              <w:rFonts w:eastAsiaTheme="minorEastAsia" w:cstheme="minorBidi"/>
              <w:noProof/>
              <w:sz w:val="24"/>
              <w:szCs w:val="24"/>
            </w:rPr>
          </w:pPr>
          <w:hyperlink w:anchor="_Toc520105432" w:history="1">
            <w:r w:rsidR="008F6F5A" w:rsidRPr="00B139D8">
              <w:rPr>
                <w:rStyle w:val="Hyperlink"/>
                <w:rFonts w:ascii="Times" w:eastAsia="Times" w:hAnsi="Times" w:cs="Times"/>
                <w:noProof/>
              </w:rPr>
              <w:t>1.1.</w:t>
            </w:r>
            <w:r w:rsidR="008F6F5A">
              <w:rPr>
                <w:rFonts w:eastAsiaTheme="minorEastAsia" w:cstheme="minorBidi"/>
                <w:noProof/>
                <w:sz w:val="24"/>
                <w:szCs w:val="24"/>
              </w:rPr>
              <w:tab/>
            </w:r>
            <w:r w:rsidR="008F6F5A" w:rsidRPr="00B139D8">
              <w:rPr>
                <w:rStyle w:val="Hyperlink"/>
                <w:rFonts w:ascii="Times" w:eastAsia="Times" w:hAnsi="Times" w:cs="Times"/>
                <w:noProof/>
              </w:rPr>
              <w:t>Name of this Capstone Project</w:t>
            </w:r>
            <w:r w:rsidR="008F6F5A">
              <w:rPr>
                <w:noProof/>
                <w:webHidden/>
              </w:rPr>
              <w:tab/>
            </w:r>
            <w:r w:rsidR="008F6F5A">
              <w:rPr>
                <w:noProof/>
                <w:webHidden/>
              </w:rPr>
              <w:fldChar w:fldCharType="begin"/>
            </w:r>
            <w:r w:rsidR="008F6F5A">
              <w:rPr>
                <w:noProof/>
                <w:webHidden/>
              </w:rPr>
              <w:instrText xml:space="preserve"> PAGEREF _Toc520105432 \h </w:instrText>
            </w:r>
            <w:r w:rsidR="008F6F5A">
              <w:rPr>
                <w:noProof/>
                <w:webHidden/>
              </w:rPr>
            </w:r>
            <w:r w:rsidR="008F6F5A">
              <w:rPr>
                <w:noProof/>
                <w:webHidden/>
              </w:rPr>
              <w:fldChar w:fldCharType="separate"/>
            </w:r>
            <w:r w:rsidR="008F6F5A">
              <w:rPr>
                <w:noProof/>
                <w:webHidden/>
              </w:rPr>
              <w:t>9</w:t>
            </w:r>
            <w:r w:rsidR="008F6F5A">
              <w:rPr>
                <w:noProof/>
                <w:webHidden/>
              </w:rPr>
              <w:fldChar w:fldCharType="end"/>
            </w:r>
          </w:hyperlink>
        </w:p>
        <w:p w14:paraId="12AACCEF" w14:textId="08F03FAF" w:rsidR="008F6F5A" w:rsidRDefault="00FB1AA6">
          <w:pPr>
            <w:pStyle w:val="TOC3"/>
            <w:tabs>
              <w:tab w:val="left" w:pos="1200"/>
              <w:tab w:val="right" w:leader="dot" w:pos="8780"/>
            </w:tabs>
            <w:rPr>
              <w:rFonts w:eastAsiaTheme="minorEastAsia" w:cstheme="minorBidi"/>
              <w:noProof/>
              <w:sz w:val="24"/>
              <w:szCs w:val="24"/>
            </w:rPr>
          </w:pPr>
          <w:hyperlink w:anchor="_Toc520105433" w:history="1">
            <w:r w:rsidR="008F6F5A" w:rsidRPr="00B139D8">
              <w:rPr>
                <w:rStyle w:val="Hyperlink"/>
                <w:rFonts w:ascii="Times" w:eastAsia="Times" w:hAnsi="Times" w:cs="Times"/>
                <w:noProof/>
              </w:rPr>
              <w:t>1.2.</w:t>
            </w:r>
            <w:r w:rsidR="008F6F5A">
              <w:rPr>
                <w:rFonts w:eastAsiaTheme="minorEastAsia" w:cstheme="minorBidi"/>
                <w:noProof/>
                <w:sz w:val="24"/>
                <w:szCs w:val="24"/>
              </w:rPr>
              <w:tab/>
            </w:r>
            <w:r w:rsidR="008F6F5A" w:rsidRPr="00B139D8">
              <w:rPr>
                <w:rStyle w:val="Hyperlink"/>
                <w:rFonts w:ascii="Times" w:eastAsia="Times" w:hAnsi="Times" w:cs="Times"/>
                <w:noProof/>
              </w:rPr>
              <w:t>Problem Abstract</w:t>
            </w:r>
            <w:r w:rsidR="008F6F5A">
              <w:rPr>
                <w:noProof/>
                <w:webHidden/>
              </w:rPr>
              <w:tab/>
            </w:r>
            <w:r w:rsidR="008F6F5A">
              <w:rPr>
                <w:noProof/>
                <w:webHidden/>
              </w:rPr>
              <w:fldChar w:fldCharType="begin"/>
            </w:r>
            <w:r w:rsidR="008F6F5A">
              <w:rPr>
                <w:noProof/>
                <w:webHidden/>
              </w:rPr>
              <w:instrText xml:space="preserve"> PAGEREF _Toc520105433 \h </w:instrText>
            </w:r>
            <w:r w:rsidR="008F6F5A">
              <w:rPr>
                <w:noProof/>
                <w:webHidden/>
              </w:rPr>
            </w:r>
            <w:r w:rsidR="008F6F5A">
              <w:rPr>
                <w:noProof/>
                <w:webHidden/>
              </w:rPr>
              <w:fldChar w:fldCharType="separate"/>
            </w:r>
            <w:r w:rsidR="008F6F5A">
              <w:rPr>
                <w:noProof/>
                <w:webHidden/>
              </w:rPr>
              <w:t>9</w:t>
            </w:r>
            <w:r w:rsidR="008F6F5A">
              <w:rPr>
                <w:noProof/>
                <w:webHidden/>
              </w:rPr>
              <w:fldChar w:fldCharType="end"/>
            </w:r>
          </w:hyperlink>
        </w:p>
        <w:p w14:paraId="3D84A5FF" w14:textId="2EF484B8" w:rsidR="008F6F5A" w:rsidRDefault="00FB1AA6">
          <w:pPr>
            <w:pStyle w:val="TOC3"/>
            <w:tabs>
              <w:tab w:val="left" w:pos="1200"/>
              <w:tab w:val="right" w:leader="dot" w:pos="8780"/>
            </w:tabs>
            <w:rPr>
              <w:rFonts w:eastAsiaTheme="minorEastAsia" w:cstheme="minorBidi"/>
              <w:noProof/>
              <w:sz w:val="24"/>
              <w:szCs w:val="24"/>
            </w:rPr>
          </w:pPr>
          <w:hyperlink w:anchor="_Toc520105434" w:history="1">
            <w:r w:rsidR="008F6F5A" w:rsidRPr="00B139D8">
              <w:rPr>
                <w:rStyle w:val="Hyperlink"/>
                <w:rFonts w:ascii="Times" w:eastAsia="Times" w:hAnsi="Times" w:cs="Times"/>
                <w:noProof/>
              </w:rPr>
              <w:t>1.3.</w:t>
            </w:r>
            <w:r w:rsidR="008F6F5A">
              <w:rPr>
                <w:rFonts w:eastAsiaTheme="minorEastAsia" w:cstheme="minorBidi"/>
                <w:noProof/>
                <w:sz w:val="24"/>
                <w:szCs w:val="24"/>
              </w:rPr>
              <w:tab/>
            </w:r>
            <w:r w:rsidR="008F6F5A" w:rsidRPr="00B139D8">
              <w:rPr>
                <w:rStyle w:val="Hyperlink"/>
                <w:rFonts w:ascii="Times" w:eastAsia="Times" w:hAnsi="Times" w:cs="Times"/>
                <w:noProof/>
              </w:rPr>
              <w:t>Project Overview</w:t>
            </w:r>
            <w:r w:rsidR="008F6F5A">
              <w:rPr>
                <w:noProof/>
                <w:webHidden/>
              </w:rPr>
              <w:tab/>
            </w:r>
            <w:r w:rsidR="008F6F5A">
              <w:rPr>
                <w:noProof/>
                <w:webHidden/>
              </w:rPr>
              <w:fldChar w:fldCharType="begin"/>
            </w:r>
            <w:r w:rsidR="008F6F5A">
              <w:rPr>
                <w:noProof/>
                <w:webHidden/>
              </w:rPr>
              <w:instrText xml:space="preserve"> PAGEREF _Toc520105434 \h </w:instrText>
            </w:r>
            <w:r w:rsidR="008F6F5A">
              <w:rPr>
                <w:noProof/>
                <w:webHidden/>
              </w:rPr>
            </w:r>
            <w:r w:rsidR="008F6F5A">
              <w:rPr>
                <w:noProof/>
                <w:webHidden/>
              </w:rPr>
              <w:fldChar w:fldCharType="separate"/>
            </w:r>
            <w:r w:rsidR="008F6F5A">
              <w:rPr>
                <w:noProof/>
                <w:webHidden/>
              </w:rPr>
              <w:t>9</w:t>
            </w:r>
            <w:r w:rsidR="008F6F5A">
              <w:rPr>
                <w:noProof/>
                <w:webHidden/>
              </w:rPr>
              <w:fldChar w:fldCharType="end"/>
            </w:r>
          </w:hyperlink>
        </w:p>
        <w:p w14:paraId="24E0F1D1" w14:textId="5379488D" w:rsidR="008F6F5A" w:rsidRDefault="00FB1AA6">
          <w:pPr>
            <w:pStyle w:val="TOC4"/>
            <w:tabs>
              <w:tab w:val="left" w:pos="1440"/>
              <w:tab w:val="right" w:leader="dot" w:pos="8780"/>
            </w:tabs>
            <w:rPr>
              <w:rFonts w:eastAsiaTheme="minorEastAsia" w:cstheme="minorBidi"/>
              <w:noProof/>
              <w:sz w:val="24"/>
              <w:szCs w:val="24"/>
            </w:rPr>
          </w:pPr>
          <w:hyperlink w:anchor="_Toc520105435" w:history="1">
            <w:r w:rsidR="008F6F5A" w:rsidRPr="00B139D8">
              <w:rPr>
                <w:rStyle w:val="Hyperlink"/>
                <w:rFonts w:ascii="Times" w:eastAsia="Times" w:hAnsi="Times" w:cs="Times"/>
                <w:noProof/>
              </w:rPr>
              <w:t>1.3.1.</w:t>
            </w:r>
            <w:r w:rsidR="008F6F5A">
              <w:rPr>
                <w:rFonts w:eastAsiaTheme="minorEastAsia" w:cstheme="minorBidi"/>
                <w:noProof/>
                <w:sz w:val="24"/>
                <w:szCs w:val="24"/>
              </w:rPr>
              <w:tab/>
            </w:r>
            <w:r w:rsidR="008F6F5A" w:rsidRPr="00B139D8">
              <w:rPr>
                <w:rStyle w:val="Hyperlink"/>
                <w:rFonts w:ascii="Times" w:eastAsia="Times" w:hAnsi="Times" w:cs="Times"/>
                <w:noProof/>
              </w:rPr>
              <w:t>Current Situation</w:t>
            </w:r>
            <w:r w:rsidR="008F6F5A">
              <w:rPr>
                <w:noProof/>
                <w:webHidden/>
              </w:rPr>
              <w:tab/>
            </w:r>
            <w:r w:rsidR="008F6F5A">
              <w:rPr>
                <w:noProof/>
                <w:webHidden/>
              </w:rPr>
              <w:fldChar w:fldCharType="begin"/>
            </w:r>
            <w:r w:rsidR="008F6F5A">
              <w:rPr>
                <w:noProof/>
                <w:webHidden/>
              </w:rPr>
              <w:instrText xml:space="preserve"> PAGEREF _Toc520105435 \h </w:instrText>
            </w:r>
            <w:r w:rsidR="008F6F5A">
              <w:rPr>
                <w:noProof/>
                <w:webHidden/>
              </w:rPr>
            </w:r>
            <w:r w:rsidR="008F6F5A">
              <w:rPr>
                <w:noProof/>
                <w:webHidden/>
              </w:rPr>
              <w:fldChar w:fldCharType="separate"/>
            </w:r>
            <w:r w:rsidR="008F6F5A">
              <w:rPr>
                <w:noProof/>
                <w:webHidden/>
              </w:rPr>
              <w:t>9</w:t>
            </w:r>
            <w:r w:rsidR="008F6F5A">
              <w:rPr>
                <w:noProof/>
                <w:webHidden/>
              </w:rPr>
              <w:fldChar w:fldCharType="end"/>
            </w:r>
          </w:hyperlink>
        </w:p>
        <w:p w14:paraId="64A9B205" w14:textId="1CC9646F" w:rsidR="008F6F5A" w:rsidRDefault="00FB1AA6">
          <w:pPr>
            <w:pStyle w:val="TOC4"/>
            <w:tabs>
              <w:tab w:val="left" w:pos="1440"/>
              <w:tab w:val="right" w:leader="dot" w:pos="8780"/>
            </w:tabs>
            <w:rPr>
              <w:rFonts w:eastAsiaTheme="minorEastAsia" w:cstheme="minorBidi"/>
              <w:noProof/>
              <w:sz w:val="24"/>
              <w:szCs w:val="24"/>
            </w:rPr>
          </w:pPr>
          <w:hyperlink w:anchor="_Toc520105436" w:history="1">
            <w:r w:rsidR="008F6F5A" w:rsidRPr="00B139D8">
              <w:rPr>
                <w:rStyle w:val="Hyperlink"/>
                <w:rFonts w:ascii="Times" w:eastAsia="Times" w:hAnsi="Times" w:cs="Times"/>
                <w:noProof/>
              </w:rPr>
              <w:t>1.3.2.</w:t>
            </w:r>
            <w:r w:rsidR="008F6F5A">
              <w:rPr>
                <w:rFonts w:eastAsiaTheme="minorEastAsia" w:cstheme="minorBidi"/>
                <w:noProof/>
                <w:sz w:val="24"/>
                <w:szCs w:val="24"/>
              </w:rPr>
              <w:tab/>
            </w:r>
            <w:r w:rsidR="008F6F5A" w:rsidRPr="00B139D8">
              <w:rPr>
                <w:rStyle w:val="Hyperlink"/>
                <w:rFonts w:ascii="Times" w:eastAsia="Times" w:hAnsi="Times" w:cs="Times"/>
                <w:noProof/>
              </w:rPr>
              <w:t>The Proposed System</w:t>
            </w:r>
            <w:r w:rsidR="008F6F5A">
              <w:rPr>
                <w:noProof/>
                <w:webHidden/>
              </w:rPr>
              <w:tab/>
            </w:r>
            <w:r w:rsidR="008F6F5A">
              <w:rPr>
                <w:noProof/>
                <w:webHidden/>
              </w:rPr>
              <w:fldChar w:fldCharType="begin"/>
            </w:r>
            <w:r w:rsidR="008F6F5A">
              <w:rPr>
                <w:noProof/>
                <w:webHidden/>
              </w:rPr>
              <w:instrText xml:space="preserve"> PAGEREF _Toc520105436 \h </w:instrText>
            </w:r>
            <w:r w:rsidR="008F6F5A">
              <w:rPr>
                <w:noProof/>
                <w:webHidden/>
              </w:rPr>
            </w:r>
            <w:r w:rsidR="008F6F5A">
              <w:rPr>
                <w:noProof/>
                <w:webHidden/>
              </w:rPr>
              <w:fldChar w:fldCharType="separate"/>
            </w:r>
            <w:r w:rsidR="008F6F5A">
              <w:rPr>
                <w:noProof/>
                <w:webHidden/>
              </w:rPr>
              <w:t>10</w:t>
            </w:r>
            <w:r w:rsidR="008F6F5A">
              <w:rPr>
                <w:noProof/>
                <w:webHidden/>
              </w:rPr>
              <w:fldChar w:fldCharType="end"/>
            </w:r>
          </w:hyperlink>
        </w:p>
        <w:p w14:paraId="5D1F5483" w14:textId="7889CC38" w:rsidR="008F6F5A" w:rsidRDefault="00FB1AA6">
          <w:pPr>
            <w:pStyle w:val="TOC5"/>
            <w:tabs>
              <w:tab w:val="left" w:pos="1920"/>
              <w:tab w:val="right" w:leader="dot" w:pos="8780"/>
            </w:tabs>
            <w:rPr>
              <w:rFonts w:eastAsiaTheme="minorEastAsia" w:cstheme="minorBidi"/>
              <w:noProof/>
              <w:sz w:val="24"/>
              <w:szCs w:val="24"/>
            </w:rPr>
          </w:pPr>
          <w:hyperlink w:anchor="_Toc520105437" w:history="1">
            <w:r w:rsidR="008F6F5A" w:rsidRPr="00B139D8">
              <w:rPr>
                <w:rStyle w:val="Hyperlink"/>
                <w:rFonts w:ascii="Times" w:eastAsia="Times" w:hAnsi="Times" w:cs="Times"/>
                <w:noProof/>
              </w:rPr>
              <w:t>1.3.2.1.</w:t>
            </w:r>
            <w:r w:rsidR="008F6F5A">
              <w:rPr>
                <w:rFonts w:eastAsiaTheme="minorEastAsia" w:cstheme="minorBidi"/>
                <w:noProof/>
                <w:sz w:val="24"/>
                <w:szCs w:val="24"/>
              </w:rPr>
              <w:tab/>
            </w:r>
            <w:r w:rsidR="008F6F5A" w:rsidRPr="00B139D8">
              <w:rPr>
                <w:rStyle w:val="Hyperlink"/>
                <w:rFonts w:ascii="Times" w:eastAsia="Times" w:hAnsi="Times" w:cs="Times"/>
                <w:noProof/>
              </w:rPr>
              <w:t>API application</w:t>
            </w:r>
            <w:r w:rsidR="008F6F5A">
              <w:rPr>
                <w:noProof/>
                <w:webHidden/>
              </w:rPr>
              <w:tab/>
            </w:r>
            <w:r w:rsidR="008F6F5A">
              <w:rPr>
                <w:noProof/>
                <w:webHidden/>
              </w:rPr>
              <w:fldChar w:fldCharType="begin"/>
            </w:r>
            <w:r w:rsidR="008F6F5A">
              <w:rPr>
                <w:noProof/>
                <w:webHidden/>
              </w:rPr>
              <w:instrText xml:space="preserve"> PAGEREF _Toc520105437 \h </w:instrText>
            </w:r>
            <w:r w:rsidR="008F6F5A">
              <w:rPr>
                <w:noProof/>
                <w:webHidden/>
              </w:rPr>
            </w:r>
            <w:r w:rsidR="008F6F5A">
              <w:rPr>
                <w:noProof/>
                <w:webHidden/>
              </w:rPr>
              <w:fldChar w:fldCharType="separate"/>
            </w:r>
            <w:r w:rsidR="008F6F5A">
              <w:rPr>
                <w:noProof/>
                <w:webHidden/>
              </w:rPr>
              <w:t>10</w:t>
            </w:r>
            <w:r w:rsidR="008F6F5A">
              <w:rPr>
                <w:noProof/>
                <w:webHidden/>
              </w:rPr>
              <w:fldChar w:fldCharType="end"/>
            </w:r>
          </w:hyperlink>
        </w:p>
        <w:p w14:paraId="15FA189C" w14:textId="582C765C" w:rsidR="008F6F5A" w:rsidRDefault="00FB1AA6">
          <w:pPr>
            <w:pStyle w:val="TOC5"/>
            <w:tabs>
              <w:tab w:val="left" w:pos="1920"/>
              <w:tab w:val="right" w:leader="dot" w:pos="8780"/>
            </w:tabs>
            <w:rPr>
              <w:rFonts w:eastAsiaTheme="minorEastAsia" w:cstheme="minorBidi"/>
              <w:noProof/>
              <w:sz w:val="24"/>
              <w:szCs w:val="24"/>
            </w:rPr>
          </w:pPr>
          <w:hyperlink w:anchor="_Toc520105438" w:history="1">
            <w:r w:rsidR="008F6F5A" w:rsidRPr="00B139D8">
              <w:rPr>
                <w:rStyle w:val="Hyperlink"/>
                <w:rFonts w:ascii="Times" w:eastAsia="Times" w:hAnsi="Times" w:cs="Times"/>
                <w:noProof/>
              </w:rPr>
              <w:t>1.3.2.2.</w:t>
            </w:r>
            <w:r w:rsidR="008F6F5A">
              <w:rPr>
                <w:rFonts w:eastAsiaTheme="minorEastAsia" w:cstheme="minorBidi"/>
                <w:noProof/>
                <w:sz w:val="24"/>
                <w:szCs w:val="24"/>
              </w:rPr>
              <w:tab/>
            </w:r>
            <w:r w:rsidR="008F6F5A" w:rsidRPr="00B139D8">
              <w:rPr>
                <w:rStyle w:val="Hyperlink"/>
                <w:rFonts w:ascii="Times" w:eastAsia="Times" w:hAnsi="Times" w:cs="Times"/>
                <w:noProof/>
              </w:rPr>
              <w:t>Mobile application</w:t>
            </w:r>
            <w:r w:rsidR="008F6F5A">
              <w:rPr>
                <w:noProof/>
                <w:webHidden/>
              </w:rPr>
              <w:tab/>
            </w:r>
            <w:r w:rsidR="008F6F5A">
              <w:rPr>
                <w:noProof/>
                <w:webHidden/>
              </w:rPr>
              <w:fldChar w:fldCharType="begin"/>
            </w:r>
            <w:r w:rsidR="008F6F5A">
              <w:rPr>
                <w:noProof/>
                <w:webHidden/>
              </w:rPr>
              <w:instrText xml:space="preserve"> PAGEREF _Toc520105438 \h </w:instrText>
            </w:r>
            <w:r w:rsidR="008F6F5A">
              <w:rPr>
                <w:noProof/>
                <w:webHidden/>
              </w:rPr>
            </w:r>
            <w:r w:rsidR="008F6F5A">
              <w:rPr>
                <w:noProof/>
                <w:webHidden/>
              </w:rPr>
              <w:fldChar w:fldCharType="separate"/>
            </w:r>
            <w:r w:rsidR="008F6F5A">
              <w:rPr>
                <w:noProof/>
                <w:webHidden/>
              </w:rPr>
              <w:t>10</w:t>
            </w:r>
            <w:r w:rsidR="008F6F5A">
              <w:rPr>
                <w:noProof/>
                <w:webHidden/>
              </w:rPr>
              <w:fldChar w:fldCharType="end"/>
            </w:r>
          </w:hyperlink>
        </w:p>
        <w:p w14:paraId="368EC52E" w14:textId="637903C3" w:rsidR="008F6F5A" w:rsidRDefault="00FB1AA6">
          <w:pPr>
            <w:pStyle w:val="TOC5"/>
            <w:tabs>
              <w:tab w:val="left" w:pos="1920"/>
              <w:tab w:val="right" w:leader="dot" w:pos="8780"/>
            </w:tabs>
            <w:rPr>
              <w:rFonts w:eastAsiaTheme="minorEastAsia" w:cstheme="minorBidi"/>
              <w:noProof/>
              <w:sz w:val="24"/>
              <w:szCs w:val="24"/>
            </w:rPr>
          </w:pPr>
          <w:hyperlink w:anchor="_Toc520105439" w:history="1">
            <w:r w:rsidR="008F6F5A" w:rsidRPr="00B139D8">
              <w:rPr>
                <w:rStyle w:val="Hyperlink"/>
                <w:rFonts w:ascii="Times" w:eastAsia="Times" w:hAnsi="Times" w:cs="Times"/>
                <w:noProof/>
              </w:rPr>
              <w:t>1.3.2.3.</w:t>
            </w:r>
            <w:r w:rsidR="008F6F5A">
              <w:rPr>
                <w:rFonts w:eastAsiaTheme="minorEastAsia" w:cstheme="minorBidi"/>
                <w:noProof/>
                <w:sz w:val="24"/>
                <w:szCs w:val="24"/>
              </w:rPr>
              <w:tab/>
            </w:r>
            <w:r w:rsidR="008F6F5A" w:rsidRPr="00B139D8">
              <w:rPr>
                <w:rStyle w:val="Hyperlink"/>
                <w:rFonts w:ascii="Times" w:eastAsia="Times" w:hAnsi="Times" w:cs="Times"/>
                <w:noProof/>
              </w:rPr>
              <w:t>Hotline server</w:t>
            </w:r>
            <w:r w:rsidR="008F6F5A">
              <w:rPr>
                <w:noProof/>
                <w:webHidden/>
              </w:rPr>
              <w:tab/>
            </w:r>
            <w:r w:rsidR="008F6F5A">
              <w:rPr>
                <w:noProof/>
                <w:webHidden/>
              </w:rPr>
              <w:fldChar w:fldCharType="begin"/>
            </w:r>
            <w:r w:rsidR="008F6F5A">
              <w:rPr>
                <w:noProof/>
                <w:webHidden/>
              </w:rPr>
              <w:instrText xml:space="preserve"> PAGEREF _Toc520105439 \h </w:instrText>
            </w:r>
            <w:r w:rsidR="008F6F5A">
              <w:rPr>
                <w:noProof/>
                <w:webHidden/>
              </w:rPr>
            </w:r>
            <w:r w:rsidR="008F6F5A">
              <w:rPr>
                <w:noProof/>
                <w:webHidden/>
              </w:rPr>
              <w:fldChar w:fldCharType="separate"/>
            </w:r>
            <w:r w:rsidR="008F6F5A">
              <w:rPr>
                <w:noProof/>
                <w:webHidden/>
              </w:rPr>
              <w:t>10</w:t>
            </w:r>
            <w:r w:rsidR="008F6F5A">
              <w:rPr>
                <w:noProof/>
                <w:webHidden/>
              </w:rPr>
              <w:fldChar w:fldCharType="end"/>
            </w:r>
          </w:hyperlink>
        </w:p>
        <w:p w14:paraId="1E2F4B82" w14:textId="3B54B905" w:rsidR="008F6F5A" w:rsidRDefault="00FB1AA6">
          <w:pPr>
            <w:pStyle w:val="TOC5"/>
            <w:tabs>
              <w:tab w:val="left" w:pos="1920"/>
              <w:tab w:val="right" w:leader="dot" w:pos="8780"/>
            </w:tabs>
            <w:rPr>
              <w:rFonts w:eastAsiaTheme="minorEastAsia" w:cstheme="minorBidi"/>
              <w:noProof/>
              <w:sz w:val="24"/>
              <w:szCs w:val="24"/>
            </w:rPr>
          </w:pPr>
          <w:hyperlink w:anchor="_Toc520105440" w:history="1">
            <w:r w:rsidR="008F6F5A" w:rsidRPr="00B139D8">
              <w:rPr>
                <w:rStyle w:val="Hyperlink"/>
                <w:rFonts w:ascii="Times" w:eastAsia="Times" w:hAnsi="Times" w:cs="Times"/>
                <w:noProof/>
              </w:rPr>
              <w:t>1.3.2.4.</w:t>
            </w:r>
            <w:r w:rsidR="008F6F5A">
              <w:rPr>
                <w:rFonts w:eastAsiaTheme="minorEastAsia" w:cstheme="minorBidi"/>
                <w:noProof/>
                <w:sz w:val="24"/>
                <w:szCs w:val="24"/>
              </w:rPr>
              <w:tab/>
            </w:r>
            <w:r w:rsidR="008F6F5A" w:rsidRPr="00B139D8">
              <w:rPr>
                <w:rStyle w:val="Hyperlink"/>
                <w:rFonts w:ascii="Times" w:eastAsia="Times" w:hAnsi="Times" w:cs="Times"/>
                <w:noProof/>
              </w:rPr>
              <w:t>Web application</w:t>
            </w:r>
            <w:r w:rsidR="008F6F5A">
              <w:rPr>
                <w:noProof/>
                <w:webHidden/>
              </w:rPr>
              <w:tab/>
            </w:r>
            <w:r w:rsidR="008F6F5A">
              <w:rPr>
                <w:noProof/>
                <w:webHidden/>
              </w:rPr>
              <w:fldChar w:fldCharType="begin"/>
            </w:r>
            <w:r w:rsidR="008F6F5A">
              <w:rPr>
                <w:noProof/>
                <w:webHidden/>
              </w:rPr>
              <w:instrText xml:space="preserve"> PAGEREF _Toc520105440 \h </w:instrText>
            </w:r>
            <w:r w:rsidR="008F6F5A">
              <w:rPr>
                <w:noProof/>
                <w:webHidden/>
              </w:rPr>
            </w:r>
            <w:r w:rsidR="008F6F5A">
              <w:rPr>
                <w:noProof/>
                <w:webHidden/>
              </w:rPr>
              <w:fldChar w:fldCharType="separate"/>
            </w:r>
            <w:r w:rsidR="008F6F5A">
              <w:rPr>
                <w:noProof/>
                <w:webHidden/>
              </w:rPr>
              <w:t>10</w:t>
            </w:r>
            <w:r w:rsidR="008F6F5A">
              <w:rPr>
                <w:noProof/>
                <w:webHidden/>
              </w:rPr>
              <w:fldChar w:fldCharType="end"/>
            </w:r>
          </w:hyperlink>
        </w:p>
        <w:p w14:paraId="17706CE2" w14:textId="4FEA27B4" w:rsidR="008F6F5A" w:rsidRDefault="00FB1AA6">
          <w:pPr>
            <w:pStyle w:val="TOC4"/>
            <w:tabs>
              <w:tab w:val="left" w:pos="1440"/>
              <w:tab w:val="right" w:leader="dot" w:pos="8780"/>
            </w:tabs>
            <w:rPr>
              <w:rFonts w:eastAsiaTheme="minorEastAsia" w:cstheme="minorBidi"/>
              <w:noProof/>
              <w:sz w:val="24"/>
              <w:szCs w:val="24"/>
            </w:rPr>
          </w:pPr>
          <w:hyperlink w:anchor="_Toc520105441" w:history="1">
            <w:r w:rsidR="008F6F5A" w:rsidRPr="00B139D8">
              <w:rPr>
                <w:rStyle w:val="Hyperlink"/>
                <w:rFonts w:ascii="Times" w:eastAsia="Times" w:hAnsi="Times" w:cs="Times"/>
                <w:noProof/>
              </w:rPr>
              <w:t>1.3.3.</w:t>
            </w:r>
            <w:r w:rsidR="008F6F5A">
              <w:rPr>
                <w:rFonts w:eastAsiaTheme="minorEastAsia" w:cstheme="minorBidi"/>
                <w:noProof/>
                <w:sz w:val="24"/>
                <w:szCs w:val="24"/>
              </w:rPr>
              <w:tab/>
            </w:r>
            <w:r w:rsidR="008F6F5A" w:rsidRPr="00B139D8">
              <w:rPr>
                <w:rStyle w:val="Hyperlink"/>
                <w:rFonts w:ascii="Times" w:eastAsia="Times" w:hAnsi="Times" w:cs="Times"/>
                <w:noProof/>
              </w:rPr>
              <w:t>Boundaries of the System</w:t>
            </w:r>
            <w:r w:rsidR="008F6F5A">
              <w:rPr>
                <w:noProof/>
                <w:webHidden/>
              </w:rPr>
              <w:tab/>
            </w:r>
            <w:r w:rsidR="008F6F5A">
              <w:rPr>
                <w:noProof/>
                <w:webHidden/>
              </w:rPr>
              <w:fldChar w:fldCharType="begin"/>
            </w:r>
            <w:r w:rsidR="008F6F5A">
              <w:rPr>
                <w:noProof/>
                <w:webHidden/>
              </w:rPr>
              <w:instrText xml:space="preserve"> PAGEREF _Toc520105441 \h </w:instrText>
            </w:r>
            <w:r w:rsidR="008F6F5A">
              <w:rPr>
                <w:noProof/>
                <w:webHidden/>
              </w:rPr>
            </w:r>
            <w:r w:rsidR="008F6F5A">
              <w:rPr>
                <w:noProof/>
                <w:webHidden/>
              </w:rPr>
              <w:fldChar w:fldCharType="separate"/>
            </w:r>
            <w:r w:rsidR="008F6F5A">
              <w:rPr>
                <w:noProof/>
                <w:webHidden/>
              </w:rPr>
              <w:t>10</w:t>
            </w:r>
            <w:r w:rsidR="008F6F5A">
              <w:rPr>
                <w:noProof/>
                <w:webHidden/>
              </w:rPr>
              <w:fldChar w:fldCharType="end"/>
            </w:r>
          </w:hyperlink>
        </w:p>
        <w:p w14:paraId="4F0DC57C" w14:textId="3FBCE326" w:rsidR="008F6F5A" w:rsidRDefault="00FB1AA6">
          <w:pPr>
            <w:pStyle w:val="TOC4"/>
            <w:tabs>
              <w:tab w:val="left" w:pos="1440"/>
              <w:tab w:val="right" w:leader="dot" w:pos="8780"/>
            </w:tabs>
            <w:rPr>
              <w:rFonts w:eastAsiaTheme="minorEastAsia" w:cstheme="minorBidi"/>
              <w:noProof/>
              <w:sz w:val="24"/>
              <w:szCs w:val="24"/>
            </w:rPr>
          </w:pPr>
          <w:hyperlink w:anchor="_Toc520105442" w:history="1">
            <w:r w:rsidR="008F6F5A" w:rsidRPr="00B139D8">
              <w:rPr>
                <w:rStyle w:val="Hyperlink"/>
                <w:rFonts w:ascii="Times" w:eastAsia="Times" w:hAnsi="Times" w:cs="Times"/>
                <w:noProof/>
              </w:rPr>
              <w:t>1.3.4.</w:t>
            </w:r>
            <w:r w:rsidR="008F6F5A">
              <w:rPr>
                <w:rFonts w:eastAsiaTheme="minorEastAsia" w:cstheme="minorBidi"/>
                <w:noProof/>
                <w:sz w:val="24"/>
                <w:szCs w:val="24"/>
              </w:rPr>
              <w:tab/>
            </w:r>
            <w:r w:rsidR="008F6F5A" w:rsidRPr="00B139D8">
              <w:rPr>
                <w:rStyle w:val="Hyperlink"/>
                <w:rFonts w:ascii="Times" w:eastAsia="Times" w:hAnsi="Times" w:cs="Times"/>
                <w:noProof/>
              </w:rPr>
              <w:t>Future Plans</w:t>
            </w:r>
            <w:r w:rsidR="008F6F5A">
              <w:rPr>
                <w:noProof/>
                <w:webHidden/>
              </w:rPr>
              <w:tab/>
            </w:r>
            <w:r w:rsidR="008F6F5A">
              <w:rPr>
                <w:noProof/>
                <w:webHidden/>
              </w:rPr>
              <w:fldChar w:fldCharType="begin"/>
            </w:r>
            <w:r w:rsidR="008F6F5A">
              <w:rPr>
                <w:noProof/>
                <w:webHidden/>
              </w:rPr>
              <w:instrText xml:space="preserve"> PAGEREF _Toc520105442 \h </w:instrText>
            </w:r>
            <w:r w:rsidR="008F6F5A">
              <w:rPr>
                <w:noProof/>
                <w:webHidden/>
              </w:rPr>
            </w:r>
            <w:r w:rsidR="008F6F5A">
              <w:rPr>
                <w:noProof/>
                <w:webHidden/>
              </w:rPr>
              <w:fldChar w:fldCharType="separate"/>
            </w:r>
            <w:r w:rsidR="008F6F5A">
              <w:rPr>
                <w:noProof/>
                <w:webHidden/>
              </w:rPr>
              <w:t>10</w:t>
            </w:r>
            <w:r w:rsidR="008F6F5A">
              <w:rPr>
                <w:noProof/>
                <w:webHidden/>
              </w:rPr>
              <w:fldChar w:fldCharType="end"/>
            </w:r>
          </w:hyperlink>
        </w:p>
        <w:p w14:paraId="5E5E0667" w14:textId="75BC4099" w:rsidR="008F6F5A" w:rsidRDefault="00FB1AA6">
          <w:pPr>
            <w:pStyle w:val="TOC4"/>
            <w:tabs>
              <w:tab w:val="left" w:pos="1440"/>
              <w:tab w:val="right" w:leader="dot" w:pos="8780"/>
            </w:tabs>
            <w:rPr>
              <w:rFonts w:eastAsiaTheme="minorEastAsia" w:cstheme="minorBidi"/>
              <w:noProof/>
              <w:sz w:val="24"/>
              <w:szCs w:val="24"/>
            </w:rPr>
          </w:pPr>
          <w:hyperlink w:anchor="_Toc520105443" w:history="1">
            <w:r w:rsidR="008F6F5A" w:rsidRPr="00B139D8">
              <w:rPr>
                <w:rStyle w:val="Hyperlink"/>
                <w:rFonts w:ascii="Times" w:eastAsia="Times" w:hAnsi="Times" w:cs="Times"/>
                <w:noProof/>
              </w:rPr>
              <w:t>1.3.5.</w:t>
            </w:r>
            <w:r w:rsidR="008F6F5A">
              <w:rPr>
                <w:rFonts w:eastAsiaTheme="minorEastAsia" w:cstheme="minorBidi"/>
                <w:noProof/>
                <w:sz w:val="24"/>
                <w:szCs w:val="24"/>
              </w:rPr>
              <w:tab/>
            </w:r>
            <w:r w:rsidR="008F6F5A" w:rsidRPr="00B139D8">
              <w:rPr>
                <w:rStyle w:val="Hyperlink"/>
                <w:rFonts w:ascii="Times" w:eastAsia="Times" w:hAnsi="Times" w:cs="Times"/>
                <w:noProof/>
              </w:rPr>
              <w:t>Development Environment</w:t>
            </w:r>
            <w:r w:rsidR="008F6F5A">
              <w:rPr>
                <w:noProof/>
                <w:webHidden/>
              </w:rPr>
              <w:tab/>
            </w:r>
            <w:r w:rsidR="008F6F5A">
              <w:rPr>
                <w:noProof/>
                <w:webHidden/>
              </w:rPr>
              <w:fldChar w:fldCharType="begin"/>
            </w:r>
            <w:r w:rsidR="008F6F5A">
              <w:rPr>
                <w:noProof/>
                <w:webHidden/>
              </w:rPr>
              <w:instrText xml:space="preserve"> PAGEREF _Toc520105443 \h </w:instrText>
            </w:r>
            <w:r w:rsidR="008F6F5A">
              <w:rPr>
                <w:noProof/>
                <w:webHidden/>
              </w:rPr>
            </w:r>
            <w:r w:rsidR="008F6F5A">
              <w:rPr>
                <w:noProof/>
                <w:webHidden/>
              </w:rPr>
              <w:fldChar w:fldCharType="separate"/>
            </w:r>
            <w:r w:rsidR="008F6F5A">
              <w:rPr>
                <w:noProof/>
                <w:webHidden/>
              </w:rPr>
              <w:t>11</w:t>
            </w:r>
            <w:r w:rsidR="008F6F5A">
              <w:rPr>
                <w:noProof/>
                <w:webHidden/>
              </w:rPr>
              <w:fldChar w:fldCharType="end"/>
            </w:r>
          </w:hyperlink>
        </w:p>
        <w:p w14:paraId="58288DE2" w14:textId="5340B522"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44" w:history="1">
            <w:r w:rsidR="008F6F5A" w:rsidRPr="00B139D8">
              <w:rPr>
                <w:rStyle w:val="Hyperlink"/>
                <w:rFonts w:ascii="Times" w:eastAsia="Calibri" w:hAnsi="Times" w:cs="Times"/>
                <w:noProof/>
              </w:rPr>
              <w:t>2.</w:t>
            </w:r>
            <w:r w:rsidR="008F6F5A">
              <w:rPr>
                <w:rFonts w:eastAsiaTheme="minorEastAsia" w:cstheme="minorBidi"/>
                <w:b w:val="0"/>
                <w:bCs w:val="0"/>
                <w:noProof/>
                <w:sz w:val="24"/>
                <w:szCs w:val="24"/>
              </w:rPr>
              <w:tab/>
            </w:r>
            <w:r w:rsidR="008F6F5A" w:rsidRPr="00B139D8">
              <w:rPr>
                <w:rStyle w:val="Hyperlink"/>
                <w:rFonts w:ascii="Times" w:eastAsia="Calibri" w:hAnsi="Times" w:cs="Times"/>
                <w:noProof/>
              </w:rPr>
              <w:t>Project Organization</w:t>
            </w:r>
            <w:r w:rsidR="008F6F5A">
              <w:rPr>
                <w:noProof/>
                <w:webHidden/>
              </w:rPr>
              <w:tab/>
            </w:r>
            <w:r w:rsidR="008F6F5A">
              <w:rPr>
                <w:noProof/>
                <w:webHidden/>
              </w:rPr>
              <w:fldChar w:fldCharType="begin"/>
            </w:r>
            <w:r w:rsidR="008F6F5A">
              <w:rPr>
                <w:noProof/>
                <w:webHidden/>
              </w:rPr>
              <w:instrText xml:space="preserve"> PAGEREF _Toc520105444 \h </w:instrText>
            </w:r>
            <w:r w:rsidR="008F6F5A">
              <w:rPr>
                <w:noProof/>
                <w:webHidden/>
              </w:rPr>
            </w:r>
            <w:r w:rsidR="008F6F5A">
              <w:rPr>
                <w:noProof/>
                <w:webHidden/>
              </w:rPr>
              <w:fldChar w:fldCharType="separate"/>
            </w:r>
            <w:r w:rsidR="008F6F5A">
              <w:rPr>
                <w:noProof/>
                <w:webHidden/>
              </w:rPr>
              <w:t>11</w:t>
            </w:r>
            <w:r w:rsidR="008F6F5A">
              <w:rPr>
                <w:noProof/>
                <w:webHidden/>
              </w:rPr>
              <w:fldChar w:fldCharType="end"/>
            </w:r>
          </w:hyperlink>
        </w:p>
        <w:p w14:paraId="26D80998" w14:textId="2AF62057" w:rsidR="008F6F5A" w:rsidRDefault="00FB1AA6">
          <w:pPr>
            <w:pStyle w:val="TOC3"/>
            <w:tabs>
              <w:tab w:val="left" w:pos="1200"/>
              <w:tab w:val="right" w:leader="dot" w:pos="8780"/>
            </w:tabs>
            <w:rPr>
              <w:rFonts w:eastAsiaTheme="minorEastAsia" w:cstheme="minorBidi"/>
              <w:noProof/>
              <w:sz w:val="24"/>
              <w:szCs w:val="24"/>
            </w:rPr>
          </w:pPr>
          <w:hyperlink w:anchor="_Toc520105445" w:history="1">
            <w:r w:rsidR="008F6F5A" w:rsidRPr="00B139D8">
              <w:rPr>
                <w:rStyle w:val="Hyperlink"/>
                <w:rFonts w:ascii="Times" w:eastAsia="Calibri" w:hAnsi="Times" w:cs="Times"/>
                <w:noProof/>
              </w:rPr>
              <w:t>2.1.</w:t>
            </w:r>
            <w:r w:rsidR="008F6F5A">
              <w:rPr>
                <w:rFonts w:eastAsiaTheme="minorEastAsia" w:cstheme="minorBidi"/>
                <w:noProof/>
                <w:sz w:val="24"/>
                <w:szCs w:val="24"/>
              </w:rPr>
              <w:tab/>
            </w:r>
            <w:r w:rsidR="008F6F5A" w:rsidRPr="00B139D8">
              <w:rPr>
                <w:rStyle w:val="Hyperlink"/>
                <w:rFonts w:ascii="Times" w:eastAsia="Calibri" w:hAnsi="Times" w:cs="Times"/>
                <w:noProof/>
              </w:rPr>
              <w:t>Software Process Model</w:t>
            </w:r>
            <w:r w:rsidR="008F6F5A">
              <w:rPr>
                <w:noProof/>
                <w:webHidden/>
              </w:rPr>
              <w:tab/>
            </w:r>
            <w:r w:rsidR="008F6F5A">
              <w:rPr>
                <w:noProof/>
                <w:webHidden/>
              </w:rPr>
              <w:fldChar w:fldCharType="begin"/>
            </w:r>
            <w:r w:rsidR="008F6F5A">
              <w:rPr>
                <w:noProof/>
                <w:webHidden/>
              </w:rPr>
              <w:instrText xml:space="preserve"> PAGEREF _Toc520105445 \h </w:instrText>
            </w:r>
            <w:r w:rsidR="008F6F5A">
              <w:rPr>
                <w:noProof/>
                <w:webHidden/>
              </w:rPr>
            </w:r>
            <w:r w:rsidR="008F6F5A">
              <w:rPr>
                <w:noProof/>
                <w:webHidden/>
              </w:rPr>
              <w:fldChar w:fldCharType="separate"/>
            </w:r>
            <w:r w:rsidR="008F6F5A">
              <w:rPr>
                <w:noProof/>
                <w:webHidden/>
              </w:rPr>
              <w:t>11</w:t>
            </w:r>
            <w:r w:rsidR="008F6F5A">
              <w:rPr>
                <w:noProof/>
                <w:webHidden/>
              </w:rPr>
              <w:fldChar w:fldCharType="end"/>
            </w:r>
          </w:hyperlink>
        </w:p>
        <w:p w14:paraId="48F4D4AD" w14:textId="56766418" w:rsidR="008F6F5A" w:rsidRDefault="00FB1AA6">
          <w:pPr>
            <w:pStyle w:val="TOC3"/>
            <w:tabs>
              <w:tab w:val="left" w:pos="1200"/>
              <w:tab w:val="right" w:leader="dot" w:pos="8780"/>
            </w:tabs>
            <w:rPr>
              <w:rFonts w:eastAsiaTheme="minorEastAsia" w:cstheme="minorBidi"/>
              <w:noProof/>
              <w:sz w:val="24"/>
              <w:szCs w:val="24"/>
            </w:rPr>
          </w:pPr>
          <w:hyperlink w:anchor="_Toc520105446" w:history="1">
            <w:r w:rsidR="008F6F5A" w:rsidRPr="00B139D8">
              <w:rPr>
                <w:rStyle w:val="Hyperlink"/>
                <w:rFonts w:ascii="Times" w:eastAsia="Calibri" w:hAnsi="Times" w:cs="Times"/>
                <w:noProof/>
              </w:rPr>
              <w:t>2.2.</w:t>
            </w:r>
            <w:r w:rsidR="008F6F5A">
              <w:rPr>
                <w:rFonts w:eastAsiaTheme="minorEastAsia" w:cstheme="minorBidi"/>
                <w:noProof/>
                <w:sz w:val="24"/>
                <w:szCs w:val="24"/>
              </w:rPr>
              <w:tab/>
            </w:r>
            <w:r w:rsidR="008F6F5A" w:rsidRPr="00B139D8">
              <w:rPr>
                <w:rStyle w:val="Hyperlink"/>
                <w:rFonts w:ascii="Times" w:eastAsia="Calibri" w:hAnsi="Times" w:cs="Times"/>
                <w:noProof/>
              </w:rPr>
              <w:t>Roles and responsibilities</w:t>
            </w:r>
            <w:r w:rsidR="008F6F5A">
              <w:rPr>
                <w:noProof/>
                <w:webHidden/>
              </w:rPr>
              <w:tab/>
            </w:r>
            <w:r w:rsidR="008F6F5A">
              <w:rPr>
                <w:noProof/>
                <w:webHidden/>
              </w:rPr>
              <w:fldChar w:fldCharType="begin"/>
            </w:r>
            <w:r w:rsidR="008F6F5A">
              <w:rPr>
                <w:noProof/>
                <w:webHidden/>
              </w:rPr>
              <w:instrText xml:space="preserve"> PAGEREF _Toc520105446 \h </w:instrText>
            </w:r>
            <w:r w:rsidR="008F6F5A">
              <w:rPr>
                <w:noProof/>
                <w:webHidden/>
              </w:rPr>
            </w:r>
            <w:r w:rsidR="008F6F5A">
              <w:rPr>
                <w:noProof/>
                <w:webHidden/>
              </w:rPr>
              <w:fldChar w:fldCharType="separate"/>
            </w:r>
            <w:r w:rsidR="008F6F5A">
              <w:rPr>
                <w:noProof/>
                <w:webHidden/>
              </w:rPr>
              <w:t>12</w:t>
            </w:r>
            <w:r w:rsidR="008F6F5A">
              <w:rPr>
                <w:noProof/>
                <w:webHidden/>
              </w:rPr>
              <w:fldChar w:fldCharType="end"/>
            </w:r>
          </w:hyperlink>
        </w:p>
        <w:p w14:paraId="738FBD1F" w14:textId="44224BAF" w:rsidR="008F6F5A" w:rsidRDefault="00FB1AA6">
          <w:pPr>
            <w:pStyle w:val="TOC3"/>
            <w:tabs>
              <w:tab w:val="left" w:pos="1200"/>
              <w:tab w:val="right" w:leader="dot" w:pos="8780"/>
            </w:tabs>
            <w:rPr>
              <w:rFonts w:eastAsiaTheme="minorEastAsia" w:cstheme="minorBidi"/>
              <w:noProof/>
              <w:sz w:val="24"/>
              <w:szCs w:val="24"/>
            </w:rPr>
          </w:pPr>
          <w:hyperlink w:anchor="_Toc520105447" w:history="1">
            <w:r w:rsidR="008F6F5A" w:rsidRPr="00B139D8">
              <w:rPr>
                <w:rStyle w:val="Hyperlink"/>
                <w:rFonts w:ascii="Times" w:eastAsia="Calibri" w:hAnsi="Times" w:cs="Times"/>
                <w:noProof/>
              </w:rPr>
              <w:t>2.3.</w:t>
            </w:r>
            <w:r w:rsidR="008F6F5A">
              <w:rPr>
                <w:rFonts w:eastAsiaTheme="minorEastAsia" w:cstheme="minorBidi"/>
                <w:noProof/>
                <w:sz w:val="24"/>
                <w:szCs w:val="24"/>
              </w:rPr>
              <w:tab/>
            </w:r>
            <w:r w:rsidR="008F6F5A" w:rsidRPr="00B139D8">
              <w:rPr>
                <w:rStyle w:val="Hyperlink"/>
                <w:rFonts w:ascii="Times" w:eastAsia="Calibri" w:hAnsi="Times" w:cs="Times"/>
                <w:noProof/>
              </w:rPr>
              <w:t>Tools and Techniques</w:t>
            </w:r>
            <w:r w:rsidR="008F6F5A">
              <w:rPr>
                <w:noProof/>
                <w:webHidden/>
              </w:rPr>
              <w:tab/>
            </w:r>
            <w:r w:rsidR="008F6F5A">
              <w:rPr>
                <w:noProof/>
                <w:webHidden/>
              </w:rPr>
              <w:fldChar w:fldCharType="begin"/>
            </w:r>
            <w:r w:rsidR="008F6F5A">
              <w:rPr>
                <w:noProof/>
                <w:webHidden/>
              </w:rPr>
              <w:instrText xml:space="preserve"> PAGEREF _Toc520105447 \h </w:instrText>
            </w:r>
            <w:r w:rsidR="008F6F5A">
              <w:rPr>
                <w:noProof/>
                <w:webHidden/>
              </w:rPr>
            </w:r>
            <w:r w:rsidR="008F6F5A">
              <w:rPr>
                <w:noProof/>
                <w:webHidden/>
              </w:rPr>
              <w:fldChar w:fldCharType="separate"/>
            </w:r>
            <w:r w:rsidR="008F6F5A">
              <w:rPr>
                <w:noProof/>
                <w:webHidden/>
              </w:rPr>
              <w:t>13</w:t>
            </w:r>
            <w:r w:rsidR="008F6F5A">
              <w:rPr>
                <w:noProof/>
                <w:webHidden/>
              </w:rPr>
              <w:fldChar w:fldCharType="end"/>
            </w:r>
          </w:hyperlink>
        </w:p>
        <w:p w14:paraId="6C574B04" w14:textId="62F9A75F"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48" w:history="1">
            <w:r w:rsidR="008F6F5A" w:rsidRPr="00B139D8">
              <w:rPr>
                <w:rStyle w:val="Hyperlink"/>
                <w:rFonts w:ascii="Times" w:eastAsia="Calibri" w:hAnsi="Times" w:cs="Times"/>
                <w:noProof/>
              </w:rPr>
              <w:t>3.</w:t>
            </w:r>
            <w:r w:rsidR="008F6F5A">
              <w:rPr>
                <w:rFonts w:eastAsiaTheme="minorEastAsia" w:cstheme="minorBidi"/>
                <w:b w:val="0"/>
                <w:bCs w:val="0"/>
                <w:noProof/>
                <w:sz w:val="24"/>
                <w:szCs w:val="24"/>
              </w:rPr>
              <w:tab/>
            </w:r>
            <w:r w:rsidR="008F6F5A" w:rsidRPr="00B139D8">
              <w:rPr>
                <w:rStyle w:val="Hyperlink"/>
                <w:rFonts w:ascii="Times" w:eastAsia="Calibri" w:hAnsi="Times" w:cs="Times"/>
                <w:noProof/>
              </w:rPr>
              <w:t>Project Management Plan</w:t>
            </w:r>
            <w:r w:rsidR="008F6F5A">
              <w:rPr>
                <w:noProof/>
                <w:webHidden/>
              </w:rPr>
              <w:tab/>
            </w:r>
            <w:r w:rsidR="008F6F5A">
              <w:rPr>
                <w:noProof/>
                <w:webHidden/>
              </w:rPr>
              <w:fldChar w:fldCharType="begin"/>
            </w:r>
            <w:r w:rsidR="008F6F5A">
              <w:rPr>
                <w:noProof/>
                <w:webHidden/>
              </w:rPr>
              <w:instrText xml:space="preserve"> PAGEREF _Toc520105448 \h </w:instrText>
            </w:r>
            <w:r w:rsidR="008F6F5A">
              <w:rPr>
                <w:noProof/>
                <w:webHidden/>
              </w:rPr>
            </w:r>
            <w:r w:rsidR="008F6F5A">
              <w:rPr>
                <w:noProof/>
                <w:webHidden/>
              </w:rPr>
              <w:fldChar w:fldCharType="separate"/>
            </w:r>
            <w:r w:rsidR="008F6F5A">
              <w:rPr>
                <w:noProof/>
                <w:webHidden/>
              </w:rPr>
              <w:t>13</w:t>
            </w:r>
            <w:r w:rsidR="008F6F5A">
              <w:rPr>
                <w:noProof/>
                <w:webHidden/>
              </w:rPr>
              <w:fldChar w:fldCharType="end"/>
            </w:r>
          </w:hyperlink>
        </w:p>
        <w:p w14:paraId="6BE5C2ED" w14:textId="4ED158AD" w:rsidR="008F6F5A" w:rsidRDefault="00FB1AA6">
          <w:pPr>
            <w:pStyle w:val="TOC3"/>
            <w:tabs>
              <w:tab w:val="left" w:pos="1200"/>
              <w:tab w:val="right" w:leader="dot" w:pos="8780"/>
            </w:tabs>
            <w:rPr>
              <w:rFonts w:eastAsiaTheme="minorEastAsia" w:cstheme="minorBidi"/>
              <w:noProof/>
              <w:sz w:val="24"/>
              <w:szCs w:val="24"/>
            </w:rPr>
          </w:pPr>
          <w:hyperlink w:anchor="_Toc520105449" w:history="1">
            <w:r w:rsidR="008F6F5A" w:rsidRPr="00B139D8">
              <w:rPr>
                <w:rStyle w:val="Hyperlink"/>
                <w:rFonts w:ascii="Times" w:eastAsia="Times" w:hAnsi="Times" w:cs="Times"/>
                <w:noProof/>
              </w:rPr>
              <w:t>3.1.</w:t>
            </w:r>
            <w:r w:rsidR="008F6F5A">
              <w:rPr>
                <w:rFonts w:eastAsiaTheme="minorEastAsia" w:cstheme="minorBidi"/>
                <w:noProof/>
                <w:sz w:val="24"/>
                <w:szCs w:val="24"/>
              </w:rPr>
              <w:tab/>
            </w:r>
            <w:r w:rsidR="008F6F5A" w:rsidRPr="00B139D8">
              <w:rPr>
                <w:rStyle w:val="Hyperlink"/>
                <w:rFonts w:ascii="Times" w:eastAsia="Times" w:hAnsi="Times" w:cs="Times"/>
                <w:noProof/>
              </w:rPr>
              <w:t>Product Backlog</w:t>
            </w:r>
            <w:r w:rsidR="008F6F5A">
              <w:rPr>
                <w:noProof/>
                <w:webHidden/>
              </w:rPr>
              <w:tab/>
            </w:r>
            <w:r w:rsidR="008F6F5A">
              <w:rPr>
                <w:noProof/>
                <w:webHidden/>
              </w:rPr>
              <w:fldChar w:fldCharType="begin"/>
            </w:r>
            <w:r w:rsidR="008F6F5A">
              <w:rPr>
                <w:noProof/>
                <w:webHidden/>
              </w:rPr>
              <w:instrText xml:space="preserve"> PAGEREF _Toc520105449 \h </w:instrText>
            </w:r>
            <w:r w:rsidR="008F6F5A">
              <w:rPr>
                <w:noProof/>
                <w:webHidden/>
              </w:rPr>
            </w:r>
            <w:r w:rsidR="008F6F5A">
              <w:rPr>
                <w:noProof/>
                <w:webHidden/>
              </w:rPr>
              <w:fldChar w:fldCharType="separate"/>
            </w:r>
            <w:r w:rsidR="008F6F5A">
              <w:rPr>
                <w:noProof/>
                <w:webHidden/>
              </w:rPr>
              <w:t>13</w:t>
            </w:r>
            <w:r w:rsidR="008F6F5A">
              <w:rPr>
                <w:noProof/>
                <w:webHidden/>
              </w:rPr>
              <w:fldChar w:fldCharType="end"/>
            </w:r>
          </w:hyperlink>
        </w:p>
        <w:p w14:paraId="6873DC48" w14:textId="42127378" w:rsidR="008F6F5A" w:rsidRDefault="00FB1AA6">
          <w:pPr>
            <w:pStyle w:val="TOC3"/>
            <w:tabs>
              <w:tab w:val="left" w:pos="1200"/>
              <w:tab w:val="right" w:leader="dot" w:pos="8780"/>
            </w:tabs>
            <w:rPr>
              <w:rFonts w:eastAsiaTheme="minorEastAsia" w:cstheme="minorBidi"/>
              <w:noProof/>
              <w:sz w:val="24"/>
              <w:szCs w:val="24"/>
            </w:rPr>
          </w:pPr>
          <w:hyperlink w:anchor="_Toc520105450" w:history="1">
            <w:r w:rsidR="008F6F5A" w:rsidRPr="00B139D8">
              <w:rPr>
                <w:rStyle w:val="Hyperlink"/>
                <w:rFonts w:ascii="Times" w:eastAsia="Times" w:hAnsi="Times" w:cs="Times"/>
                <w:noProof/>
              </w:rPr>
              <w:t>3.2.</w:t>
            </w:r>
            <w:r w:rsidR="008F6F5A">
              <w:rPr>
                <w:rFonts w:eastAsiaTheme="minorEastAsia" w:cstheme="minorBidi"/>
                <w:noProof/>
                <w:sz w:val="24"/>
                <w:szCs w:val="24"/>
              </w:rPr>
              <w:tab/>
            </w:r>
            <w:r w:rsidR="008F6F5A" w:rsidRPr="00B139D8">
              <w:rPr>
                <w:rStyle w:val="Hyperlink"/>
                <w:rFonts w:ascii="Times" w:eastAsia="Times" w:hAnsi="Times" w:cs="Times"/>
                <w:noProof/>
              </w:rPr>
              <w:t>Sprint Backlog</w:t>
            </w:r>
            <w:r w:rsidR="008F6F5A">
              <w:rPr>
                <w:noProof/>
                <w:webHidden/>
              </w:rPr>
              <w:tab/>
            </w:r>
            <w:r w:rsidR="008F6F5A">
              <w:rPr>
                <w:noProof/>
                <w:webHidden/>
              </w:rPr>
              <w:fldChar w:fldCharType="begin"/>
            </w:r>
            <w:r w:rsidR="008F6F5A">
              <w:rPr>
                <w:noProof/>
                <w:webHidden/>
              </w:rPr>
              <w:instrText xml:space="preserve"> PAGEREF _Toc520105450 \h </w:instrText>
            </w:r>
            <w:r w:rsidR="008F6F5A">
              <w:rPr>
                <w:noProof/>
                <w:webHidden/>
              </w:rPr>
            </w:r>
            <w:r w:rsidR="008F6F5A">
              <w:rPr>
                <w:noProof/>
                <w:webHidden/>
              </w:rPr>
              <w:fldChar w:fldCharType="separate"/>
            </w:r>
            <w:r w:rsidR="008F6F5A">
              <w:rPr>
                <w:noProof/>
                <w:webHidden/>
              </w:rPr>
              <w:t>13</w:t>
            </w:r>
            <w:r w:rsidR="008F6F5A">
              <w:rPr>
                <w:noProof/>
                <w:webHidden/>
              </w:rPr>
              <w:fldChar w:fldCharType="end"/>
            </w:r>
          </w:hyperlink>
        </w:p>
        <w:p w14:paraId="3FD69C6F" w14:textId="33D0787D" w:rsidR="008F6F5A" w:rsidRDefault="00FB1AA6">
          <w:pPr>
            <w:pStyle w:val="TOC4"/>
            <w:tabs>
              <w:tab w:val="left" w:pos="1440"/>
              <w:tab w:val="right" w:leader="dot" w:pos="8780"/>
            </w:tabs>
            <w:rPr>
              <w:rFonts w:eastAsiaTheme="minorEastAsia" w:cstheme="minorBidi"/>
              <w:noProof/>
              <w:sz w:val="24"/>
              <w:szCs w:val="24"/>
            </w:rPr>
          </w:pPr>
          <w:hyperlink w:anchor="_Toc520105451" w:history="1">
            <w:r w:rsidR="008F6F5A" w:rsidRPr="00B139D8">
              <w:rPr>
                <w:rStyle w:val="Hyperlink"/>
                <w:rFonts w:ascii="Times" w:eastAsia="Times" w:hAnsi="Times" w:cs="Times"/>
                <w:noProof/>
              </w:rPr>
              <w:t>3.2.1.</w:t>
            </w:r>
            <w:r w:rsidR="008F6F5A">
              <w:rPr>
                <w:rFonts w:eastAsiaTheme="minorEastAsia" w:cstheme="minorBidi"/>
                <w:noProof/>
                <w:sz w:val="24"/>
                <w:szCs w:val="24"/>
              </w:rPr>
              <w:tab/>
            </w:r>
            <w:r w:rsidR="008F6F5A" w:rsidRPr="00B139D8">
              <w:rPr>
                <w:rStyle w:val="Hyperlink"/>
                <w:rFonts w:ascii="Times" w:eastAsia="Times" w:hAnsi="Times" w:cs="Times"/>
                <w:noProof/>
              </w:rPr>
              <w:t>Sprint 1 (18.05.2018 – 25.05.2018): Project initiation</w:t>
            </w:r>
            <w:r w:rsidR="008F6F5A">
              <w:rPr>
                <w:noProof/>
                <w:webHidden/>
              </w:rPr>
              <w:tab/>
            </w:r>
            <w:r w:rsidR="008F6F5A">
              <w:rPr>
                <w:noProof/>
                <w:webHidden/>
              </w:rPr>
              <w:fldChar w:fldCharType="begin"/>
            </w:r>
            <w:r w:rsidR="008F6F5A">
              <w:rPr>
                <w:noProof/>
                <w:webHidden/>
              </w:rPr>
              <w:instrText xml:space="preserve"> PAGEREF _Toc520105451 \h </w:instrText>
            </w:r>
            <w:r w:rsidR="008F6F5A">
              <w:rPr>
                <w:noProof/>
                <w:webHidden/>
              </w:rPr>
            </w:r>
            <w:r w:rsidR="008F6F5A">
              <w:rPr>
                <w:noProof/>
                <w:webHidden/>
              </w:rPr>
              <w:fldChar w:fldCharType="separate"/>
            </w:r>
            <w:r w:rsidR="008F6F5A">
              <w:rPr>
                <w:noProof/>
                <w:webHidden/>
              </w:rPr>
              <w:t>13</w:t>
            </w:r>
            <w:r w:rsidR="008F6F5A">
              <w:rPr>
                <w:noProof/>
                <w:webHidden/>
              </w:rPr>
              <w:fldChar w:fldCharType="end"/>
            </w:r>
          </w:hyperlink>
        </w:p>
        <w:p w14:paraId="273C25D8" w14:textId="191C3AE0" w:rsidR="008F6F5A" w:rsidRDefault="00FB1AA6">
          <w:pPr>
            <w:pStyle w:val="TOC5"/>
            <w:tabs>
              <w:tab w:val="left" w:pos="1920"/>
              <w:tab w:val="right" w:leader="dot" w:pos="8780"/>
            </w:tabs>
            <w:rPr>
              <w:rFonts w:eastAsiaTheme="minorEastAsia" w:cstheme="minorBidi"/>
              <w:noProof/>
              <w:sz w:val="24"/>
              <w:szCs w:val="24"/>
            </w:rPr>
          </w:pPr>
          <w:hyperlink w:anchor="_Toc520105452" w:history="1">
            <w:r w:rsidR="008F6F5A" w:rsidRPr="00B139D8">
              <w:rPr>
                <w:rStyle w:val="Hyperlink"/>
                <w:rFonts w:ascii="Times" w:eastAsia="Times" w:hAnsi="Times" w:cs="Times"/>
                <w:noProof/>
              </w:rPr>
              <w:t>3.2.1.1.</w:t>
            </w:r>
            <w:r w:rsidR="008F6F5A">
              <w:rPr>
                <w:rFonts w:eastAsiaTheme="minorEastAsia" w:cstheme="minorBidi"/>
                <w:noProof/>
                <w:sz w:val="24"/>
                <w:szCs w:val="24"/>
              </w:rPr>
              <w:tab/>
            </w:r>
            <w:r w:rsidR="008F6F5A" w:rsidRPr="00B139D8">
              <w:rPr>
                <w:rStyle w:val="Hyperlink"/>
                <w:rFonts w:ascii="Times" w:eastAsia="Times" w:hAnsi="Times" w:cs="Times"/>
                <w:noProof/>
              </w:rPr>
              <w:t>Goal</w:t>
            </w:r>
            <w:r w:rsidR="008F6F5A">
              <w:rPr>
                <w:noProof/>
                <w:webHidden/>
              </w:rPr>
              <w:tab/>
            </w:r>
            <w:r w:rsidR="008F6F5A">
              <w:rPr>
                <w:noProof/>
                <w:webHidden/>
              </w:rPr>
              <w:fldChar w:fldCharType="begin"/>
            </w:r>
            <w:r w:rsidR="008F6F5A">
              <w:rPr>
                <w:noProof/>
                <w:webHidden/>
              </w:rPr>
              <w:instrText xml:space="preserve"> PAGEREF _Toc520105452 \h </w:instrText>
            </w:r>
            <w:r w:rsidR="008F6F5A">
              <w:rPr>
                <w:noProof/>
                <w:webHidden/>
              </w:rPr>
            </w:r>
            <w:r w:rsidR="008F6F5A">
              <w:rPr>
                <w:noProof/>
                <w:webHidden/>
              </w:rPr>
              <w:fldChar w:fldCharType="separate"/>
            </w:r>
            <w:r w:rsidR="008F6F5A">
              <w:rPr>
                <w:noProof/>
                <w:webHidden/>
              </w:rPr>
              <w:t>13</w:t>
            </w:r>
            <w:r w:rsidR="008F6F5A">
              <w:rPr>
                <w:noProof/>
                <w:webHidden/>
              </w:rPr>
              <w:fldChar w:fldCharType="end"/>
            </w:r>
          </w:hyperlink>
        </w:p>
        <w:p w14:paraId="498488F0" w14:textId="7B839D4A" w:rsidR="008F6F5A" w:rsidRDefault="00FB1AA6">
          <w:pPr>
            <w:pStyle w:val="TOC5"/>
            <w:tabs>
              <w:tab w:val="left" w:pos="1920"/>
              <w:tab w:val="right" w:leader="dot" w:pos="8780"/>
            </w:tabs>
            <w:rPr>
              <w:rFonts w:eastAsiaTheme="minorEastAsia" w:cstheme="minorBidi"/>
              <w:noProof/>
              <w:sz w:val="24"/>
              <w:szCs w:val="24"/>
            </w:rPr>
          </w:pPr>
          <w:hyperlink w:anchor="_Toc520105453" w:history="1">
            <w:r w:rsidR="008F6F5A" w:rsidRPr="00B139D8">
              <w:rPr>
                <w:rStyle w:val="Hyperlink"/>
                <w:rFonts w:ascii="Times" w:eastAsia="Times" w:hAnsi="Times" w:cs="Times"/>
                <w:noProof/>
              </w:rPr>
              <w:t>3.2.1.2.</w:t>
            </w:r>
            <w:r w:rsidR="008F6F5A">
              <w:rPr>
                <w:rFonts w:eastAsiaTheme="minorEastAsia" w:cstheme="minorBidi"/>
                <w:noProof/>
                <w:sz w:val="24"/>
                <w:szCs w:val="24"/>
              </w:rPr>
              <w:tab/>
            </w:r>
            <w:r w:rsidR="008F6F5A" w:rsidRPr="00B139D8">
              <w:rPr>
                <w:rStyle w:val="Hyperlink"/>
                <w:rFonts w:ascii="Times" w:eastAsia="Times" w:hAnsi="Times" w:cs="Times"/>
                <w:noProof/>
              </w:rPr>
              <w:t>Development</w:t>
            </w:r>
            <w:r w:rsidR="008F6F5A">
              <w:rPr>
                <w:noProof/>
                <w:webHidden/>
              </w:rPr>
              <w:tab/>
            </w:r>
            <w:r w:rsidR="008F6F5A">
              <w:rPr>
                <w:noProof/>
                <w:webHidden/>
              </w:rPr>
              <w:fldChar w:fldCharType="begin"/>
            </w:r>
            <w:r w:rsidR="008F6F5A">
              <w:rPr>
                <w:noProof/>
                <w:webHidden/>
              </w:rPr>
              <w:instrText xml:space="preserve"> PAGEREF _Toc520105453 \h </w:instrText>
            </w:r>
            <w:r w:rsidR="008F6F5A">
              <w:rPr>
                <w:noProof/>
                <w:webHidden/>
              </w:rPr>
            </w:r>
            <w:r w:rsidR="008F6F5A">
              <w:rPr>
                <w:noProof/>
                <w:webHidden/>
              </w:rPr>
              <w:fldChar w:fldCharType="separate"/>
            </w:r>
            <w:r w:rsidR="008F6F5A">
              <w:rPr>
                <w:noProof/>
                <w:webHidden/>
              </w:rPr>
              <w:t>14</w:t>
            </w:r>
            <w:r w:rsidR="008F6F5A">
              <w:rPr>
                <w:noProof/>
                <w:webHidden/>
              </w:rPr>
              <w:fldChar w:fldCharType="end"/>
            </w:r>
          </w:hyperlink>
        </w:p>
        <w:p w14:paraId="7C86453D" w14:textId="1DC08A6A" w:rsidR="008F6F5A" w:rsidRDefault="00FB1AA6">
          <w:pPr>
            <w:pStyle w:val="TOC4"/>
            <w:tabs>
              <w:tab w:val="left" w:pos="1440"/>
              <w:tab w:val="right" w:leader="dot" w:pos="8780"/>
            </w:tabs>
            <w:rPr>
              <w:rFonts w:eastAsiaTheme="minorEastAsia" w:cstheme="minorBidi"/>
              <w:noProof/>
              <w:sz w:val="24"/>
              <w:szCs w:val="24"/>
            </w:rPr>
          </w:pPr>
          <w:hyperlink w:anchor="_Toc520105454" w:history="1">
            <w:r w:rsidR="008F6F5A" w:rsidRPr="00B139D8">
              <w:rPr>
                <w:rStyle w:val="Hyperlink"/>
                <w:rFonts w:ascii="Times" w:eastAsia="Times" w:hAnsi="Times" w:cs="Times"/>
                <w:noProof/>
              </w:rPr>
              <w:t>3.2.2.</w:t>
            </w:r>
            <w:r w:rsidR="008F6F5A">
              <w:rPr>
                <w:rFonts w:eastAsiaTheme="minorEastAsia" w:cstheme="minorBidi"/>
                <w:noProof/>
                <w:sz w:val="24"/>
                <w:szCs w:val="24"/>
              </w:rPr>
              <w:tab/>
            </w:r>
            <w:r w:rsidR="008F6F5A" w:rsidRPr="00B139D8">
              <w:rPr>
                <w:rStyle w:val="Hyperlink"/>
                <w:rFonts w:ascii="Times" w:eastAsia="Times" w:hAnsi="Times" w:cs="Times"/>
                <w:noProof/>
              </w:rPr>
              <w:t>Sprint 2</w:t>
            </w:r>
            <w:r w:rsidR="008F6F5A">
              <w:rPr>
                <w:noProof/>
                <w:webHidden/>
              </w:rPr>
              <w:tab/>
            </w:r>
            <w:r w:rsidR="008F6F5A">
              <w:rPr>
                <w:noProof/>
                <w:webHidden/>
              </w:rPr>
              <w:fldChar w:fldCharType="begin"/>
            </w:r>
            <w:r w:rsidR="008F6F5A">
              <w:rPr>
                <w:noProof/>
                <w:webHidden/>
              </w:rPr>
              <w:instrText xml:space="preserve"> PAGEREF _Toc520105454 \h </w:instrText>
            </w:r>
            <w:r w:rsidR="008F6F5A">
              <w:rPr>
                <w:noProof/>
                <w:webHidden/>
              </w:rPr>
            </w:r>
            <w:r w:rsidR="008F6F5A">
              <w:rPr>
                <w:noProof/>
                <w:webHidden/>
              </w:rPr>
              <w:fldChar w:fldCharType="separate"/>
            </w:r>
            <w:r w:rsidR="008F6F5A">
              <w:rPr>
                <w:noProof/>
                <w:webHidden/>
              </w:rPr>
              <w:t>14</w:t>
            </w:r>
            <w:r w:rsidR="008F6F5A">
              <w:rPr>
                <w:noProof/>
                <w:webHidden/>
              </w:rPr>
              <w:fldChar w:fldCharType="end"/>
            </w:r>
          </w:hyperlink>
        </w:p>
        <w:p w14:paraId="461B1E22" w14:textId="30911D77" w:rsidR="008F6F5A" w:rsidRDefault="00FB1AA6">
          <w:pPr>
            <w:pStyle w:val="TOC5"/>
            <w:tabs>
              <w:tab w:val="left" w:pos="1920"/>
              <w:tab w:val="right" w:leader="dot" w:pos="8780"/>
            </w:tabs>
            <w:rPr>
              <w:rFonts w:eastAsiaTheme="minorEastAsia" w:cstheme="minorBidi"/>
              <w:noProof/>
              <w:sz w:val="24"/>
              <w:szCs w:val="24"/>
            </w:rPr>
          </w:pPr>
          <w:hyperlink w:anchor="_Toc520105455" w:history="1">
            <w:r w:rsidR="008F6F5A" w:rsidRPr="00B139D8">
              <w:rPr>
                <w:rStyle w:val="Hyperlink"/>
                <w:rFonts w:ascii="Times" w:eastAsia="Calibri" w:hAnsi="Times" w:cs="Times"/>
                <w:noProof/>
              </w:rPr>
              <w:t>3.2.2.1.</w:t>
            </w:r>
            <w:r w:rsidR="008F6F5A">
              <w:rPr>
                <w:rFonts w:eastAsiaTheme="minorEastAsia" w:cstheme="minorBidi"/>
                <w:noProof/>
                <w:sz w:val="24"/>
                <w:szCs w:val="24"/>
              </w:rPr>
              <w:tab/>
            </w:r>
            <w:r w:rsidR="008F6F5A" w:rsidRPr="00B139D8">
              <w:rPr>
                <w:rStyle w:val="Hyperlink"/>
                <w:rFonts w:ascii="Times" w:eastAsia="Times" w:hAnsi="Times" w:cs="Times"/>
                <w:noProof/>
              </w:rPr>
              <w:t>Goal</w:t>
            </w:r>
            <w:r w:rsidR="008F6F5A">
              <w:rPr>
                <w:noProof/>
                <w:webHidden/>
              </w:rPr>
              <w:tab/>
            </w:r>
            <w:r w:rsidR="008F6F5A">
              <w:rPr>
                <w:noProof/>
                <w:webHidden/>
              </w:rPr>
              <w:fldChar w:fldCharType="begin"/>
            </w:r>
            <w:r w:rsidR="008F6F5A">
              <w:rPr>
                <w:noProof/>
                <w:webHidden/>
              </w:rPr>
              <w:instrText xml:space="preserve"> PAGEREF _Toc520105455 \h </w:instrText>
            </w:r>
            <w:r w:rsidR="008F6F5A">
              <w:rPr>
                <w:noProof/>
                <w:webHidden/>
              </w:rPr>
            </w:r>
            <w:r w:rsidR="008F6F5A">
              <w:rPr>
                <w:noProof/>
                <w:webHidden/>
              </w:rPr>
              <w:fldChar w:fldCharType="separate"/>
            </w:r>
            <w:r w:rsidR="008F6F5A">
              <w:rPr>
                <w:noProof/>
                <w:webHidden/>
              </w:rPr>
              <w:t>14</w:t>
            </w:r>
            <w:r w:rsidR="008F6F5A">
              <w:rPr>
                <w:noProof/>
                <w:webHidden/>
              </w:rPr>
              <w:fldChar w:fldCharType="end"/>
            </w:r>
          </w:hyperlink>
        </w:p>
        <w:p w14:paraId="195FEAA0" w14:textId="3A0DC113" w:rsidR="008F6F5A" w:rsidRDefault="00FB1AA6">
          <w:pPr>
            <w:pStyle w:val="TOC5"/>
            <w:tabs>
              <w:tab w:val="left" w:pos="1920"/>
              <w:tab w:val="right" w:leader="dot" w:pos="8780"/>
            </w:tabs>
            <w:rPr>
              <w:rFonts w:eastAsiaTheme="minorEastAsia" w:cstheme="minorBidi"/>
              <w:noProof/>
              <w:sz w:val="24"/>
              <w:szCs w:val="24"/>
            </w:rPr>
          </w:pPr>
          <w:hyperlink w:anchor="_Toc520105456" w:history="1">
            <w:r w:rsidR="008F6F5A" w:rsidRPr="00B139D8">
              <w:rPr>
                <w:rStyle w:val="Hyperlink"/>
                <w:rFonts w:ascii="Times" w:eastAsia="Times" w:hAnsi="Times" w:cs="Times"/>
                <w:noProof/>
              </w:rPr>
              <w:t>3.2.2.2.</w:t>
            </w:r>
            <w:r w:rsidR="008F6F5A">
              <w:rPr>
                <w:rFonts w:eastAsiaTheme="minorEastAsia" w:cstheme="minorBidi"/>
                <w:noProof/>
                <w:sz w:val="24"/>
                <w:szCs w:val="24"/>
              </w:rPr>
              <w:tab/>
            </w:r>
            <w:r w:rsidR="008F6F5A" w:rsidRPr="00B139D8">
              <w:rPr>
                <w:rStyle w:val="Hyperlink"/>
                <w:rFonts w:ascii="Times" w:eastAsia="Times" w:hAnsi="Times" w:cs="Times"/>
                <w:noProof/>
              </w:rPr>
              <w:t>Development</w:t>
            </w:r>
            <w:r w:rsidR="008F6F5A">
              <w:rPr>
                <w:noProof/>
                <w:webHidden/>
              </w:rPr>
              <w:tab/>
            </w:r>
            <w:r w:rsidR="008F6F5A">
              <w:rPr>
                <w:noProof/>
                <w:webHidden/>
              </w:rPr>
              <w:fldChar w:fldCharType="begin"/>
            </w:r>
            <w:r w:rsidR="008F6F5A">
              <w:rPr>
                <w:noProof/>
                <w:webHidden/>
              </w:rPr>
              <w:instrText xml:space="preserve"> PAGEREF _Toc520105456 \h </w:instrText>
            </w:r>
            <w:r w:rsidR="008F6F5A">
              <w:rPr>
                <w:noProof/>
                <w:webHidden/>
              </w:rPr>
            </w:r>
            <w:r w:rsidR="008F6F5A">
              <w:rPr>
                <w:noProof/>
                <w:webHidden/>
              </w:rPr>
              <w:fldChar w:fldCharType="separate"/>
            </w:r>
            <w:r w:rsidR="008F6F5A">
              <w:rPr>
                <w:noProof/>
                <w:webHidden/>
              </w:rPr>
              <w:t>14</w:t>
            </w:r>
            <w:r w:rsidR="008F6F5A">
              <w:rPr>
                <w:noProof/>
                <w:webHidden/>
              </w:rPr>
              <w:fldChar w:fldCharType="end"/>
            </w:r>
          </w:hyperlink>
        </w:p>
        <w:p w14:paraId="0FB8C1A9" w14:textId="18A7150F" w:rsidR="008F6F5A" w:rsidRDefault="00FB1AA6">
          <w:pPr>
            <w:pStyle w:val="TOC3"/>
            <w:tabs>
              <w:tab w:val="left" w:pos="1200"/>
              <w:tab w:val="right" w:leader="dot" w:pos="8780"/>
            </w:tabs>
            <w:rPr>
              <w:rFonts w:eastAsiaTheme="minorEastAsia" w:cstheme="minorBidi"/>
              <w:noProof/>
              <w:sz w:val="24"/>
              <w:szCs w:val="24"/>
            </w:rPr>
          </w:pPr>
          <w:hyperlink w:anchor="_Toc520105457" w:history="1">
            <w:r w:rsidR="008F6F5A" w:rsidRPr="00B139D8">
              <w:rPr>
                <w:rStyle w:val="Hyperlink"/>
                <w:rFonts w:ascii="Times" w:eastAsia="Times" w:hAnsi="Times" w:cs="Times"/>
                <w:noProof/>
              </w:rPr>
              <w:t>3.3.</w:t>
            </w:r>
            <w:r w:rsidR="008F6F5A">
              <w:rPr>
                <w:rFonts w:eastAsiaTheme="minorEastAsia" w:cstheme="minorBidi"/>
                <w:noProof/>
                <w:sz w:val="24"/>
                <w:szCs w:val="24"/>
              </w:rPr>
              <w:tab/>
            </w:r>
            <w:r w:rsidR="008F6F5A" w:rsidRPr="00B139D8">
              <w:rPr>
                <w:rStyle w:val="Hyperlink"/>
                <w:rFonts w:ascii="Times" w:eastAsia="Times" w:hAnsi="Times" w:cs="Times"/>
                <w:noProof/>
              </w:rPr>
              <w:t>All Meeting Minutes</w:t>
            </w:r>
            <w:r w:rsidR="008F6F5A">
              <w:rPr>
                <w:noProof/>
                <w:webHidden/>
              </w:rPr>
              <w:tab/>
            </w:r>
            <w:r w:rsidR="008F6F5A">
              <w:rPr>
                <w:noProof/>
                <w:webHidden/>
              </w:rPr>
              <w:fldChar w:fldCharType="begin"/>
            </w:r>
            <w:r w:rsidR="008F6F5A">
              <w:rPr>
                <w:noProof/>
                <w:webHidden/>
              </w:rPr>
              <w:instrText xml:space="preserve"> PAGEREF _Toc520105457 \h </w:instrText>
            </w:r>
            <w:r w:rsidR="008F6F5A">
              <w:rPr>
                <w:noProof/>
                <w:webHidden/>
              </w:rPr>
            </w:r>
            <w:r w:rsidR="008F6F5A">
              <w:rPr>
                <w:noProof/>
                <w:webHidden/>
              </w:rPr>
              <w:fldChar w:fldCharType="separate"/>
            </w:r>
            <w:r w:rsidR="008F6F5A">
              <w:rPr>
                <w:noProof/>
                <w:webHidden/>
              </w:rPr>
              <w:t>14</w:t>
            </w:r>
            <w:r w:rsidR="008F6F5A">
              <w:rPr>
                <w:noProof/>
                <w:webHidden/>
              </w:rPr>
              <w:fldChar w:fldCharType="end"/>
            </w:r>
          </w:hyperlink>
        </w:p>
        <w:p w14:paraId="3DEA3973" w14:textId="6DEF5AFA"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58" w:history="1">
            <w:r w:rsidR="008F6F5A" w:rsidRPr="00B139D8">
              <w:rPr>
                <w:rStyle w:val="Hyperlink"/>
                <w:rFonts w:ascii="Times" w:eastAsia="Times" w:hAnsi="Times" w:cs="Times"/>
                <w:noProof/>
              </w:rPr>
              <w:t>4.</w:t>
            </w:r>
            <w:r w:rsidR="008F6F5A">
              <w:rPr>
                <w:rFonts w:eastAsiaTheme="minorEastAsia" w:cstheme="minorBidi"/>
                <w:b w:val="0"/>
                <w:bCs w:val="0"/>
                <w:noProof/>
                <w:sz w:val="24"/>
                <w:szCs w:val="24"/>
              </w:rPr>
              <w:tab/>
            </w:r>
            <w:r w:rsidR="008F6F5A" w:rsidRPr="00B139D8">
              <w:rPr>
                <w:rStyle w:val="Hyperlink"/>
                <w:rFonts w:ascii="Times" w:eastAsia="Times" w:hAnsi="Times" w:cs="Times"/>
                <w:noProof/>
              </w:rPr>
              <w:t>Coding Convention</w:t>
            </w:r>
            <w:r w:rsidR="008F6F5A">
              <w:rPr>
                <w:noProof/>
                <w:webHidden/>
              </w:rPr>
              <w:tab/>
            </w:r>
            <w:r w:rsidR="008F6F5A">
              <w:rPr>
                <w:noProof/>
                <w:webHidden/>
              </w:rPr>
              <w:fldChar w:fldCharType="begin"/>
            </w:r>
            <w:r w:rsidR="008F6F5A">
              <w:rPr>
                <w:noProof/>
                <w:webHidden/>
              </w:rPr>
              <w:instrText xml:space="preserve"> PAGEREF _Toc520105458 \h </w:instrText>
            </w:r>
            <w:r w:rsidR="008F6F5A">
              <w:rPr>
                <w:noProof/>
                <w:webHidden/>
              </w:rPr>
            </w:r>
            <w:r w:rsidR="008F6F5A">
              <w:rPr>
                <w:noProof/>
                <w:webHidden/>
              </w:rPr>
              <w:fldChar w:fldCharType="separate"/>
            </w:r>
            <w:r w:rsidR="008F6F5A">
              <w:rPr>
                <w:noProof/>
                <w:webHidden/>
              </w:rPr>
              <w:t>14</w:t>
            </w:r>
            <w:r w:rsidR="008F6F5A">
              <w:rPr>
                <w:noProof/>
                <w:webHidden/>
              </w:rPr>
              <w:fldChar w:fldCharType="end"/>
            </w:r>
          </w:hyperlink>
        </w:p>
        <w:p w14:paraId="5DAACE70" w14:textId="18B49CDF" w:rsidR="008F6F5A" w:rsidRDefault="00FB1AA6">
          <w:pPr>
            <w:pStyle w:val="TOC1"/>
            <w:tabs>
              <w:tab w:val="left" w:pos="480"/>
              <w:tab w:val="right" w:leader="dot" w:pos="8780"/>
            </w:tabs>
            <w:rPr>
              <w:rFonts w:eastAsiaTheme="minorEastAsia" w:cstheme="minorBidi"/>
              <w:b w:val="0"/>
              <w:bCs w:val="0"/>
              <w:i w:val="0"/>
              <w:iCs w:val="0"/>
              <w:noProof/>
            </w:rPr>
          </w:pPr>
          <w:hyperlink w:anchor="_Toc520105459" w:history="1">
            <w:r w:rsidR="008F6F5A" w:rsidRPr="00B139D8">
              <w:rPr>
                <w:rStyle w:val="Hyperlink"/>
                <w:rFonts w:ascii="Times" w:eastAsia="Times" w:hAnsi="Times" w:cs="Times"/>
                <w:noProof/>
              </w:rPr>
              <w:t>C.</w:t>
            </w:r>
            <w:r w:rsidR="008F6F5A">
              <w:rPr>
                <w:rFonts w:eastAsiaTheme="minorEastAsia" w:cstheme="minorBidi"/>
                <w:b w:val="0"/>
                <w:bCs w:val="0"/>
                <w:i w:val="0"/>
                <w:iCs w:val="0"/>
                <w:noProof/>
              </w:rPr>
              <w:tab/>
            </w:r>
            <w:r w:rsidR="008F6F5A" w:rsidRPr="00B139D8">
              <w:rPr>
                <w:rStyle w:val="Hyperlink"/>
                <w:rFonts w:ascii="Times" w:eastAsia="Times" w:hAnsi="Times" w:cs="Times"/>
                <w:noProof/>
              </w:rPr>
              <w:t>Software Requirement Specification</w:t>
            </w:r>
            <w:r w:rsidR="008F6F5A">
              <w:rPr>
                <w:noProof/>
                <w:webHidden/>
              </w:rPr>
              <w:tab/>
            </w:r>
            <w:r w:rsidR="008F6F5A">
              <w:rPr>
                <w:noProof/>
                <w:webHidden/>
              </w:rPr>
              <w:fldChar w:fldCharType="begin"/>
            </w:r>
            <w:r w:rsidR="008F6F5A">
              <w:rPr>
                <w:noProof/>
                <w:webHidden/>
              </w:rPr>
              <w:instrText xml:space="preserve"> PAGEREF _Toc520105459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7CBE7A79" w14:textId="525B0274"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60" w:history="1">
            <w:r w:rsidR="008F6F5A" w:rsidRPr="00B139D8">
              <w:rPr>
                <w:rStyle w:val="Hyperlink"/>
                <w:rFonts w:ascii="Times" w:eastAsia="Calibri" w:hAnsi="Times" w:cs="Times"/>
                <w:noProof/>
              </w:rPr>
              <w:t>1.</w:t>
            </w:r>
            <w:r w:rsidR="008F6F5A">
              <w:rPr>
                <w:rFonts w:eastAsiaTheme="minorEastAsia" w:cstheme="minorBidi"/>
                <w:b w:val="0"/>
                <w:bCs w:val="0"/>
                <w:noProof/>
                <w:sz w:val="24"/>
                <w:szCs w:val="24"/>
              </w:rPr>
              <w:tab/>
            </w:r>
            <w:r w:rsidR="008F6F5A" w:rsidRPr="00B139D8">
              <w:rPr>
                <w:rStyle w:val="Hyperlink"/>
                <w:rFonts w:ascii="Times" w:eastAsia="Calibri" w:hAnsi="Times" w:cs="Times"/>
                <w:noProof/>
              </w:rPr>
              <w:t>User Requirement Specification</w:t>
            </w:r>
            <w:r w:rsidR="008F6F5A">
              <w:rPr>
                <w:noProof/>
                <w:webHidden/>
              </w:rPr>
              <w:tab/>
            </w:r>
            <w:r w:rsidR="008F6F5A">
              <w:rPr>
                <w:noProof/>
                <w:webHidden/>
              </w:rPr>
              <w:fldChar w:fldCharType="begin"/>
            </w:r>
            <w:r w:rsidR="008F6F5A">
              <w:rPr>
                <w:noProof/>
                <w:webHidden/>
              </w:rPr>
              <w:instrText xml:space="preserve"> PAGEREF _Toc520105460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326D615A" w14:textId="0F13FD37" w:rsidR="008F6F5A" w:rsidRDefault="00FB1AA6">
          <w:pPr>
            <w:pStyle w:val="TOC3"/>
            <w:tabs>
              <w:tab w:val="left" w:pos="1200"/>
              <w:tab w:val="right" w:leader="dot" w:pos="8780"/>
            </w:tabs>
            <w:rPr>
              <w:rFonts w:eastAsiaTheme="minorEastAsia" w:cstheme="minorBidi"/>
              <w:noProof/>
              <w:sz w:val="24"/>
              <w:szCs w:val="24"/>
            </w:rPr>
          </w:pPr>
          <w:hyperlink w:anchor="_Toc520105461" w:history="1">
            <w:r w:rsidR="008F6F5A" w:rsidRPr="00B139D8">
              <w:rPr>
                <w:rStyle w:val="Hyperlink"/>
                <w:rFonts w:ascii="Times" w:eastAsia="Calibri" w:hAnsi="Times" w:cs="Times"/>
                <w:noProof/>
              </w:rPr>
              <w:t>1.1.</w:t>
            </w:r>
            <w:r w:rsidR="008F6F5A">
              <w:rPr>
                <w:rFonts w:eastAsiaTheme="minorEastAsia" w:cstheme="minorBidi"/>
                <w:noProof/>
                <w:sz w:val="24"/>
                <w:szCs w:val="24"/>
              </w:rPr>
              <w:tab/>
            </w:r>
            <w:r w:rsidR="008F6F5A" w:rsidRPr="00B139D8">
              <w:rPr>
                <w:rStyle w:val="Hyperlink"/>
                <w:rFonts w:ascii="Times" w:eastAsia="Calibri" w:hAnsi="Times" w:cs="Times"/>
                <w:noProof/>
              </w:rPr>
              <w:t>Clinic Requirement</w:t>
            </w:r>
            <w:r w:rsidR="008F6F5A">
              <w:rPr>
                <w:noProof/>
                <w:webHidden/>
              </w:rPr>
              <w:tab/>
            </w:r>
            <w:r w:rsidR="008F6F5A">
              <w:rPr>
                <w:noProof/>
                <w:webHidden/>
              </w:rPr>
              <w:fldChar w:fldCharType="begin"/>
            </w:r>
            <w:r w:rsidR="008F6F5A">
              <w:rPr>
                <w:noProof/>
                <w:webHidden/>
              </w:rPr>
              <w:instrText xml:space="preserve"> PAGEREF _Toc520105461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293C9B07" w14:textId="51143CAB" w:rsidR="008F6F5A" w:rsidRDefault="00FB1AA6">
          <w:pPr>
            <w:pStyle w:val="TOC3"/>
            <w:tabs>
              <w:tab w:val="left" w:pos="1200"/>
              <w:tab w:val="right" w:leader="dot" w:pos="8780"/>
            </w:tabs>
            <w:rPr>
              <w:rFonts w:eastAsiaTheme="minorEastAsia" w:cstheme="minorBidi"/>
              <w:noProof/>
              <w:sz w:val="24"/>
              <w:szCs w:val="24"/>
            </w:rPr>
          </w:pPr>
          <w:hyperlink w:anchor="_Toc520105462" w:history="1">
            <w:r w:rsidR="008F6F5A" w:rsidRPr="00B139D8">
              <w:rPr>
                <w:rStyle w:val="Hyperlink"/>
                <w:rFonts w:ascii="Times" w:eastAsia="Calibri" w:hAnsi="Times" w:cs="Times"/>
                <w:noProof/>
              </w:rPr>
              <w:t>1.2.</w:t>
            </w:r>
            <w:r w:rsidR="008F6F5A">
              <w:rPr>
                <w:rFonts w:eastAsiaTheme="minorEastAsia" w:cstheme="minorBidi"/>
                <w:noProof/>
                <w:sz w:val="24"/>
                <w:szCs w:val="24"/>
              </w:rPr>
              <w:tab/>
            </w:r>
            <w:r w:rsidR="008F6F5A" w:rsidRPr="00B139D8">
              <w:rPr>
                <w:rStyle w:val="Hyperlink"/>
                <w:rFonts w:ascii="Times" w:eastAsia="Calibri" w:hAnsi="Times" w:cs="Times"/>
                <w:noProof/>
              </w:rPr>
              <w:t>Administrator Requirement</w:t>
            </w:r>
            <w:r w:rsidR="008F6F5A">
              <w:rPr>
                <w:noProof/>
                <w:webHidden/>
              </w:rPr>
              <w:tab/>
            </w:r>
            <w:r w:rsidR="008F6F5A">
              <w:rPr>
                <w:noProof/>
                <w:webHidden/>
              </w:rPr>
              <w:fldChar w:fldCharType="begin"/>
            </w:r>
            <w:r w:rsidR="008F6F5A">
              <w:rPr>
                <w:noProof/>
                <w:webHidden/>
              </w:rPr>
              <w:instrText xml:space="preserve"> PAGEREF _Toc520105462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15143383" w14:textId="1FDA5752" w:rsidR="008F6F5A" w:rsidRDefault="00FB1AA6">
          <w:pPr>
            <w:pStyle w:val="TOC3"/>
            <w:tabs>
              <w:tab w:val="left" w:pos="1200"/>
              <w:tab w:val="right" w:leader="dot" w:pos="8780"/>
            </w:tabs>
            <w:rPr>
              <w:rFonts w:eastAsiaTheme="minorEastAsia" w:cstheme="minorBidi"/>
              <w:noProof/>
              <w:sz w:val="24"/>
              <w:szCs w:val="24"/>
            </w:rPr>
          </w:pPr>
          <w:hyperlink w:anchor="_Toc520105463" w:history="1">
            <w:r w:rsidR="008F6F5A" w:rsidRPr="00B139D8">
              <w:rPr>
                <w:rStyle w:val="Hyperlink"/>
                <w:rFonts w:ascii="Times" w:eastAsia="Calibri" w:hAnsi="Times" w:cs="Times"/>
                <w:noProof/>
              </w:rPr>
              <w:t>1.3.</w:t>
            </w:r>
            <w:r w:rsidR="008F6F5A">
              <w:rPr>
                <w:rFonts w:eastAsiaTheme="minorEastAsia" w:cstheme="minorBidi"/>
                <w:noProof/>
                <w:sz w:val="24"/>
                <w:szCs w:val="24"/>
              </w:rPr>
              <w:tab/>
            </w:r>
            <w:r w:rsidR="008F6F5A" w:rsidRPr="00B139D8">
              <w:rPr>
                <w:rStyle w:val="Hyperlink"/>
                <w:rFonts w:ascii="Times" w:eastAsia="Calibri" w:hAnsi="Times" w:cs="Times"/>
                <w:noProof/>
              </w:rPr>
              <w:t>System Requirement</w:t>
            </w:r>
            <w:r w:rsidR="008F6F5A">
              <w:rPr>
                <w:noProof/>
                <w:webHidden/>
              </w:rPr>
              <w:tab/>
            </w:r>
            <w:r w:rsidR="008F6F5A">
              <w:rPr>
                <w:noProof/>
                <w:webHidden/>
              </w:rPr>
              <w:fldChar w:fldCharType="begin"/>
            </w:r>
            <w:r w:rsidR="008F6F5A">
              <w:rPr>
                <w:noProof/>
                <w:webHidden/>
              </w:rPr>
              <w:instrText xml:space="preserve"> PAGEREF _Toc520105463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4308E582" w14:textId="792B37C6" w:rsidR="008F6F5A" w:rsidRDefault="00FB1AA6">
          <w:pPr>
            <w:pStyle w:val="TOC2"/>
            <w:tabs>
              <w:tab w:val="left" w:pos="720"/>
              <w:tab w:val="right" w:leader="dot" w:pos="8780"/>
            </w:tabs>
            <w:rPr>
              <w:rFonts w:eastAsiaTheme="minorEastAsia" w:cstheme="minorBidi"/>
              <w:b w:val="0"/>
              <w:bCs w:val="0"/>
              <w:noProof/>
              <w:sz w:val="24"/>
              <w:szCs w:val="24"/>
            </w:rPr>
          </w:pPr>
          <w:hyperlink w:anchor="_Toc520105464" w:history="1">
            <w:r w:rsidR="008F6F5A" w:rsidRPr="00B139D8">
              <w:rPr>
                <w:rStyle w:val="Hyperlink"/>
                <w:rFonts w:ascii="Times" w:eastAsia="Calibri" w:hAnsi="Times" w:cs="Times"/>
                <w:noProof/>
              </w:rPr>
              <w:t>2.</w:t>
            </w:r>
            <w:r w:rsidR="008F6F5A">
              <w:rPr>
                <w:rFonts w:eastAsiaTheme="minorEastAsia" w:cstheme="minorBidi"/>
                <w:b w:val="0"/>
                <w:bCs w:val="0"/>
                <w:noProof/>
                <w:sz w:val="24"/>
                <w:szCs w:val="24"/>
              </w:rPr>
              <w:tab/>
            </w:r>
            <w:r w:rsidR="008F6F5A" w:rsidRPr="00B139D8">
              <w:rPr>
                <w:rStyle w:val="Hyperlink"/>
                <w:rFonts w:ascii="Times" w:eastAsia="Calibri" w:hAnsi="Times" w:cs="Times"/>
                <w:noProof/>
              </w:rPr>
              <w:t>System Requirement Specification</w:t>
            </w:r>
            <w:r w:rsidR="008F6F5A">
              <w:rPr>
                <w:noProof/>
                <w:webHidden/>
              </w:rPr>
              <w:tab/>
            </w:r>
            <w:r w:rsidR="008F6F5A">
              <w:rPr>
                <w:noProof/>
                <w:webHidden/>
              </w:rPr>
              <w:fldChar w:fldCharType="begin"/>
            </w:r>
            <w:r w:rsidR="008F6F5A">
              <w:rPr>
                <w:noProof/>
                <w:webHidden/>
              </w:rPr>
              <w:instrText xml:space="preserve"> PAGEREF _Toc520105464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4759798D" w14:textId="124A4874" w:rsidR="008F6F5A" w:rsidRDefault="00FB1AA6">
          <w:pPr>
            <w:pStyle w:val="TOC3"/>
            <w:tabs>
              <w:tab w:val="left" w:pos="1200"/>
              <w:tab w:val="right" w:leader="dot" w:pos="8780"/>
            </w:tabs>
            <w:rPr>
              <w:rFonts w:eastAsiaTheme="minorEastAsia" w:cstheme="minorBidi"/>
              <w:noProof/>
              <w:sz w:val="24"/>
              <w:szCs w:val="24"/>
            </w:rPr>
          </w:pPr>
          <w:hyperlink w:anchor="_Toc520105465" w:history="1">
            <w:r w:rsidR="008F6F5A" w:rsidRPr="00B139D8">
              <w:rPr>
                <w:rStyle w:val="Hyperlink"/>
                <w:rFonts w:ascii="Times" w:eastAsia="Calibri" w:hAnsi="Times" w:cs="Times"/>
                <w:noProof/>
              </w:rPr>
              <w:t>2.1.</w:t>
            </w:r>
            <w:r w:rsidR="008F6F5A">
              <w:rPr>
                <w:rFonts w:eastAsiaTheme="minorEastAsia" w:cstheme="minorBidi"/>
                <w:noProof/>
                <w:sz w:val="24"/>
                <w:szCs w:val="24"/>
              </w:rPr>
              <w:tab/>
            </w:r>
            <w:r w:rsidR="008F6F5A" w:rsidRPr="00B139D8">
              <w:rPr>
                <w:rStyle w:val="Hyperlink"/>
                <w:rFonts w:ascii="Times" w:eastAsia="Calibri" w:hAnsi="Times" w:cs="Times"/>
                <w:noProof/>
              </w:rPr>
              <w:t>External Interface Requirement</w:t>
            </w:r>
            <w:r w:rsidR="008F6F5A">
              <w:rPr>
                <w:noProof/>
                <w:webHidden/>
              </w:rPr>
              <w:tab/>
            </w:r>
            <w:r w:rsidR="008F6F5A">
              <w:rPr>
                <w:noProof/>
                <w:webHidden/>
              </w:rPr>
              <w:fldChar w:fldCharType="begin"/>
            </w:r>
            <w:r w:rsidR="008F6F5A">
              <w:rPr>
                <w:noProof/>
                <w:webHidden/>
              </w:rPr>
              <w:instrText xml:space="preserve"> PAGEREF _Toc520105465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4E990172" w14:textId="20AA6B45" w:rsidR="008F6F5A" w:rsidRDefault="00FB1AA6">
          <w:pPr>
            <w:pStyle w:val="TOC4"/>
            <w:tabs>
              <w:tab w:val="left" w:pos="1440"/>
              <w:tab w:val="right" w:leader="dot" w:pos="8780"/>
            </w:tabs>
            <w:rPr>
              <w:rFonts w:eastAsiaTheme="minorEastAsia" w:cstheme="minorBidi"/>
              <w:noProof/>
              <w:sz w:val="24"/>
              <w:szCs w:val="24"/>
            </w:rPr>
          </w:pPr>
          <w:hyperlink w:anchor="_Toc520105466" w:history="1">
            <w:r w:rsidR="008F6F5A" w:rsidRPr="00B139D8">
              <w:rPr>
                <w:rStyle w:val="Hyperlink"/>
                <w:rFonts w:ascii="Times" w:eastAsia="Calibri" w:hAnsi="Times" w:cs="Times"/>
                <w:noProof/>
              </w:rPr>
              <w:t>2.1.1.</w:t>
            </w:r>
            <w:r w:rsidR="008F6F5A">
              <w:rPr>
                <w:rFonts w:eastAsiaTheme="minorEastAsia" w:cstheme="minorBidi"/>
                <w:noProof/>
                <w:sz w:val="24"/>
                <w:szCs w:val="24"/>
              </w:rPr>
              <w:tab/>
            </w:r>
            <w:r w:rsidR="008F6F5A" w:rsidRPr="00B139D8">
              <w:rPr>
                <w:rStyle w:val="Hyperlink"/>
                <w:rFonts w:ascii="Times" w:eastAsia="Calibri" w:hAnsi="Times" w:cs="Times"/>
                <w:noProof/>
              </w:rPr>
              <w:t>User Interface</w:t>
            </w:r>
            <w:r w:rsidR="008F6F5A">
              <w:rPr>
                <w:noProof/>
                <w:webHidden/>
              </w:rPr>
              <w:tab/>
            </w:r>
            <w:r w:rsidR="008F6F5A">
              <w:rPr>
                <w:noProof/>
                <w:webHidden/>
              </w:rPr>
              <w:fldChar w:fldCharType="begin"/>
            </w:r>
            <w:r w:rsidR="008F6F5A">
              <w:rPr>
                <w:noProof/>
                <w:webHidden/>
              </w:rPr>
              <w:instrText xml:space="preserve"> PAGEREF _Toc520105466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5ED9497B" w14:textId="6B518D2F" w:rsidR="008F6F5A" w:rsidRDefault="00FB1AA6">
          <w:pPr>
            <w:pStyle w:val="TOC4"/>
            <w:tabs>
              <w:tab w:val="left" w:pos="1440"/>
              <w:tab w:val="right" w:leader="dot" w:pos="8780"/>
            </w:tabs>
            <w:rPr>
              <w:rFonts w:eastAsiaTheme="minorEastAsia" w:cstheme="minorBidi"/>
              <w:noProof/>
              <w:sz w:val="24"/>
              <w:szCs w:val="24"/>
            </w:rPr>
          </w:pPr>
          <w:hyperlink w:anchor="_Toc520105467" w:history="1">
            <w:r w:rsidR="008F6F5A" w:rsidRPr="00B139D8">
              <w:rPr>
                <w:rStyle w:val="Hyperlink"/>
                <w:rFonts w:ascii="Times" w:eastAsia="Calibri" w:hAnsi="Times" w:cs="Times"/>
                <w:noProof/>
              </w:rPr>
              <w:t>2.1.2.</w:t>
            </w:r>
            <w:r w:rsidR="008F6F5A">
              <w:rPr>
                <w:rFonts w:eastAsiaTheme="minorEastAsia" w:cstheme="minorBidi"/>
                <w:noProof/>
                <w:sz w:val="24"/>
                <w:szCs w:val="24"/>
              </w:rPr>
              <w:tab/>
            </w:r>
            <w:r w:rsidR="008F6F5A" w:rsidRPr="00B139D8">
              <w:rPr>
                <w:rStyle w:val="Hyperlink"/>
                <w:rFonts w:ascii="Times" w:eastAsia="Calibri" w:hAnsi="Times" w:cs="Times"/>
                <w:noProof/>
              </w:rPr>
              <w:t>Hardware Interface</w:t>
            </w:r>
            <w:r w:rsidR="008F6F5A">
              <w:rPr>
                <w:noProof/>
                <w:webHidden/>
              </w:rPr>
              <w:tab/>
            </w:r>
            <w:r w:rsidR="008F6F5A">
              <w:rPr>
                <w:noProof/>
                <w:webHidden/>
              </w:rPr>
              <w:fldChar w:fldCharType="begin"/>
            </w:r>
            <w:r w:rsidR="008F6F5A">
              <w:rPr>
                <w:noProof/>
                <w:webHidden/>
              </w:rPr>
              <w:instrText xml:space="preserve"> PAGEREF _Toc520105467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50E4D012" w14:textId="794458D6" w:rsidR="008F6F5A" w:rsidRDefault="00FB1AA6">
          <w:pPr>
            <w:pStyle w:val="TOC4"/>
            <w:tabs>
              <w:tab w:val="left" w:pos="1440"/>
              <w:tab w:val="right" w:leader="dot" w:pos="8780"/>
            </w:tabs>
            <w:rPr>
              <w:rFonts w:eastAsiaTheme="minorEastAsia" w:cstheme="minorBidi"/>
              <w:noProof/>
              <w:sz w:val="24"/>
              <w:szCs w:val="24"/>
            </w:rPr>
          </w:pPr>
          <w:hyperlink w:anchor="_Toc520105468" w:history="1">
            <w:r w:rsidR="008F6F5A" w:rsidRPr="00B139D8">
              <w:rPr>
                <w:rStyle w:val="Hyperlink"/>
                <w:rFonts w:ascii="Times" w:eastAsia="Calibri" w:hAnsi="Times" w:cs="Times"/>
                <w:noProof/>
              </w:rPr>
              <w:t>2.1.3.</w:t>
            </w:r>
            <w:r w:rsidR="008F6F5A">
              <w:rPr>
                <w:rFonts w:eastAsiaTheme="minorEastAsia" w:cstheme="minorBidi"/>
                <w:noProof/>
                <w:sz w:val="24"/>
                <w:szCs w:val="24"/>
              </w:rPr>
              <w:tab/>
            </w:r>
            <w:r w:rsidR="008F6F5A" w:rsidRPr="00B139D8">
              <w:rPr>
                <w:rStyle w:val="Hyperlink"/>
                <w:rFonts w:ascii="Times" w:eastAsia="Calibri" w:hAnsi="Times" w:cs="Times"/>
                <w:noProof/>
              </w:rPr>
              <w:t>Software Interface</w:t>
            </w:r>
            <w:r w:rsidR="008F6F5A">
              <w:rPr>
                <w:noProof/>
                <w:webHidden/>
              </w:rPr>
              <w:tab/>
            </w:r>
            <w:r w:rsidR="008F6F5A">
              <w:rPr>
                <w:noProof/>
                <w:webHidden/>
              </w:rPr>
              <w:fldChar w:fldCharType="begin"/>
            </w:r>
            <w:r w:rsidR="008F6F5A">
              <w:rPr>
                <w:noProof/>
                <w:webHidden/>
              </w:rPr>
              <w:instrText xml:space="preserve"> PAGEREF _Toc520105468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750F1AF4" w14:textId="366A435D" w:rsidR="008F6F5A" w:rsidRDefault="00FB1AA6">
          <w:pPr>
            <w:pStyle w:val="TOC4"/>
            <w:tabs>
              <w:tab w:val="left" w:pos="1440"/>
              <w:tab w:val="right" w:leader="dot" w:pos="8780"/>
            </w:tabs>
            <w:rPr>
              <w:rFonts w:eastAsiaTheme="minorEastAsia" w:cstheme="minorBidi"/>
              <w:noProof/>
              <w:sz w:val="24"/>
              <w:szCs w:val="24"/>
            </w:rPr>
          </w:pPr>
          <w:hyperlink w:anchor="_Toc520105469" w:history="1">
            <w:r w:rsidR="008F6F5A" w:rsidRPr="00B139D8">
              <w:rPr>
                <w:rStyle w:val="Hyperlink"/>
                <w:rFonts w:ascii="Times" w:eastAsia="Calibri" w:hAnsi="Times" w:cs="Times"/>
                <w:noProof/>
              </w:rPr>
              <w:t>2.1.4.</w:t>
            </w:r>
            <w:r w:rsidR="008F6F5A">
              <w:rPr>
                <w:rFonts w:eastAsiaTheme="minorEastAsia" w:cstheme="minorBidi"/>
                <w:noProof/>
                <w:sz w:val="24"/>
                <w:szCs w:val="24"/>
              </w:rPr>
              <w:tab/>
            </w:r>
            <w:r w:rsidR="008F6F5A" w:rsidRPr="00B139D8">
              <w:rPr>
                <w:rStyle w:val="Hyperlink"/>
                <w:rFonts w:ascii="Times" w:eastAsia="Calibri" w:hAnsi="Times" w:cs="Times"/>
                <w:noProof/>
              </w:rPr>
              <w:t>Communication Protocol</w:t>
            </w:r>
            <w:r w:rsidR="008F6F5A">
              <w:rPr>
                <w:noProof/>
                <w:webHidden/>
              </w:rPr>
              <w:tab/>
            </w:r>
            <w:r w:rsidR="008F6F5A">
              <w:rPr>
                <w:noProof/>
                <w:webHidden/>
              </w:rPr>
              <w:fldChar w:fldCharType="begin"/>
            </w:r>
            <w:r w:rsidR="008F6F5A">
              <w:rPr>
                <w:noProof/>
                <w:webHidden/>
              </w:rPr>
              <w:instrText xml:space="preserve"> PAGEREF _Toc520105469 \h </w:instrText>
            </w:r>
            <w:r w:rsidR="008F6F5A">
              <w:rPr>
                <w:noProof/>
                <w:webHidden/>
              </w:rPr>
            </w:r>
            <w:r w:rsidR="008F6F5A">
              <w:rPr>
                <w:noProof/>
                <w:webHidden/>
              </w:rPr>
              <w:fldChar w:fldCharType="separate"/>
            </w:r>
            <w:r w:rsidR="008F6F5A">
              <w:rPr>
                <w:noProof/>
                <w:webHidden/>
              </w:rPr>
              <w:t>16</w:t>
            </w:r>
            <w:r w:rsidR="008F6F5A">
              <w:rPr>
                <w:noProof/>
                <w:webHidden/>
              </w:rPr>
              <w:fldChar w:fldCharType="end"/>
            </w:r>
          </w:hyperlink>
        </w:p>
        <w:p w14:paraId="5F89E95E" w14:textId="1D5B4998" w:rsidR="008F6F5A" w:rsidRDefault="00FB1AA6">
          <w:pPr>
            <w:pStyle w:val="TOC3"/>
            <w:tabs>
              <w:tab w:val="left" w:pos="1200"/>
              <w:tab w:val="right" w:leader="dot" w:pos="8780"/>
            </w:tabs>
            <w:rPr>
              <w:rFonts w:eastAsiaTheme="minorEastAsia" w:cstheme="minorBidi"/>
              <w:noProof/>
              <w:sz w:val="24"/>
              <w:szCs w:val="24"/>
            </w:rPr>
          </w:pPr>
          <w:hyperlink w:anchor="_Toc520105470" w:history="1">
            <w:r w:rsidR="008F6F5A" w:rsidRPr="00B139D8">
              <w:rPr>
                <w:rStyle w:val="Hyperlink"/>
                <w:rFonts w:ascii="Times" w:eastAsia="Calibri" w:hAnsi="Times" w:cs="Times"/>
                <w:noProof/>
              </w:rPr>
              <w:t>2.2.</w:t>
            </w:r>
            <w:r w:rsidR="008F6F5A">
              <w:rPr>
                <w:rFonts w:eastAsiaTheme="minorEastAsia" w:cstheme="minorBidi"/>
                <w:noProof/>
                <w:sz w:val="24"/>
                <w:szCs w:val="24"/>
              </w:rPr>
              <w:tab/>
            </w:r>
            <w:r w:rsidR="008F6F5A" w:rsidRPr="00B139D8">
              <w:rPr>
                <w:rStyle w:val="Hyperlink"/>
                <w:rFonts w:ascii="Times" w:eastAsia="Calibri" w:hAnsi="Times" w:cs="Times"/>
                <w:noProof/>
              </w:rPr>
              <w:t>System Overview Use case</w:t>
            </w:r>
            <w:r w:rsidR="008F6F5A">
              <w:rPr>
                <w:noProof/>
                <w:webHidden/>
              </w:rPr>
              <w:tab/>
            </w:r>
            <w:r w:rsidR="008F6F5A">
              <w:rPr>
                <w:noProof/>
                <w:webHidden/>
              </w:rPr>
              <w:fldChar w:fldCharType="begin"/>
            </w:r>
            <w:r w:rsidR="008F6F5A">
              <w:rPr>
                <w:noProof/>
                <w:webHidden/>
              </w:rPr>
              <w:instrText xml:space="preserve"> PAGEREF _Toc520105470 \h </w:instrText>
            </w:r>
            <w:r w:rsidR="008F6F5A">
              <w:rPr>
                <w:noProof/>
                <w:webHidden/>
              </w:rPr>
            </w:r>
            <w:r w:rsidR="008F6F5A">
              <w:rPr>
                <w:noProof/>
                <w:webHidden/>
              </w:rPr>
              <w:fldChar w:fldCharType="separate"/>
            </w:r>
            <w:r w:rsidR="008F6F5A">
              <w:rPr>
                <w:noProof/>
                <w:webHidden/>
              </w:rPr>
              <w:t>17</w:t>
            </w:r>
            <w:r w:rsidR="008F6F5A">
              <w:rPr>
                <w:noProof/>
                <w:webHidden/>
              </w:rPr>
              <w:fldChar w:fldCharType="end"/>
            </w:r>
          </w:hyperlink>
        </w:p>
        <w:p w14:paraId="48CA9630" w14:textId="70AFEED1" w:rsidR="008F6F5A" w:rsidRDefault="00FB1AA6">
          <w:pPr>
            <w:pStyle w:val="TOC3"/>
            <w:tabs>
              <w:tab w:val="left" w:pos="1200"/>
              <w:tab w:val="right" w:leader="dot" w:pos="8780"/>
            </w:tabs>
            <w:rPr>
              <w:rFonts w:eastAsiaTheme="minorEastAsia" w:cstheme="minorBidi"/>
              <w:noProof/>
              <w:sz w:val="24"/>
              <w:szCs w:val="24"/>
            </w:rPr>
          </w:pPr>
          <w:hyperlink w:anchor="_Toc520105471" w:history="1">
            <w:r w:rsidR="008F6F5A" w:rsidRPr="00B139D8">
              <w:rPr>
                <w:rStyle w:val="Hyperlink"/>
                <w:rFonts w:ascii="Times" w:eastAsia="Calibri" w:hAnsi="Times" w:cs="Times"/>
                <w:noProof/>
              </w:rPr>
              <w:t>2.3.</w:t>
            </w:r>
            <w:r w:rsidR="008F6F5A">
              <w:rPr>
                <w:rFonts w:eastAsiaTheme="minorEastAsia" w:cstheme="minorBidi"/>
                <w:noProof/>
                <w:sz w:val="24"/>
                <w:szCs w:val="24"/>
              </w:rPr>
              <w:tab/>
            </w:r>
            <w:r w:rsidR="008F6F5A" w:rsidRPr="00B139D8">
              <w:rPr>
                <w:rStyle w:val="Hyperlink"/>
                <w:rFonts w:ascii="Times" w:eastAsia="Calibri" w:hAnsi="Times" w:cs="Times"/>
                <w:noProof/>
              </w:rPr>
              <w:t>List of Use Case</w:t>
            </w:r>
            <w:r w:rsidR="008F6F5A">
              <w:rPr>
                <w:noProof/>
                <w:webHidden/>
              </w:rPr>
              <w:tab/>
            </w:r>
            <w:r w:rsidR="008F6F5A">
              <w:rPr>
                <w:noProof/>
                <w:webHidden/>
              </w:rPr>
              <w:fldChar w:fldCharType="begin"/>
            </w:r>
            <w:r w:rsidR="008F6F5A">
              <w:rPr>
                <w:noProof/>
                <w:webHidden/>
              </w:rPr>
              <w:instrText xml:space="preserve"> PAGEREF _Toc520105471 \h </w:instrText>
            </w:r>
            <w:r w:rsidR="008F6F5A">
              <w:rPr>
                <w:noProof/>
                <w:webHidden/>
              </w:rPr>
            </w:r>
            <w:r w:rsidR="008F6F5A">
              <w:rPr>
                <w:noProof/>
                <w:webHidden/>
              </w:rPr>
              <w:fldChar w:fldCharType="separate"/>
            </w:r>
            <w:r w:rsidR="008F6F5A">
              <w:rPr>
                <w:noProof/>
                <w:webHidden/>
              </w:rPr>
              <w:t>17</w:t>
            </w:r>
            <w:r w:rsidR="008F6F5A">
              <w:rPr>
                <w:noProof/>
                <w:webHidden/>
              </w:rPr>
              <w:fldChar w:fldCharType="end"/>
            </w:r>
          </w:hyperlink>
        </w:p>
        <w:p w14:paraId="1EF07D84" w14:textId="02D784FD" w:rsidR="008F6F5A" w:rsidRDefault="00FB1AA6">
          <w:pPr>
            <w:pStyle w:val="TOC4"/>
            <w:tabs>
              <w:tab w:val="left" w:pos="1440"/>
              <w:tab w:val="right" w:leader="dot" w:pos="8780"/>
            </w:tabs>
            <w:rPr>
              <w:rFonts w:eastAsiaTheme="minorEastAsia" w:cstheme="minorBidi"/>
              <w:noProof/>
              <w:sz w:val="24"/>
              <w:szCs w:val="24"/>
            </w:rPr>
          </w:pPr>
          <w:hyperlink w:anchor="_Toc520105472" w:history="1">
            <w:r w:rsidR="008F6F5A" w:rsidRPr="00B139D8">
              <w:rPr>
                <w:rStyle w:val="Hyperlink"/>
                <w:rFonts w:ascii="Times" w:eastAsia="Calibri" w:hAnsi="Times" w:cs="Times"/>
                <w:noProof/>
              </w:rPr>
              <w:t>2.3.1.</w:t>
            </w:r>
            <w:r w:rsidR="008F6F5A">
              <w:rPr>
                <w:rFonts w:eastAsiaTheme="minorEastAsia" w:cstheme="minorBidi"/>
                <w:noProof/>
                <w:sz w:val="24"/>
                <w:szCs w:val="24"/>
              </w:rPr>
              <w:tab/>
            </w:r>
            <w:r w:rsidR="008F6F5A" w:rsidRPr="00B139D8">
              <w:rPr>
                <w:rStyle w:val="Hyperlink"/>
                <w:rFonts w:ascii="Times" w:eastAsia="Calibri" w:hAnsi="Times" w:cs="Times"/>
                <w:noProof/>
              </w:rPr>
              <w:t>Third-party Hotline Overview User Case</w:t>
            </w:r>
            <w:r w:rsidR="008F6F5A">
              <w:rPr>
                <w:noProof/>
                <w:webHidden/>
              </w:rPr>
              <w:tab/>
            </w:r>
            <w:r w:rsidR="008F6F5A">
              <w:rPr>
                <w:noProof/>
                <w:webHidden/>
              </w:rPr>
              <w:fldChar w:fldCharType="begin"/>
            </w:r>
            <w:r w:rsidR="008F6F5A">
              <w:rPr>
                <w:noProof/>
                <w:webHidden/>
              </w:rPr>
              <w:instrText xml:space="preserve"> PAGEREF _Toc520105472 \h </w:instrText>
            </w:r>
            <w:r w:rsidR="008F6F5A">
              <w:rPr>
                <w:noProof/>
                <w:webHidden/>
              </w:rPr>
            </w:r>
            <w:r w:rsidR="008F6F5A">
              <w:rPr>
                <w:noProof/>
                <w:webHidden/>
              </w:rPr>
              <w:fldChar w:fldCharType="separate"/>
            </w:r>
            <w:r w:rsidR="008F6F5A">
              <w:rPr>
                <w:noProof/>
                <w:webHidden/>
              </w:rPr>
              <w:t>17</w:t>
            </w:r>
            <w:r w:rsidR="008F6F5A">
              <w:rPr>
                <w:noProof/>
                <w:webHidden/>
              </w:rPr>
              <w:fldChar w:fldCharType="end"/>
            </w:r>
          </w:hyperlink>
        </w:p>
        <w:p w14:paraId="0B0BEEC6" w14:textId="094B892B" w:rsidR="008F6F5A" w:rsidRDefault="00FB1AA6">
          <w:pPr>
            <w:pStyle w:val="TOC5"/>
            <w:tabs>
              <w:tab w:val="left" w:pos="1920"/>
              <w:tab w:val="right" w:leader="dot" w:pos="8780"/>
            </w:tabs>
            <w:rPr>
              <w:rFonts w:eastAsiaTheme="minorEastAsia" w:cstheme="minorBidi"/>
              <w:noProof/>
              <w:sz w:val="24"/>
              <w:szCs w:val="24"/>
            </w:rPr>
          </w:pPr>
          <w:hyperlink w:anchor="_Toc520105473" w:history="1">
            <w:r w:rsidR="008F6F5A" w:rsidRPr="00B139D8">
              <w:rPr>
                <w:rStyle w:val="Hyperlink"/>
                <w:rFonts w:ascii="Times" w:eastAsia="Calibri" w:hAnsi="Times" w:cs="Times"/>
                <w:noProof/>
              </w:rPr>
              <w:t>2.3.1.1.</w:t>
            </w:r>
            <w:r w:rsidR="008F6F5A">
              <w:rPr>
                <w:rFonts w:eastAsiaTheme="minorEastAsia" w:cstheme="minorBidi"/>
                <w:noProof/>
                <w:sz w:val="24"/>
                <w:szCs w:val="24"/>
              </w:rPr>
              <w:tab/>
            </w:r>
            <w:r w:rsidR="008F6F5A" w:rsidRPr="00B139D8">
              <w:rPr>
                <w:rStyle w:val="Hyperlink"/>
                <w:rFonts w:ascii="Times" w:eastAsia="Calibri" w:hAnsi="Times" w:cs="Times"/>
                <w:noProof/>
              </w:rPr>
              <w:t>&lt;Third-party Hotline&gt; Listen to Incoming Call</w:t>
            </w:r>
            <w:r w:rsidR="008F6F5A">
              <w:rPr>
                <w:noProof/>
                <w:webHidden/>
              </w:rPr>
              <w:tab/>
            </w:r>
            <w:r w:rsidR="008F6F5A">
              <w:rPr>
                <w:noProof/>
                <w:webHidden/>
              </w:rPr>
              <w:fldChar w:fldCharType="begin"/>
            </w:r>
            <w:r w:rsidR="008F6F5A">
              <w:rPr>
                <w:noProof/>
                <w:webHidden/>
              </w:rPr>
              <w:instrText xml:space="preserve"> PAGEREF _Toc520105473 \h </w:instrText>
            </w:r>
            <w:r w:rsidR="008F6F5A">
              <w:rPr>
                <w:noProof/>
                <w:webHidden/>
              </w:rPr>
            </w:r>
            <w:r w:rsidR="008F6F5A">
              <w:rPr>
                <w:noProof/>
                <w:webHidden/>
              </w:rPr>
              <w:fldChar w:fldCharType="separate"/>
            </w:r>
            <w:r w:rsidR="008F6F5A">
              <w:rPr>
                <w:noProof/>
                <w:webHidden/>
              </w:rPr>
              <w:t>18</w:t>
            </w:r>
            <w:r w:rsidR="008F6F5A">
              <w:rPr>
                <w:noProof/>
                <w:webHidden/>
              </w:rPr>
              <w:fldChar w:fldCharType="end"/>
            </w:r>
          </w:hyperlink>
        </w:p>
        <w:p w14:paraId="63D3CFC9" w14:textId="178C5C33" w:rsidR="008F6F5A" w:rsidRDefault="00FB1AA6">
          <w:pPr>
            <w:pStyle w:val="TOC5"/>
            <w:tabs>
              <w:tab w:val="left" w:pos="1920"/>
              <w:tab w:val="right" w:leader="dot" w:pos="8780"/>
            </w:tabs>
            <w:rPr>
              <w:rFonts w:eastAsiaTheme="minorEastAsia" w:cstheme="minorBidi"/>
              <w:noProof/>
              <w:sz w:val="24"/>
              <w:szCs w:val="24"/>
            </w:rPr>
          </w:pPr>
          <w:hyperlink w:anchor="_Toc520105474" w:history="1">
            <w:r w:rsidR="008F6F5A" w:rsidRPr="00B139D8">
              <w:rPr>
                <w:rStyle w:val="Hyperlink"/>
                <w:rFonts w:ascii="Times" w:eastAsia="Calibri" w:hAnsi="Times" w:cs="Times"/>
                <w:noProof/>
              </w:rPr>
              <w:t>2.3.1.2.</w:t>
            </w:r>
            <w:r w:rsidR="008F6F5A">
              <w:rPr>
                <w:rFonts w:eastAsiaTheme="minorEastAsia" w:cstheme="minorBidi"/>
                <w:noProof/>
                <w:sz w:val="24"/>
                <w:szCs w:val="24"/>
              </w:rPr>
              <w:tab/>
            </w:r>
            <w:r w:rsidR="008F6F5A" w:rsidRPr="00B139D8">
              <w:rPr>
                <w:rStyle w:val="Hyperlink"/>
                <w:rFonts w:ascii="Times" w:eastAsia="Calibri" w:hAnsi="Times" w:cs="Times"/>
                <w:noProof/>
              </w:rPr>
              <w:t>&lt;Third-party Hotline&gt; Send SMS</w:t>
            </w:r>
            <w:r w:rsidR="008F6F5A">
              <w:rPr>
                <w:noProof/>
                <w:webHidden/>
              </w:rPr>
              <w:tab/>
            </w:r>
            <w:r w:rsidR="008F6F5A">
              <w:rPr>
                <w:noProof/>
                <w:webHidden/>
              </w:rPr>
              <w:fldChar w:fldCharType="begin"/>
            </w:r>
            <w:r w:rsidR="008F6F5A">
              <w:rPr>
                <w:noProof/>
                <w:webHidden/>
              </w:rPr>
              <w:instrText xml:space="preserve"> PAGEREF _Toc520105474 \h </w:instrText>
            </w:r>
            <w:r w:rsidR="008F6F5A">
              <w:rPr>
                <w:noProof/>
                <w:webHidden/>
              </w:rPr>
            </w:r>
            <w:r w:rsidR="008F6F5A">
              <w:rPr>
                <w:noProof/>
                <w:webHidden/>
              </w:rPr>
              <w:fldChar w:fldCharType="separate"/>
            </w:r>
            <w:r w:rsidR="008F6F5A">
              <w:rPr>
                <w:noProof/>
                <w:webHidden/>
              </w:rPr>
              <w:t>20</w:t>
            </w:r>
            <w:r w:rsidR="008F6F5A">
              <w:rPr>
                <w:noProof/>
                <w:webHidden/>
              </w:rPr>
              <w:fldChar w:fldCharType="end"/>
            </w:r>
          </w:hyperlink>
        </w:p>
        <w:p w14:paraId="4FD73227" w14:textId="541F4D09" w:rsidR="008F6F5A" w:rsidRDefault="00FB1AA6">
          <w:pPr>
            <w:pStyle w:val="TOC5"/>
            <w:tabs>
              <w:tab w:val="left" w:pos="1920"/>
              <w:tab w:val="right" w:leader="dot" w:pos="8780"/>
            </w:tabs>
            <w:rPr>
              <w:rFonts w:eastAsiaTheme="minorEastAsia" w:cstheme="minorBidi"/>
              <w:noProof/>
              <w:sz w:val="24"/>
              <w:szCs w:val="24"/>
            </w:rPr>
          </w:pPr>
          <w:hyperlink w:anchor="_Toc520105475" w:history="1">
            <w:r w:rsidR="008F6F5A" w:rsidRPr="00B139D8">
              <w:rPr>
                <w:rStyle w:val="Hyperlink"/>
                <w:rFonts w:ascii="Times" w:eastAsia="Calibri" w:hAnsi="Times" w:cs="Times"/>
                <w:noProof/>
              </w:rPr>
              <w:t>2.3.1.3.</w:t>
            </w:r>
            <w:r w:rsidR="008F6F5A">
              <w:rPr>
                <w:rFonts w:eastAsiaTheme="minorEastAsia" w:cstheme="minorBidi"/>
                <w:noProof/>
                <w:sz w:val="24"/>
                <w:szCs w:val="24"/>
              </w:rPr>
              <w:tab/>
            </w:r>
            <w:r w:rsidR="008F6F5A" w:rsidRPr="00B139D8">
              <w:rPr>
                <w:rStyle w:val="Hyperlink"/>
                <w:rFonts w:ascii="Times" w:eastAsia="Calibri" w:hAnsi="Times" w:cs="Times"/>
                <w:noProof/>
              </w:rPr>
              <w:t>&lt;Third-party Hotline&gt; Listen to Incoming SMS</w:t>
            </w:r>
            <w:r w:rsidR="008F6F5A">
              <w:rPr>
                <w:noProof/>
                <w:webHidden/>
              </w:rPr>
              <w:tab/>
            </w:r>
            <w:r w:rsidR="008F6F5A">
              <w:rPr>
                <w:noProof/>
                <w:webHidden/>
              </w:rPr>
              <w:fldChar w:fldCharType="begin"/>
            </w:r>
            <w:r w:rsidR="008F6F5A">
              <w:rPr>
                <w:noProof/>
                <w:webHidden/>
              </w:rPr>
              <w:instrText xml:space="preserve"> PAGEREF _Toc520105475 \h </w:instrText>
            </w:r>
            <w:r w:rsidR="008F6F5A">
              <w:rPr>
                <w:noProof/>
                <w:webHidden/>
              </w:rPr>
            </w:r>
            <w:r w:rsidR="008F6F5A">
              <w:rPr>
                <w:noProof/>
                <w:webHidden/>
              </w:rPr>
              <w:fldChar w:fldCharType="separate"/>
            </w:r>
            <w:r w:rsidR="008F6F5A">
              <w:rPr>
                <w:noProof/>
                <w:webHidden/>
              </w:rPr>
              <w:t>22</w:t>
            </w:r>
            <w:r w:rsidR="008F6F5A">
              <w:rPr>
                <w:noProof/>
                <w:webHidden/>
              </w:rPr>
              <w:fldChar w:fldCharType="end"/>
            </w:r>
          </w:hyperlink>
        </w:p>
        <w:p w14:paraId="0DABDDBC" w14:textId="2832819D" w:rsidR="008F6F5A" w:rsidRDefault="00FB1AA6">
          <w:pPr>
            <w:pStyle w:val="TOC4"/>
            <w:tabs>
              <w:tab w:val="left" w:pos="1440"/>
              <w:tab w:val="right" w:leader="dot" w:pos="8780"/>
            </w:tabs>
            <w:rPr>
              <w:rFonts w:eastAsiaTheme="minorEastAsia" w:cstheme="minorBidi"/>
              <w:noProof/>
              <w:sz w:val="24"/>
              <w:szCs w:val="24"/>
            </w:rPr>
          </w:pPr>
          <w:hyperlink w:anchor="_Toc520105476" w:history="1">
            <w:r w:rsidR="008F6F5A" w:rsidRPr="00B139D8">
              <w:rPr>
                <w:rStyle w:val="Hyperlink"/>
                <w:rFonts w:ascii="Times" w:eastAsia="Calibri" w:hAnsi="Times" w:cs="Times"/>
                <w:noProof/>
              </w:rPr>
              <w:t>2.3.2.</w:t>
            </w:r>
            <w:r w:rsidR="008F6F5A">
              <w:rPr>
                <w:rFonts w:eastAsiaTheme="minorEastAsia" w:cstheme="minorBidi"/>
                <w:noProof/>
                <w:sz w:val="24"/>
                <w:szCs w:val="24"/>
              </w:rPr>
              <w:tab/>
            </w:r>
            <w:r w:rsidR="008F6F5A" w:rsidRPr="00B139D8">
              <w:rPr>
                <w:rStyle w:val="Hyperlink"/>
                <w:rFonts w:ascii="Times" w:eastAsia="Calibri" w:hAnsi="Times" w:cs="Times"/>
                <w:noProof/>
              </w:rPr>
              <w:t>Hotline Overview Use Case</w:t>
            </w:r>
            <w:r w:rsidR="008F6F5A">
              <w:rPr>
                <w:noProof/>
                <w:webHidden/>
              </w:rPr>
              <w:tab/>
            </w:r>
            <w:r w:rsidR="008F6F5A">
              <w:rPr>
                <w:noProof/>
                <w:webHidden/>
              </w:rPr>
              <w:fldChar w:fldCharType="begin"/>
            </w:r>
            <w:r w:rsidR="008F6F5A">
              <w:rPr>
                <w:noProof/>
                <w:webHidden/>
              </w:rPr>
              <w:instrText xml:space="preserve"> PAGEREF _Toc520105476 \h </w:instrText>
            </w:r>
            <w:r w:rsidR="008F6F5A">
              <w:rPr>
                <w:noProof/>
                <w:webHidden/>
              </w:rPr>
            </w:r>
            <w:r w:rsidR="008F6F5A">
              <w:rPr>
                <w:noProof/>
                <w:webHidden/>
              </w:rPr>
              <w:fldChar w:fldCharType="separate"/>
            </w:r>
            <w:r w:rsidR="008F6F5A">
              <w:rPr>
                <w:noProof/>
                <w:webHidden/>
              </w:rPr>
              <w:t>23</w:t>
            </w:r>
            <w:r w:rsidR="008F6F5A">
              <w:rPr>
                <w:noProof/>
                <w:webHidden/>
              </w:rPr>
              <w:fldChar w:fldCharType="end"/>
            </w:r>
          </w:hyperlink>
        </w:p>
        <w:p w14:paraId="1566276D" w14:textId="531B3F75" w:rsidR="008F6F5A" w:rsidRDefault="00FB1AA6">
          <w:pPr>
            <w:pStyle w:val="TOC5"/>
            <w:tabs>
              <w:tab w:val="left" w:pos="1920"/>
              <w:tab w:val="right" w:leader="dot" w:pos="8780"/>
            </w:tabs>
            <w:rPr>
              <w:rFonts w:eastAsiaTheme="minorEastAsia" w:cstheme="minorBidi"/>
              <w:noProof/>
              <w:sz w:val="24"/>
              <w:szCs w:val="24"/>
            </w:rPr>
          </w:pPr>
          <w:hyperlink w:anchor="_Toc520105477" w:history="1">
            <w:r w:rsidR="008F6F5A" w:rsidRPr="00B139D8">
              <w:rPr>
                <w:rStyle w:val="Hyperlink"/>
                <w:rFonts w:ascii="Times" w:eastAsia="Calibri" w:hAnsi="Times" w:cs="Times"/>
                <w:noProof/>
              </w:rPr>
              <w:t>2.3.2.1.</w:t>
            </w:r>
            <w:r w:rsidR="008F6F5A">
              <w:rPr>
                <w:rFonts w:eastAsiaTheme="minorEastAsia" w:cstheme="minorBidi"/>
                <w:noProof/>
                <w:sz w:val="24"/>
                <w:szCs w:val="24"/>
              </w:rPr>
              <w:tab/>
            </w:r>
            <w:r w:rsidR="008F6F5A" w:rsidRPr="00B139D8">
              <w:rPr>
                <w:rStyle w:val="Hyperlink"/>
                <w:rFonts w:ascii="Times" w:eastAsia="Calibri" w:hAnsi="Times" w:cs="Times"/>
                <w:noProof/>
              </w:rPr>
              <w:t>&lt;Hotline Server&gt; Analyze SMS</w:t>
            </w:r>
            <w:r w:rsidR="008F6F5A">
              <w:rPr>
                <w:noProof/>
                <w:webHidden/>
              </w:rPr>
              <w:tab/>
            </w:r>
            <w:r w:rsidR="008F6F5A">
              <w:rPr>
                <w:noProof/>
                <w:webHidden/>
              </w:rPr>
              <w:fldChar w:fldCharType="begin"/>
            </w:r>
            <w:r w:rsidR="008F6F5A">
              <w:rPr>
                <w:noProof/>
                <w:webHidden/>
              </w:rPr>
              <w:instrText xml:space="preserve"> PAGEREF _Toc520105477 \h </w:instrText>
            </w:r>
            <w:r w:rsidR="008F6F5A">
              <w:rPr>
                <w:noProof/>
                <w:webHidden/>
              </w:rPr>
            </w:r>
            <w:r w:rsidR="008F6F5A">
              <w:rPr>
                <w:noProof/>
                <w:webHidden/>
              </w:rPr>
              <w:fldChar w:fldCharType="separate"/>
            </w:r>
            <w:r w:rsidR="008F6F5A">
              <w:rPr>
                <w:noProof/>
                <w:webHidden/>
              </w:rPr>
              <w:t>23</w:t>
            </w:r>
            <w:r w:rsidR="008F6F5A">
              <w:rPr>
                <w:noProof/>
                <w:webHidden/>
              </w:rPr>
              <w:fldChar w:fldCharType="end"/>
            </w:r>
          </w:hyperlink>
        </w:p>
        <w:p w14:paraId="0B0347EF" w14:textId="46AB67FB" w:rsidR="008F6F5A" w:rsidRDefault="00FB1AA6">
          <w:pPr>
            <w:pStyle w:val="TOC5"/>
            <w:tabs>
              <w:tab w:val="left" w:pos="1920"/>
              <w:tab w:val="right" w:leader="dot" w:pos="8780"/>
            </w:tabs>
            <w:rPr>
              <w:rFonts w:eastAsiaTheme="minorEastAsia" w:cstheme="minorBidi"/>
              <w:noProof/>
              <w:sz w:val="24"/>
              <w:szCs w:val="24"/>
            </w:rPr>
          </w:pPr>
          <w:hyperlink w:anchor="_Toc520105478" w:history="1">
            <w:r w:rsidR="008F6F5A" w:rsidRPr="00B139D8">
              <w:rPr>
                <w:rStyle w:val="Hyperlink"/>
                <w:rFonts w:ascii="Times" w:eastAsia="Calibri" w:hAnsi="Times" w:cs="Times"/>
                <w:noProof/>
              </w:rPr>
              <w:t>2.3.2.2.</w:t>
            </w:r>
            <w:r w:rsidR="008F6F5A">
              <w:rPr>
                <w:rFonts w:eastAsiaTheme="minorEastAsia" w:cstheme="minorBidi"/>
                <w:noProof/>
                <w:sz w:val="24"/>
                <w:szCs w:val="24"/>
              </w:rPr>
              <w:tab/>
            </w:r>
            <w:r w:rsidR="008F6F5A" w:rsidRPr="00B139D8">
              <w:rPr>
                <w:rStyle w:val="Hyperlink"/>
                <w:rFonts w:ascii="Times" w:eastAsia="Calibri" w:hAnsi="Times" w:cs="Times"/>
                <w:noProof/>
              </w:rPr>
              <w:t>&lt;Hotline Server&gt; Analyze Call</w:t>
            </w:r>
            <w:r w:rsidR="008F6F5A">
              <w:rPr>
                <w:noProof/>
                <w:webHidden/>
              </w:rPr>
              <w:tab/>
            </w:r>
            <w:r w:rsidR="008F6F5A">
              <w:rPr>
                <w:noProof/>
                <w:webHidden/>
              </w:rPr>
              <w:fldChar w:fldCharType="begin"/>
            </w:r>
            <w:r w:rsidR="008F6F5A">
              <w:rPr>
                <w:noProof/>
                <w:webHidden/>
              </w:rPr>
              <w:instrText xml:space="preserve"> PAGEREF _Toc520105478 \h </w:instrText>
            </w:r>
            <w:r w:rsidR="008F6F5A">
              <w:rPr>
                <w:noProof/>
                <w:webHidden/>
              </w:rPr>
            </w:r>
            <w:r w:rsidR="008F6F5A">
              <w:rPr>
                <w:noProof/>
                <w:webHidden/>
              </w:rPr>
              <w:fldChar w:fldCharType="separate"/>
            </w:r>
            <w:r w:rsidR="008F6F5A">
              <w:rPr>
                <w:noProof/>
                <w:webHidden/>
              </w:rPr>
              <w:t>25</w:t>
            </w:r>
            <w:r w:rsidR="008F6F5A">
              <w:rPr>
                <w:noProof/>
                <w:webHidden/>
              </w:rPr>
              <w:fldChar w:fldCharType="end"/>
            </w:r>
          </w:hyperlink>
        </w:p>
        <w:p w14:paraId="17EB4C4E" w14:textId="3CB83388" w:rsidR="008F6F5A" w:rsidRDefault="00FB1AA6">
          <w:pPr>
            <w:pStyle w:val="TOC5"/>
            <w:tabs>
              <w:tab w:val="left" w:pos="1920"/>
              <w:tab w:val="right" w:leader="dot" w:pos="8780"/>
            </w:tabs>
            <w:rPr>
              <w:rFonts w:eastAsiaTheme="minorEastAsia" w:cstheme="minorBidi"/>
              <w:noProof/>
              <w:sz w:val="24"/>
              <w:szCs w:val="24"/>
            </w:rPr>
          </w:pPr>
          <w:hyperlink w:anchor="_Toc520105479" w:history="1">
            <w:r w:rsidR="008F6F5A" w:rsidRPr="00B139D8">
              <w:rPr>
                <w:rStyle w:val="Hyperlink"/>
                <w:rFonts w:ascii="Times" w:eastAsia="Calibri" w:hAnsi="Times" w:cs="Times"/>
                <w:noProof/>
              </w:rPr>
              <w:t>2.3.2.3.</w:t>
            </w:r>
            <w:r w:rsidR="008F6F5A">
              <w:rPr>
                <w:rFonts w:eastAsiaTheme="minorEastAsia" w:cstheme="minorBidi"/>
                <w:noProof/>
                <w:sz w:val="24"/>
                <w:szCs w:val="24"/>
              </w:rPr>
              <w:tab/>
            </w:r>
            <w:r w:rsidR="008F6F5A" w:rsidRPr="00B139D8">
              <w:rPr>
                <w:rStyle w:val="Hyperlink"/>
                <w:rFonts w:ascii="Times" w:eastAsia="Calibri" w:hAnsi="Times" w:cs="Times"/>
                <w:noProof/>
              </w:rPr>
              <w:t>&lt;Hotline Server&gt; Schedule Appointment</w:t>
            </w:r>
            <w:r w:rsidR="008F6F5A">
              <w:rPr>
                <w:noProof/>
                <w:webHidden/>
              </w:rPr>
              <w:tab/>
            </w:r>
            <w:r w:rsidR="008F6F5A">
              <w:rPr>
                <w:noProof/>
                <w:webHidden/>
              </w:rPr>
              <w:fldChar w:fldCharType="begin"/>
            </w:r>
            <w:r w:rsidR="008F6F5A">
              <w:rPr>
                <w:noProof/>
                <w:webHidden/>
              </w:rPr>
              <w:instrText xml:space="preserve"> PAGEREF _Toc520105479 \h </w:instrText>
            </w:r>
            <w:r w:rsidR="008F6F5A">
              <w:rPr>
                <w:noProof/>
                <w:webHidden/>
              </w:rPr>
            </w:r>
            <w:r w:rsidR="008F6F5A">
              <w:rPr>
                <w:noProof/>
                <w:webHidden/>
              </w:rPr>
              <w:fldChar w:fldCharType="separate"/>
            </w:r>
            <w:r w:rsidR="008F6F5A">
              <w:rPr>
                <w:noProof/>
                <w:webHidden/>
              </w:rPr>
              <w:t>26</w:t>
            </w:r>
            <w:r w:rsidR="008F6F5A">
              <w:rPr>
                <w:noProof/>
                <w:webHidden/>
              </w:rPr>
              <w:fldChar w:fldCharType="end"/>
            </w:r>
          </w:hyperlink>
        </w:p>
        <w:p w14:paraId="38DB13D1" w14:textId="36A138C1" w:rsidR="008F6F5A" w:rsidRDefault="00FB1AA6">
          <w:pPr>
            <w:pStyle w:val="TOC5"/>
            <w:tabs>
              <w:tab w:val="left" w:pos="1920"/>
              <w:tab w:val="right" w:leader="dot" w:pos="8780"/>
            </w:tabs>
            <w:rPr>
              <w:rFonts w:eastAsiaTheme="minorEastAsia" w:cstheme="minorBidi"/>
              <w:noProof/>
              <w:sz w:val="24"/>
              <w:szCs w:val="24"/>
            </w:rPr>
          </w:pPr>
          <w:hyperlink w:anchor="_Toc520105480" w:history="1">
            <w:r w:rsidR="008F6F5A" w:rsidRPr="00B139D8">
              <w:rPr>
                <w:rStyle w:val="Hyperlink"/>
                <w:rFonts w:ascii="Times" w:eastAsia="Calibri" w:hAnsi="Times" w:cs="Times"/>
                <w:noProof/>
              </w:rPr>
              <w:t>2.3.2.4.</w:t>
            </w:r>
            <w:r w:rsidR="008F6F5A">
              <w:rPr>
                <w:rFonts w:eastAsiaTheme="minorEastAsia" w:cstheme="minorBidi"/>
                <w:noProof/>
                <w:sz w:val="24"/>
                <w:szCs w:val="24"/>
              </w:rPr>
              <w:tab/>
            </w:r>
            <w:r w:rsidR="008F6F5A" w:rsidRPr="00B139D8">
              <w:rPr>
                <w:rStyle w:val="Hyperlink"/>
                <w:rFonts w:ascii="Times" w:eastAsia="Calibri" w:hAnsi="Times" w:cs="Times"/>
                <w:noProof/>
              </w:rPr>
              <w:t>&lt;Hotline Server&gt; Request Sending SMS</w:t>
            </w:r>
            <w:r w:rsidR="008F6F5A">
              <w:rPr>
                <w:noProof/>
                <w:webHidden/>
              </w:rPr>
              <w:tab/>
            </w:r>
            <w:r w:rsidR="008F6F5A">
              <w:rPr>
                <w:noProof/>
                <w:webHidden/>
              </w:rPr>
              <w:fldChar w:fldCharType="begin"/>
            </w:r>
            <w:r w:rsidR="008F6F5A">
              <w:rPr>
                <w:noProof/>
                <w:webHidden/>
              </w:rPr>
              <w:instrText xml:space="preserve"> PAGEREF _Toc520105480 \h </w:instrText>
            </w:r>
            <w:r w:rsidR="008F6F5A">
              <w:rPr>
                <w:noProof/>
                <w:webHidden/>
              </w:rPr>
            </w:r>
            <w:r w:rsidR="008F6F5A">
              <w:rPr>
                <w:noProof/>
                <w:webHidden/>
              </w:rPr>
              <w:fldChar w:fldCharType="separate"/>
            </w:r>
            <w:r w:rsidR="008F6F5A">
              <w:rPr>
                <w:noProof/>
                <w:webHidden/>
              </w:rPr>
              <w:t>28</w:t>
            </w:r>
            <w:r w:rsidR="008F6F5A">
              <w:rPr>
                <w:noProof/>
                <w:webHidden/>
              </w:rPr>
              <w:fldChar w:fldCharType="end"/>
            </w:r>
          </w:hyperlink>
        </w:p>
        <w:p w14:paraId="47941DB4" w14:textId="3F51C946" w:rsidR="008F6F5A" w:rsidRDefault="00FB1AA6">
          <w:pPr>
            <w:pStyle w:val="TOC5"/>
            <w:tabs>
              <w:tab w:val="left" w:pos="1920"/>
              <w:tab w:val="right" w:leader="dot" w:pos="8780"/>
            </w:tabs>
            <w:rPr>
              <w:rFonts w:eastAsiaTheme="minorEastAsia" w:cstheme="minorBidi"/>
              <w:noProof/>
              <w:sz w:val="24"/>
              <w:szCs w:val="24"/>
            </w:rPr>
          </w:pPr>
          <w:hyperlink w:anchor="_Toc520105481" w:history="1">
            <w:r w:rsidR="008F6F5A" w:rsidRPr="00B139D8">
              <w:rPr>
                <w:rStyle w:val="Hyperlink"/>
                <w:rFonts w:ascii="Times" w:eastAsia="Calibri" w:hAnsi="Times" w:cs="Times"/>
                <w:noProof/>
              </w:rPr>
              <w:t>2.3.2.5.</w:t>
            </w:r>
            <w:r w:rsidR="008F6F5A">
              <w:rPr>
                <w:rFonts w:eastAsiaTheme="minorEastAsia" w:cstheme="minorBidi"/>
                <w:noProof/>
                <w:sz w:val="24"/>
                <w:szCs w:val="24"/>
              </w:rPr>
              <w:tab/>
            </w:r>
            <w:r w:rsidR="008F6F5A" w:rsidRPr="00B139D8">
              <w:rPr>
                <w:rStyle w:val="Hyperlink"/>
                <w:rFonts w:ascii="Times" w:eastAsia="Calibri" w:hAnsi="Times" w:cs="Times"/>
                <w:noProof/>
              </w:rPr>
              <w:t>&lt;Hotline Server&gt; Request Notification to Clinic</w:t>
            </w:r>
            <w:r w:rsidR="008F6F5A">
              <w:rPr>
                <w:noProof/>
                <w:webHidden/>
              </w:rPr>
              <w:tab/>
            </w:r>
            <w:r w:rsidR="008F6F5A">
              <w:rPr>
                <w:noProof/>
                <w:webHidden/>
              </w:rPr>
              <w:fldChar w:fldCharType="begin"/>
            </w:r>
            <w:r w:rsidR="008F6F5A">
              <w:rPr>
                <w:noProof/>
                <w:webHidden/>
              </w:rPr>
              <w:instrText xml:space="preserve"> PAGEREF _Toc520105481 \h </w:instrText>
            </w:r>
            <w:r w:rsidR="008F6F5A">
              <w:rPr>
                <w:noProof/>
                <w:webHidden/>
              </w:rPr>
            </w:r>
            <w:r w:rsidR="008F6F5A">
              <w:rPr>
                <w:noProof/>
                <w:webHidden/>
              </w:rPr>
              <w:fldChar w:fldCharType="separate"/>
            </w:r>
            <w:r w:rsidR="008F6F5A">
              <w:rPr>
                <w:noProof/>
                <w:webHidden/>
              </w:rPr>
              <w:t>29</w:t>
            </w:r>
            <w:r w:rsidR="008F6F5A">
              <w:rPr>
                <w:noProof/>
                <w:webHidden/>
              </w:rPr>
              <w:fldChar w:fldCharType="end"/>
            </w:r>
          </w:hyperlink>
        </w:p>
        <w:p w14:paraId="184467FF" w14:textId="6A04EC32" w:rsidR="008F6F5A" w:rsidRDefault="00FB1AA6">
          <w:pPr>
            <w:pStyle w:val="TOC4"/>
            <w:tabs>
              <w:tab w:val="left" w:pos="1440"/>
              <w:tab w:val="right" w:leader="dot" w:pos="8780"/>
            </w:tabs>
            <w:rPr>
              <w:rFonts w:eastAsiaTheme="minorEastAsia" w:cstheme="minorBidi"/>
              <w:noProof/>
              <w:sz w:val="24"/>
              <w:szCs w:val="24"/>
            </w:rPr>
          </w:pPr>
          <w:hyperlink w:anchor="_Toc520105482" w:history="1">
            <w:r w:rsidR="008F6F5A" w:rsidRPr="00B139D8">
              <w:rPr>
                <w:rStyle w:val="Hyperlink"/>
                <w:rFonts w:ascii="Times" w:eastAsia="Calibri" w:hAnsi="Times" w:cs="Times"/>
                <w:noProof/>
              </w:rPr>
              <w:t>2.3.3.</w:t>
            </w:r>
            <w:r w:rsidR="008F6F5A">
              <w:rPr>
                <w:rFonts w:eastAsiaTheme="minorEastAsia" w:cstheme="minorBidi"/>
                <w:noProof/>
                <w:sz w:val="24"/>
                <w:szCs w:val="24"/>
              </w:rPr>
              <w:tab/>
            </w:r>
            <w:r w:rsidR="008F6F5A" w:rsidRPr="00B139D8">
              <w:rPr>
                <w:rStyle w:val="Hyperlink"/>
                <w:rFonts w:ascii="Times" w:eastAsia="Calibri" w:hAnsi="Times" w:cs="Times"/>
                <w:noProof/>
              </w:rPr>
              <w:t>Firebase Overview Use Case</w:t>
            </w:r>
            <w:r w:rsidR="008F6F5A">
              <w:rPr>
                <w:noProof/>
                <w:webHidden/>
              </w:rPr>
              <w:tab/>
            </w:r>
            <w:r w:rsidR="008F6F5A">
              <w:rPr>
                <w:noProof/>
                <w:webHidden/>
              </w:rPr>
              <w:fldChar w:fldCharType="begin"/>
            </w:r>
            <w:r w:rsidR="008F6F5A">
              <w:rPr>
                <w:noProof/>
                <w:webHidden/>
              </w:rPr>
              <w:instrText xml:space="preserve"> PAGEREF _Toc520105482 \h </w:instrText>
            </w:r>
            <w:r w:rsidR="008F6F5A">
              <w:rPr>
                <w:noProof/>
                <w:webHidden/>
              </w:rPr>
            </w:r>
            <w:r w:rsidR="008F6F5A">
              <w:rPr>
                <w:noProof/>
                <w:webHidden/>
              </w:rPr>
              <w:fldChar w:fldCharType="separate"/>
            </w:r>
            <w:r w:rsidR="008F6F5A">
              <w:rPr>
                <w:noProof/>
                <w:webHidden/>
              </w:rPr>
              <w:t>30</w:t>
            </w:r>
            <w:r w:rsidR="008F6F5A">
              <w:rPr>
                <w:noProof/>
                <w:webHidden/>
              </w:rPr>
              <w:fldChar w:fldCharType="end"/>
            </w:r>
          </w:hyperlink>
        </w:p>
        <w:p w14:paraId="135660CE" w14:textId="3A4DF35A" w:rsidR="008F6F5A" w:rsidRDefault="00FB1AA6">
          <w:pPr>
            <w:pStyle w:val="TOC5"/>
            <w:tabs>
              <w:tab w:val="left" w:pos="1920"/>
              <w:tab w:val="right" w:leader="dot" w:pos="8780"/>
            </w:tabs>
            <w:rPr>
              <w:rFonts w:eastAsiaTheme="minorEastAsia" w:cstheme="minorBidi"/>
              <w:noProof/>
              <w:sz w:val="24"/>
              <w:szCs w:val="24"/>
            </w:rPr>
          </w:pPr>
          <w:hyperlink w:anchor="_Toc520105483" w:history="1">
            <w:r w:rsidR="008F6F5A" w:rsidRPr="00B139D8">
              <w:rPr>
                <w:rStyle w:val="Hyperlink"/>
                <w:rFonts w:ascii="Times" w:eastAsia="Calibri" w:hAnsi="Times" w:cs="Times"/>
                <w:noProof/>
              </w:rPr>
              <w:t>2.3.3.1.</w:t>
            </w:r>
            <w:r w:rsidR="008F6F5A">
              <w:rPr>
                <w:rFonts w:eastAsiaTheme="minorEastAsia" w:cstheme="minorBidi"/>
                <w:noProof/>
                <w:sz w:val="24"/>
                <w:szCs w:val="24"/>
              </w:rPr>
              <w:tab/>
            </w:r>
            <w:r w:rsidR="008F6F5A" w:rsidRPr="00B139D8">
              <w:rPr>
                <w:rStyle w:val="Hyperlink"/>
                <w:rFonts w:ascii="Times" w:eastAsia="Calibri" w:hAnsi="Times" w:cs="Times"/>
                <w:noProof/>
              </w:rPr>
              <w:t>&lt; Firebase&gt; Notify to Clinic</w:t>
            </w:r>
            <w:r w:rsidR="008F6F5A">
              <w:rPr>
                <w:noProof/>
                <w:webHidden/>
              </w:rPr>
              <w:tab/>
            </w:r>
            <w:r w:rsidR="008F6F5A">
              <w:rPr>
                <w:noProof/>
                <w:webHidden/>
              </w:rPr>
              <w:fldChar w:fldCharType="begin"/>
            </w:r>
            <w:r w:rsidR="008F6F5A">
              <w:rPr>
                <w:noProof/>
                <w:webHidden/>
              </w:rPr>
              <w:instrText xml:space="preserve"> PAGEREF _Toc520105483 \h </w:instrText>
            </w:r>
            <w:r w:rsidR="008F6F5A">
              <w:rPr>
                <w:noProof/>
                <w:webHidden/>
              </w:rPr>
            </w:r>
            <w:r w:rsidR="008F6F5A">
              <w:rPr>
                <w:noProof/>
                <w:webHidden/>
              </w:rPr>
              <w:fldChar w:fldCharType="separate"/>
            </w:r>
            <w:r w:rsidR="008F6F5A">
              <w:rPr>
                <w:noProof/>
                <w:webHidden/>
              </w:rPr>
              <w:t>30</w:t>
            </w:r>
            <w:r w:rsidR="008F6F5A">
              <w:rPr>
                <w:noProof/>
                <w:webHidden/>
              </w:rPr>
              <w:fldChar w:fldCharType="end"/>
            </w:r>
          </w:hyperlink>
        </w:p>
        <w:p w14:paraId="73CC7708" w14:textId="39F63EEE" w:rsidR="008F6F5A" w:rsidRDefault="00FB1AA6">
          <w:pPr>
            <w:pStyle w:val="TOC4"/>
            <w:tabs>
              <w:tab w:val="left" w:pos="1440"/>
              <w:tab w:val="right" w:leader="dot" w:pos="8780"/>
            </w:tabs>
            <w:rPr>
              <w:rFonts w:eastAsiaTheme="minorEastAsia" w:cstheme="minorBidi"/>
              <w:noProof/>
              <w:sz w:val="24"/>
              <w:szCs w:val="24"/>
            </w:rPr>
          </w:pPr>
          <w:hyperlink w:anchor="_Toc520105484" w:history="1">
            <w:r w:rsidR="008F6F5A" w:rsidRPr="00B139D8">
              <w:rPr>
                <w:rStyle w:val="Hyperlink"/>
                <w:rFonts w:ascii="Times" w:eastAsia="Calibri" w:hAnsi="Times" w:cs="Times"/>
                <w:noProof/>
              </w:rPr>
              <w:t>2.3.4.</w:t>
            </w:r>
            <w:r w:rsidR="008F6F5A">
              <w:rPr>
                <w:rFonts w:eastAsiaTheme="minorEastAsia" w:cstheme="minorBidi"/>
                <w:noProof/>
                <w:sz w:val="24"/>
                <w:szCs w:val="24"/>
              </w:rPr>
              <w:tab/>
            </w:r>
            <w:r w:rsidR="008F6F5A" w:rsidRPr="00B139D8">
              <w:rPr>
                <w:rStyle w:val="Hyperlink"/>
                <w:rFonts w:ascii="Times" w:eastAsia="Calibri" w:hAnsi="Times" w:cs="Times"/>
                <w:noProof/>
              </w:rPr>
              <w:t>Clinic Overview Use Case</w:t>
            </w:r>
            <w:r w:rsidR="008F6F5A">
              <w:rPr>
                <w:noProof/>
                <w:webHidden/>
              </w:rPr>
              <w:tab/>
            </w:r>
            <w:r w:rsidR="008F6F5A">
              <w:rPr>
                <w:noProof/>
                <w:webHidden/>
              </w:rPr>
              <w:fldChar w:fldCharType="begin"/>
            </w:r>
            <w:r w:rsidR="008F6F5A">
              <w:rPr>
                <w:noProof/>
                <w:webHidden/>
              </w:rPr>
              <w:instrText xml:space="preserve"> PAGEREF _Toc520105484 \h </w:instrText>
            </w:r>
            <w:r w:rsidR="008F6F5A">
              <w:rPr>
                <w:noProof/>
                <w:webHidden/>
              </w:rPr>
            </w:r>
            <w:r w:rsidR="008F6F5A">
              <w:rPr>
                <w:noProof/>
                <w:webHidden/>
              </w:rPr>
              <w:fldChar w:fldCharType="separate"/>
            </w:r>
            <w:r w:rsidR="008F6F5A">
              <w:rPr>
                <w:noProof/>
                <w:webHidden/>
              </w:rPr>
              <w:t>32</w:t>
            </w:r>
            <w:r w:rsidR="008F6F5A">
              <w:rPr>
                <w:noProof/>
                <w:webHidden/>
              </w:rPr>
              <w:fldChar w:fldCharType="end"/>
            </w:r>
          </w:hyperlink>
        </w:p>
        <w:p w14:paraId="05FF5097" w14:textId="6D679CE3" w:rsidR="008F6F5A" w:rsidRDefault="00FB1AA6">
          <w:pPr>
            <w:pStyle w:val="TOC5"/>
            <w:tabs>
              <w:tab w:val="left" w:pos="1920"/>
              <w:tab w:val="right" w:leader="dot" w:pos="8780"/>
            </w:tabs>
            <w:rPr>
              <w:rFonts w:eastAsiaTheme="minorEastAsia" w:cstheme="minorBidi"/>
              <w:noProof/>
              <w:sz w:val="24"/>
              <w:szCs w:val="24"/>
            </w:rPr>
          </w:pPr>
          <w:hyperlink w:anchor="_Toc520105485" w:history="1">
            <w:r w:rsidR="008F6F5A" w:rsidRPr="00B139D8">
              <w:rPr>
                <w:rStyle w:val="Hyperlink"/>
                <w:rFonts w:ascii="Times" w:eastAsia="Calibri" w:hAnsi="Times" w:cs="Times"/>
                <w:noProof/>
              </w:rPr>
              <w:t>2.3.4.1.</w:t>
            </w:r>
            <w:r w:rsidR="008F6F5A">
              <w:rPr>
                <w:rFonts w:eastAsiaTheme="minorEastAsia" w:cstheme="minorBidi"/>
                <w:noProof/>
                <w:sz w:val="24"/>
                <w:szCs w:val="24"/>
              </w:rPr>
              <w:tab/>
            </w:r>
            <w:r w:rsidR="008F6F5A" w:rsidRPr="00B139D8">
              <w:rPr>
                <w:rStyle w:val="Hyperlink"/>
                <w:rFonts w:ascii="Times" w:eastAsia="Calibri" w:hAnsi="Times" w:cs="Times"/>
                <w:noProof/>
              </w:rPr>
              <w:t>&lt;Clinic&gt; Get Appointment List</w:t>
            </w:r>
            <w:r w:rsidR="008F6F5A">
              <w:rPr>
                <w:noProof/>
                <w:webHidden/>
              </w:rPr>
              <w:tab/>
            </w:r>
            <w:r w:rsidR="008F6F5A">
              <w:rPr>
                <w:noProof/>
                <w:webHidden/>
              </w:rPr>
              <w:fldChar w:fldCharType="begin"/>
            </w:r>
            <w:r w:rsidR="008F6F5A">
              <w:rPr>
                <w:noProof/>
                <w:webHidden/>
              </w:rPr>
              <w:instrText xml:space="preserve"> PAGEREF _Toc520105485 \h </w:instrText>
            </w:r>
            <w:r w:rsidR="008F6F5A">
              <w:rPr>
                <w:noProof/>
                <w:webHidden/>
              </w:rPr>
            </w:r>
            <w:r w:rsidR="008F6F5A">
              <w:rPr>
                <w:noProof/>
                <w:webHidden/>
              </w:rPr>
              <w:fldChar w:fldCharType="separate"/>
            </w:r>
            <w:r w:rsidR="008F6F5A">
              <w:rPr>
                <w:noProof/>
                <w:webHidden/>
              </w:rPr>
              <w:t>32</w:t>
            </w:r>
            <w:r w:rsidR="008F6F5A">
              <w:rPr>
                <w:noProof/>
                <w:webHidden/>
              </w:rPr>
              <w:fldChar w:fldCharType="end"/>
            </w:r>
          </w:hyperlink>
        </w:p>
        <w:p w14:paraId="2EC36CE0" w14:textId="2D32B7C8" w:rsidR="008F6F5A" w:rsidRDefault="00FB1AA6">
          <w:pPr>
            <w:pStyle w:val="TOC5"/>
            <w:tabs>
              <w:tab w:val="left" w:pos="1920"/>
              <w:tab w:val="right" w:leader="dot" w:pos="8780"/>
            </w:tabs>
            <w:rPr>
              <w:rFonts w:eastAsiaTheme="minorEastAsia" w:cstheme="minorBidi"/>
              <w:noProof/>
              <w:sz w:val="24"/>
              <w:szCs w:val="24"/>
            </w:rPr>
          </w:pPr>
          <w:hyperlink w:anchor="_Toc520105486" w:history="1">
            <w:r w:rsidR="008F6F5A" w:rsidRPr="00B139D8">
              <w:rPr>
                <w:rStyle w:val="Hyperlink"/>
                <w:rFonts w:ascii="Times" w:eastAsia="Calibri" w:hAnsi="Times" w:cs="Times"/>
                <w:noProof/>
              </w:rPr>
              <w:t>2.3.4.2.</w:t>
            </w:r>
            <w:r w:rsidR="008F6F5A">
              <w:rPr>
                <w:rFonts w:eastAsiaTheme="minorEastAsia" w:cstheme="minorBidi"/>
                <w:noProof/>
                <w:sz w:val="24"/>
                <w:szCs w:val="24"/>
              </w:rPr>
              <w:tab/>
            </w:r>
            <w:r w:rsidR="008F6F5A" w:rsidRPr="00B139D8">
              <w:rPr>
                <w:rStyle w:val="Hyperlink"/>
                <w:rFonts w:ascii="Times" w:eastAsia="Calibri" w:hAnsi="Times" w:cs="Times"/>
                <w:noProof/>
              </w:rPr>
              <w:t>&lt;Clinic&gt; Search Appointment</w:t>
            </w:r>
            <w:r w:rsidR="008F6F5A">
              <w:rPr>
                <w:noProof/>
                <w:webHidden/>
              </w:rPr>
              <w:tab/>
            </w:r>
            <w:r w:rsidR="008F6F5A">
              <w:rPr>
                <w:noProof/>
                <w:webHidden/>
              </w:rPr>
              <w:fldChar w:fldCharType="begin"/>
            </w:r>
            <w:r w:rsidR="008F6F5A">
              <w:rPr>
                <w:noProof/>
                <w:webHidden/>
              </w:rPr>
              <w:instrText xml:space="preserve"> PAGEREF _Toc520105486 \h </w:instrText>
            </w:r>
            <w:r w:rsidR="008F6F5A">
              <w:rPr>
                <w:noProof/>
                <w:webHidden/>
              </w:rPr>
            </w:r>
            <w:r w:rsidR="008F6F5A">
              <w:rPr>
                <w:noProof/>
                <w:webHidden/>
              </w:rPr>
              <w:fldChar w:fldCharType="separate"/>
            </w:r>
            <w:r w:rsidR="008F6F5A">
              <w:rPr>
                <w:noProof/>
                <w:webHidden/>
              </w:rPr>
              <w:t>34</w:t>
            </w:r>
            <w:r w:rsidR="008F6F5A">
              <w:rPr>
                <w:noProof/>
                <w:webHidden/>
              </w:rPr>
              <w:fldChar w:fldCharType="end"/>
            </w:r>
          </w:hyperlink>
        </w:p>
        <w:p w14:paraId="1A3493CF" w14:textId="17C6DD3D" w:rsidR="008F6F5A" w:rsidRDefault="00FB1AA6">
          <w:pPr>
            <w:pStyle w:val="TOC5"/>
            <w:tabs>
              <w:tab w:val="left" w:pos="1920"/>
              <w:tab w:val="right" w:leader="dot" w:pos="8780"/>
            </w:tabs>
            <w:rPr>
              <w:rFonts w:eastAsiaTheme="minorEastAsia" w:cstheme="minorBidi"/>
              <w:noProof/>
              <w:sz w:val="24"/>
              <w:szCs w:val="24"/>
            </w:rPr>
          </w:pPr>
          <w:hyperlink w:anchor="_Toc520105487" w:history="1">
            <w:r w:rsidR="008F6F5A" w:rsidRPr="00B139D8">
              <w:rPr>
                <w:rStyle w:val="Hyperlink"/>
                <w:rFonts w:ascii="Times" w:eastAsia="Calibri" w:hAnsi="Times" w:cs="Times"/>
                <w:noProof/>
              </w:rPr>
              <w:t>2.3.4.3.</w:t>
            </w:r>
            <w:r w:rsidR="008F6F5A">
              <w:rPr>
                <w:rFonts w:eastAsiaTheme="minorEastAsia" w:cstheme="minorBidi"/>
                <w:noProof/>
                <w:sz w:val="24"/>
                <w:szCs w:val="24"/>
              </w:rPr>
              <w:tab/>
            </w:r>
            <w:r w:rsidR="008F6F5A" w:rsidRPr="00B139D8">
              <w:rPr>
                <w:rStyle w:val="Hyperlink"/>
                <w:rFonts w:ascii="Times" w:eastAsia="Calibri" w:hAnsi="Times" w:cs="Times"/>
                <w:noProof/>
              </w:rPr>
              <w:t>&lt;Clinic&gt; Configure working hours</w:t>
            </w:r>
            <w:r w:rsidR="008F6F5A">
              <w:rPr>
                <w:noProof/>
                <w:webHidden/>
              </w:rPr>
              <w:tab/>
            </w:r>
            <w:r w:rsidR="008F6F5A">
              <w:rPr>
                <w:noProof/>
                <w:webHidden/>
              </w:rPr>
              <w:fldChar w:fldCharType="begin"/>
            </w:r>
            <w:r w:rsidR="008F6F5A">
              <w:rPr>
                <w:noProof/>
                <w:webHidden/>
              </w:rPr>
              <w:instrText xml:space="preserve"> PAGEREF _Toc520105487 \h </w:instrText>
            </w:r>
            <w:r w:rsidR="008F6F5A">
              <w:rPr>
                <w:noProof/>
                <w:webHidden/>
              </w:rPr>
            </w:r>
            <w:r w:rsidR="008F6F5A">
              <w:rPr>
                <w:noProof/>
                <w:webHidden/>
              </w:rPr>
              <w:fldChar w:fldCharType="separate"/>
            </w:r>
            <w:r w:rsidR="008F6F5A">
              <w:rPr>
                <w:noProof/>
                <w:webHidden/>
              </w:rPr>
              <w:t>36</w:t>
            </w:r>
            <w:r w:rsidR="008F6F5A">
              <w:rPr>
                <w:noProof/>
                <w:webHidden/>
              </w:rPr>
              <w:fldChar w:fldCharType="end"/>
            </w:r>
          </w:hyperlink>
        </w:p>
        <w:p w14:paraId="6E173C25" w14:textId="42D4BF19" w:rsidR="008F6F5A" w:rsidRDefault="00FB1AA6">
          <w:pPr>
            <w:pStyle w:val="TOC5"/>
            <w:tabs>
              <w:tab w:val="left" w:pos="1920"/>
              <w:tab w:val="right" w:leader="dot" w:pos="8780"/>
            </w:tabs>
            <w:rPr>
              <w:rFonts w:eastAsiaTheme="minorEastAsia" w:cstheme="minorBidi"/>
              <w:noProof/>
              <w:sz w:val="24"/>
              <w:szCs w:val="24"/>
            </w:rPr>
          </w:pPr>
          <w:hyperlink w:anchor="_Toc520105488" w:history="1">
            <w:r w:rsidR="008F6F5A" w:rsidRPr="00B139D8">
              <w:rPr>
                <w:rStyle w:val="Hyperlink"/>
                <w:rFonts w:ascii="Times" w:eastAsia="Calibri" w:hAnsi="Times" w:cs="Times"/>
                <w:noProof/>
              </w:rPr>
              <w:t>2.3.4.4.</w:t>
            </w:r>
            <w:r w:rsidR="008F6F5A">
              <w:rPr>
                <w:rFonts w:eastAsiaTheme="minorEastAsia" w:cstheme="minorBidi"/>
                <w:noProof/>
                <w:sz w:val="24"/>
                <w:szCs w:val="24"/>
              </w:rPr>
              <w:tab/>
            </w:r>
            <w:r w:rsidR="008F6F5A" w:rsidRPr="00B139D8">
              <w:rPr>
                <w:rStyle w:val="Hyperlink"/>
                <w:rFonts w:ascii="Times" w:eastAsia="Calibri" w:hAnsi="Times" w:cs="Times"/>
                <w:noProof/>
              </w:rPr>
              <w:t>&lt;Clinic&gt; Buy License</w:t>
            </w:r>
            <w:r w:rsidR="008F6F5A">
              <w:rPr>
                <w:noProof/>
                <w:webHidden/>
              </w:rPr>
              <w:tab/>
            </w:r>
            <w:r w:rsidR="008F6F5A">
              <w:rPr>
                <w:noProof/>
                <w:webHidden/>
              </w:rPr>
              <w:fldChar w:fldCharType="begin"/>
            </w:r>
            <w:r w:rsidR="008F6F5A">
              <w:rPr>
                <w:noProof/>
                <w:webHidden/>
              </w:rPr>
              <w:instrText xml:space="preserve"> PAGEREF _Toc520105488 \h </w:instrText>
            </w:r>
            <w:r w:rsidR="008F6F5A">
              <w:rPr>
                <w:noProof/>
                <w:webHidden/>
              </w:rPr>
            </w:r>
            <w:r w:rsidR="008F6F5A">
              <w:rPr>
                <w:noProof/>
                <w:webHidden/>
              </w:rPr>
              <w:fldChar w:fldCharType="separate"/>
            </w:r>
            <w:r w:rsidR="008F6F5A">
              <w:rPr>
                <w:noProof/>
                <w:webHidden/>
              </w:rPr>
              <w:t>38</w:t>
            </w:r>
            <w:r w:rsidR="008F6F5A">
              <w:rPr>
                <w:noProof/>
                <w:webHidden/>
              </w:rPr>
              <w:fldChar w:fldCharType="end"/>
            </w:r>
          </w:hyperlink>
        </w:p>
        <w:p w14:paraId="0C6B5061" w14:textId="0B43D639" w:rsidR="008F6F5A" w:rsidRDefault="00FB1AA6">
          <w:pPr>
            <w:pStyle w:val="TOC5"/>
            <w:tabs>
              <w:tab w:val="left" w:pos="1920"/>
              <w:tab w:val="right" w:leader="dot" w:pos="8780"/>
            </w:tabs>
            <w:rPr>
              <w:rFonts w:eastAsiaTheme="minorEastAsia" w:cstheme="minorBidi"/>
              <w:noProof/>
              <w:sz w:val="24"/>
              <w:szCs w:val="24"/>
            </w:rPr>
          </w:pPr>
          <w:hyperlink w:anchor="_Toc520105489" w:history="1">
            <w:r w:rsidR="008F6F5A" w:rsidRPr="00B139D8">
              <w:rPr>
                <w:rStyle w:val="Hyperlink"/>
                <w:rFonts w:ascii="Times" w:eastAsia="Calibri" w:hAnsi="Times" w:cs="Times"/>
                <w:noProof/>
              </w:rPr>
              <w:t>2.3.4.5.</w:t>
            </w:r>
            <w:r w:rsidR="008F6F5A">
              <w:rPr>
                <w:rFonts w:eastAsiaTheme="minorEastAsia" w:cstheme="minorBidi"/>
                <w:noProof/>
                <w:sz w:val="24"/>
                <w:szCs w:val="24"/>
              </w:rPr>
              <w:tab/>
            </w:r>
            <w:r w:rsidR="008F6F5A" w:rsidRPr="00B139D8">
              <w:rPr>
                <w:rStyle w:val="Hyperlink"/>
                <w:rFonts w:ascii="Times" w:eastAsia="Calibri" w:hAnsi="Times" w:cs="Times"/>
                <w:noProof/>
              </w:rPr>
              <w:t>&lt;Clinic&gt; Cancel Appointment</w:t>
            </w:r>
            <w:r w:rsidR="008F6F5A">
              <w:rPr>
                <w:noProof/>
                <w:webHidden/>
              </w:rPr>
              <w:tab/>
            </w:r>
            <w:r w:rsidR="008F6F5A">
              <w:rPr>
                <w:noProof/>
                <w:webHidden/>
              </w:rPr>
              <w:fldChar w:fldCharType="begin"/>
            </w:r>
            <w:r w:rsidR="008F6F5A">
              <w:rPr>
                <w:noProof/>
                <w:webHidden/>
              </w:rPr>
              <w:instrText xml:space="preserve"> PAGEREF _Toc520105489 \h </w:instrText>
            </w:r>
            <w:r w:rsidR="008F6F5A">
              <w:rPr>
                <w:noProof/>
                <w:webHidden/>
              </w:rPr>
            </w:r>
            <w:r w:rsidR="008F6F5A">
              <w:rPr>
                <w:noProof/>
                <w:webHidden/>
              </w:rPr>
              <w:fldChar w:fldCharType="separate"/>
            </w:r>
            <w:r w:rsidR="008F6F5A">
              <w:rPr>
                <w:noProof/>
                <w:webHidden/>
              </w:rPr>
              <w:t>39</w:t>
            </w:r>
            <w:r w:rsidR="008F6F5A">
              <w:rPr>
                <w:noProof/>
                <w:webHidden/>
              </w:rPr>
              <w:fldChar w:fldCharType="end"/>
            </w:r>
          </w:hyperlink>
        </w:p>
        <w:p w14:paraId="0BF75350" w14:textId="076E8BBE" w:rsidR="008F6F5A" w:rsidRDefault="00FB1AA6">
          <w:pPr>
            <w:pStyle w:val="TOC5"/>
            <w:tabs>
              <w:tab w:val="left" w:pos="1920"/>
              <w:tab w:val="right" w:leader="dot" w:pos="8780"/>
            </w:tabs>
            <w:rPr>
              <w:rFonts w:eastAsiaTheme="minorEastAsia" w:cstheme="minorBidi"/>
              <w:noProof/>
              <w:sz w:val="24"/>
              <w:szCs w:val="24"/>
            </w:rPr>
          </w:pPr>
          <w:hyperlink w:anchor="_Toc520105490" w:history="1">
            <w:r w:rsidR="008F6F5A" w:rsidRPr="00B139D8">
              <w:rPr>
                <w:rStyle w:val="Hyperlink"/>
                <w:rFonts w:ascii="Times" w:eastAsia="Calibri" w:hAnsi="Times" w:cs="Times"/>
                <w:noProof/>
              </w:rPr>
              <w:t>2.3.4.6.</w:t>
            </w:r>
            <w:r w:rsidR="008F6F5A">
              <w:rPr>
                <w:rFonts w:eastAsiaTheme="minorEastAsia" w:cstheme="minorBidi"/>
                <w:noProof/>
                <w:sz w:val="24"/>
                <w:szCs w:val="24"/>
              </w:rPr>
              <w:tab/>
            </w:r>
            <w:r w:rsidR="008F6F5A" w:rsidRPr="00B139D8">
              <w:rPr>
                <w:rStyle w:val="Hyperlink"/>
                <w:rFonts w:ascii="Times" w:eastAsia="Calibri" w:hAnsi="Times" w:cs="Times"/>
                <w:noProof/>
              </w:rPr>
              <w:t>&lt;Clinic&gt; Adjust Appointment Time</w:t>
            </w:r>
            <w:r w:rsidR="008F6F5A">
              <w:rPr>
                <w:noProof/>
                <w:webHidden/>
              </w:rPr>
              <w:tab/>
            </w:r>
            <w:r w:rsidR="008F6F5A">
              <w:rPr>
                <w:noProof/>
                <w:webHidden/>
              </w:rPr>
              <w:fldChar w:fldCharType="begin"/>
            </w:r>
            <w:r w:rsidR="008F6F5A">
              <w:rPr>
                <w:noProof/>
                <w:webHidden/>
              </w:rPr>
              <w:instrText xml:space="preserve"> PAGEREF _Toc520105490 \h </w:instrText>
            </w:r>
            <w:r w:rsidR="008F6F5A">
              <w:rPr>
                <w:noProof/>
                <w:webHidden/>
              </w:rPr>
            </w:r>
            <w:r w:rsidR="008F6F5A">
              <w:rPr>
                <w:noProof/>
                <w:webHidden/>
              </w:rPr>
              <w:fldChar w:fldCharType="separate"/>
            </w:r>
            <w:r w:rsidR="008F6F5A">
              <w:rPr>
                <w:noProof/>
                <w:webHidden/>
              </w:rPr>
              <w:t>40</w:t>
            </w:r>
            <w:r w:rsidR="008F6F5A">
              <w:rPr>
                <w:noProof/>
                <w:webHidden/>
              </w:rPr>
              <w:fldChar w:fldCharType="end"/>
            </w:r>
          </w:hyperlink>
        </w:p>
        <w:p w14:paraId="2A43CEC6" w14:textId="71990250" w:rsidR="008F6F5A" w:rsidRDefault="00FB1AA6">
          <w:pPr>
            <w:pStyle w:val="TOC5"/>
            <w:tabs>
              <w:tab w:val="left" w:pos="1920"/>
              <w:tab w:val="right" w:leader="dot" w:pos="8780"/>
            </w:tabs>
            <w:rPr>
              <w:rFonts w:eastAsiaTheme="minorEastAsia" w:cstheme="minorBidi"/>
              <w:noProof/>
              <w:sz w:val="24"/>
              <w:szCs w:val="24"/>
            </w:rPr>
          </w:pPr>
          <w:hyperlink w:anchor="_Toc520105491" w:history="1">
            <w:r w:rsidR="008F6F5A" w:rsidRPr="00B139D8">
              <w:rPr>
                <w:rStyle w:val="Hyperlink"/>
                <w:rFonts w:ascii="Times" w:eastAsia="Calibri" w:hAnsi="Times" w:cs="Times"/>
                <w:noProof/>
              </w:rPr>
              <w:t>2.3.4.7.</w:t>
            </w:r>
            <w:r w:rsidR="008F6F5A">
              <w:rPr>
                <w:rFonts w:eastAsiaTheme="minorEastAsia" w:cstheme="minorBidi"/>
                <w:noProof/>
                <w:sz w:val="24"/>
                <w:szCs w:val="24"/>
              </w:rPr>
              <w:tab/>
            </w:r>
            <w:r w:rsidR="008F6F5A" w:rsidRPr="00B139D8">
              <w:rPr>
                <w:rStyle w:val="Hyperlink"/>
                <w:rFonts w:ascii="Times" w:eastAsia="Calibri" w:hAnsi="Times" w:cs="Times"/>
                <w:noProof/>
              </w:rPr>
              <w:t>&lt;Clinic&gt; Block Phone Number</w:t>
            </w:r>
            <w:r w:rsidR="008F6F5A">
              <w:rPr>
                <w:noProof/>
                <w:webHidden/>
              </w:rPr>
              <w:tab/>
            </w:r>
            <w:r w:rsidR="008F6F5A">
              <w:rPr>
                <w:noProof/>
                <w:webHidden/>
              </w:rPr>
              <w:fldChar w:fldCharType="begin"/>
            </w:r>
            <w:r w:rsidR="008F6F5A">
              <w:rPr>
                <w:noProof/>
                <w:webHidden/>
              </w:rPr>
              <w:instrText xml:space="preserve"> PAGEREF _Toc520105491 \h </w:instrText>
            </w:r>
            <w:r w:rsidR="008F6F5A">
              <w:rPr>
                <w:noProof/>
                <w:webHidden/>
              </w:rPr>
            </w:r>
            <w:r w:rsidR="008F6F5A">
              <w:rPr>
                <w:noProof/>
                <w:webHidden/>
              </w:rPr>
              <w:fldChar w:fldCharType="separate"/>
            </w:r>
            <w:r w:rsidR="008F6F5A">
              <w:rPr>
                <w:noProof/>
                <w:webHidden/>
              </w:rPr>
              <w:t>42</w:t>
            </w:r>
            <w:r w:rsidR="008F6F5A">
              <w:rPr>
                <w:noProof/>
                <w:webHidden/>
              </w:rPr>
              <w:fldChar w:fldCharType="end"/>
            </w:r>
          </w:hyperlink>
        </w:p>
        <w:p w14:paraId="066049F1" w14:textId="11F6D73D" w:rsidR="008F6F5A" w:rsidRDefault="00FB1AA6">
          <w:pPr>
            <w:pStyle w:val="TOC5"/>
            <w:tabs>
              <w:tab w:val="left" w:pos="1920"/>
              <w:tab w:val="right" w:leader="dot" w:pos="8780"/>
            </w:tabs>
            <w:rPr>
              <w:rFonts w:eastAsiaTheme="minorEastAsia" w:cstheme="minorBidi"/>
              <w:noProof/>
              <w:sz w:val="24"/>
              <w:szCs w:val="24"/>
            </w:rPr>
          </w:pPr>
          <w:hyperlink w:anchor="_Toc520105492" w:history="1">
            <w:r w:rsidR="008F6F5A" w:rsidRPr="00B139D8">
              <w:rPr>
                <w:rStyle w:val="Hyperlink"/>
                <w:rFonts w:ascii="Times" w:eastAsia="Calibri" w:hAnsi="Times" w:cs="Times"/>
                <w:noProof/>
              </w:rPr>
              <w:t>2.3.4.8.</w:t>
            </w:r>
            <w:r w:rsidR="008F6F5A">
              <w:rPr>
                <w:rFonts w:eastAsiaTheme="minorEastAsia" w:cstheme="minorBidi"/>
                <w:noProof/>
                <w:sz w:val="24"/>
                <w:szCs w:val="24"/>
              </w:rPr>
              <w:tab/>
            </w:r>
            <w:r w:rsidR="008F6F5A" w:rsidRPr="00B139D8">
              <w:rPr>
                <w:rStyle w:val="Hyperlink"/>
                <w:rFonts w:ascii="Times" w:eastAsia="Calibri" w:hAnsi="Times" w:cs="Times"/>
                <w:noProof/>
              </w:rPr>
              <w:t>&lt;Clinic&gt; Create Medical Record</w:t>
            </w:r>
            <w:r w:rsidR="008F6F5A">
              <w:rPr>
                <w:noProof/>
                <w:webHidden/>
              </w:rPr>
              <w:tab/>
            </w:r>
            <w:r w:rsidR="008F6F5A">
              <w:rPr>
                <w:noProof/>
                <w:webHidden/>
              </w:rPr>
              <w:fldChar w:fldCharType="begin"/>
            </w:r>
            <w:r w:rsidR="008F6F5A">
              <w:rPr>
                <w:noProof/>
                <w:webHidden/>
              </w:rPr>
              <w:instrText xml:space="preserve"> PAGEREF _Toc520105492 \h </w:instrText>
            </w:r>
            <w:r w:rsidR="008F6F5A">
              <w:rPr>
                <w:noProof/>
                <w:webHidden/>
              </w:rPr>
            </w:r>
            <w:r w:rsidR="008F6F5A">
              <w:rPr>
                <w:noProof/>
                <w:webHidden/>
              </w:rPr>
              <w:fldChar w:fldCharType="separate"/>
            </w:r>
            <w:r w:rsidR="008F6F5A">
              <w:rPr>
                <w:noProof/>
                <w:webHidden/>
              </w:rPr>
              <w:t>43</w:t>
            </w:r>
            <w:r w:rsidR="008F6F5A">
              <w:rPr>
                <w:noProof/>
                <w:webHidden/>
              </w:rPr>
              <w:fldChar w:fldCharType="end"/>
            </w:r>
          </w:hyperlink>
        </w:p>
        <w:p w14:paraId="37014505" w14:textId="53656A7C" w:rsidR="008F6F5A" w:rsidRDefault="00FB1AA6">
          <w:pPr>
            <w:pStyle w:val="TOC5"/>
            <w:tabs>
              <w:tab w:val="left" w:pos="1920"/>
              <w:tab w:val="right" w:leader="dot" w:pos="8780"/>
            </w:tabs>
            <w:rPr>
              <w:rFonts w:eastAsiaTheme="minorEastAsia" w:cstheme="minorBidi"/>
              <w:noProof/>
              <w:sz w:val="24"/>
              <w:szCs w:val="24"/>
            </w:rPr>
          </w:pPr>
          <w:hyperlink w:anchor="_Toc520105493" w:history="1">
            <w:r w:rsidR="008F6F5A" w:rsidRPr="00B139D8">
              <w:rPr>
                <w:rStyle w:val="Hyperlink"/>
                <w:rFonts w:ascii="Times" w:eastAsia="Calibri" w:hAnsi="Times" w:cs="Times"/>
                <w:noProof/>
              </w:rPr>
              <w:t>2.3.4.9.</w:t>
            </w:r>
            <w:r w:rsidR="008F6F5A">
              <w:rPr>
                <w:rFonts w:eastAsiaTheme="minorEastAsia" w:cstheme="minorBidi"/>
                <w:noProof/>
                <w:sz w:val="24"/>
                <w:szCs w:val="24"/>
              </w:rPr>
              <w:tab/>
            </w:r>
            <w:r w:rsidR="008F6F5A" w:rsidRPr="00B139D8">
              <w:rPr>
                <w:rStyle w:val="Hyperlink"/>
                <w:rFonts w:ascii="Times" w:eastAsia="Calibri" w:hAnsi="Times" w:cs="Times"/>
                <w:noProof/>
              </w:rPr>
              <w:t>&lt;Clinic&gt; View Detail Patient</w:t>
            </w:r>
            <w:r w:rsidR="008F6F5A">
              <w:rPr>
                <w:noProof/>
                <w:webHidden/>
              </w:rPr>
              <w:tab/>
            </w:r>
            <w:r w:rsidR="008F6F5A">
              <w:rPr>
                <w:noProof/>
                <w:webHidden/>
              </w:rPr>
              <w:fldChar w:fldCharType="begin"/>
            </w:r>
            <w:r w:rsidR="008F6F5A">
              <w:rPr>
                <w:noProof/>
                <w:webHidden/>
              </w:rPr>
              <w:instrText xml:space="preserve"> PAGEREF _Toc520105493 \h </w:instrText>
            </w:r>
            <w:r w:rsidR="008F6F5A">
              <w:rPr>
                <w:noProof/>
                <w:webHidden/>
              </w:rPr>
            </w:r>
            <w:r w:rsidR="008F6F5A">
              <w:rPr>
                <w:noProof/>
                <w:webHidden/>
              </w:rPr>
              <w:fldChar w:fldCharType="separate"/>
            </w:r>
            <w:r w:rsidR="008F6F5A">
              <w:rPr>
                <w:noProof/>
                <w:webHidden/>
              </w:rPr>
              <w:t>45</w:t>
            </w:r>
            <w:r w:rsidR="008F6F5A">
              <w:rPr>
                <w:noProof/>
                <w:webHidden/>
              </w:rPr>
              <w:fldChar w:fldCharType="end"/>
            </w:r>
          </w:hyperlink>
        </w:p>
        <w:p w14:paraId="46C19992" w14:textId="5ABB4947" w:rsidR="008F6F5A" w:rsidRDefault="00FB1AA6">
          <w:pPr>
            <w:pStyle w:val="TOC5"/>
            <w:tabs>
              <w:tab w:val="left" w:pos="1920"/>
              <w:tab w:val="right" w:leader="dot" w:pos="8780"/>
            </w:tabs>
            <w:rPr>
              <w:rFonts w:eastAsiaTheme="minorEastAsia" w:cstheme="minorBidi"/>
              <w:noProof/>
              <w:sz w:val="24"/>
              <w:szCs w:val="24"/>
            </w:rPr>
          </w:pPr>
          <w:hyperlink w:anchor="_Toc520105494" w:history="1">
            <w:r w:rsidR="008F6F5A" w:rsidRPr="00B139D8">
              <w:rPr>
                <w:rStyle w:val="Hyperlink"/>
                <w:rFonts w:ascii="Times" w:eastAsia="Calibri" w:hAnsi="Times" w:cs="Times"/>
                <w:noProof/>
              </w:rPr>
              <w:t>2.3.4.10.</w:t>
            </w:r>
            <w:r w:rsidR="008F6F5A">
              <w:rPr>
                <w:rFonts w:eastAsiaTheme="minorEastAsia" w:cstheme="minorBidi"/>
                <w:noProof/>
                <w:sz w:val="24"/>
                <w:szCs w:val="24"/>
              </w:rPr>
              <w:tab/>
            </w:r>
            <w:r w:rsidR="008F6F5A" w:rsidRPr="00B139D8">
              <w:rPr>
                <w:rStyle w:val="Hyperlink"/>
                <w:rFonts w:ascii="Times" w:eastAsia="Calibri" w:hAnsi="Times" w:cs="Times"/>
                <w:noProof/>
              </w:rPr>
              <w:t>&lt;Clinic&gt; View Average Patient Statistic</w:t>
            </w:r>
            <w:r w:rsidR="008F6F5A">
              <w:rPr>
                <w:noProof/>
                <w:webHidden/>
              </w:rPr>
              <w:tab/>
            </w:r>
            <w:r w:rsidR="008F6F5A">
              <w:rPr>
                <w:noProof/>
                <w:webHidden/>
              </w:rPr>
              <w:fldChar w:fldCharType="begin"/>
            </w:r>
            <w:r w:rsidR="008F6F5A">
              <w:rPr>
                <w:noProof/>
                <w:webHidden/>
              </w:rPr>
              <w:instrText xml:space="preserve"> PAGEREF _Toc520105494 \h </w:instrText>
            </w:r>
            <w:r w:rsidR="008F6F5A">
              <w:rPr>
                <w:noProof/>
                <w:webHidden/>
              </w:rPr>
            </w:r>
            <w:r w:rsidR="008F6F5A">
              <w:rPr>
                <w:noProof/>
                <w:webHidden/>
              </w:rPr>
              <w:fldChar w:fldCharType="separate"/>
            </w:r>
            <w:r w:rsidR="008F6F5A">
              <w:rPr>
                <w:noProof/>
                <w:webHidden/>
              </w:rPr>
              <w:t>47</w:t>
            </w:r>
            <w:r w:rsidR="008F6F5A">
              <w:rPr>
                <w:noProof/>
                <w:webHidden/>
              </w:rPr>
              <w:fldChar w:fldCharType="end"/>
            </w:r>
          </w:hyperlink>
        </w:p>
        <w:p w14:paraId="0C2D5E31" w14:textId="73F2FA50" w:rsidR="008F6F5A" w:rsidRDefault="00FB1AA6">
          <w:pPr>
            <w:pStyle w:val="TOC5"/>
            <w:tabs>
              <w:tab w:val="left" w:pos="1920"/>
              <w:tab w:val="right" w:leader="dot" w:pos="8780"/>
            </w:tabs>
            <w:rPr>
              <w:rFonts w:eastAsiaTheme="minorEastAsia" w:cstheme="minorBidi"/>
              <w:noProof/>
              <w:sz w:val="24"/>
              <w:szCs w:val="24"/>
            </w:rPr>
          </w:pPr>
          <w:hyperlink w:anchor="_Toc520105495" w:history="1">
            <w:r w:rsidR="008F6F5A" w:rsidRPr="00B139D8">
              <w:rPr>
                <w:rStyle w:val="Hyperlink"/>
                <w:rFonts w:ascii="Times" w:eastAsia="Calibri" w:hAnsi="Times" w:cs="Times"/>
                <w:noProof/>
              </w:rPr>
              <w:t>2.3.4.11.</w:t>
            </w:r>
            <w:r w:rsidR="008F6F5A">
              <w:rPr>
                <w:rFonts w:eastAsiaTheme="minorEastAsia" w:cstheme="minorBidi"/>
                <w:noProof/>
                <w:sz w:val="24"/>
                <w:szCs w:val="24"/>
              </w:rPr>
              <w:tab/>
            </w:r>
            <w:r w:rsidR="008F6F5A" w:rsidRPr="00B139D8">
              <w:rPr>
                <w:rStyle w:val="Hyperlink"/>
                <w:rFonts w:ascii="Times" w:eastAsia="Calibri" w:hAnsi="Times" w:cs="Times"/>
                <w:noProof/>
              </w:rPr>
              <w:t>&lt;Clinic&gt; View Patient Statistic Through Years</w:t>
            </w:r>
            <w:r w:rsidR="008F6F5A">
              <w:rPr>
                <w:noProof/>
                <w:webHidden/>
              </w:rPr>
              <w:tab/>
            </w:r>
            <w:r w:rsidR="008F6F5A">
              <w:rPr>
                <w:noProof/>
                <w:webHidden/>
              </w:rPr>
              <w:fldChar w:fldCharType="begin"/>
            </w:r>
            <w:r w:rsidR="008F6F5A">
              <w:rPr>
                <w:noProof/>
                <w:webHidden/>
              </w:rPr>
              <w:instrText xml:space="preserve"> PAGEREF _Toc520105495 \h </w:instrText>
            </w:r>
            <w:r w:rsidR="008F6F5A">
              <w:rPr>
                <w:noProof/>
                <w:webHidden/>
              </w:rPr>
            </w:r>
            <w:r w:rsidR="008F6F5A">
              <w:rPr>
                <w:noProof/>
                <w:webHidden/>
              </w:rPr>
              <w:fldChar w:fldCharType="separate"/>
            </w:r>
            <w:r w:rsidR="008F6F5A">
              <w:rPr>
                <w:noProof/>
                <w:webHidden/>
              </w:rPr>
              <w:t>48</w:t>
            </w:r>
            <w:r w:rsidR="008F6F5A">
              <w:rPr>
                <w:noProof/>
                <w:webHidden/>
              </w:rPr>
              <w:fldChar w:fldCharType="end"/>
            </w:r>
          </w:hyperlink>
        </w:p>
        <w:p w14:paraId="438343B6" w14:textId="5FC7CE66" w:rsidR="008F6F5A" w:rsidRDefault="00FB1AA6">
          <w:pPr>
            <w:pStyle w:val="TOC5"/>
            <w:tabs>
              <w:tab w:val="left" w:pos="1920"/>
              <w:tab w:val="right" w:leader="dot" w:pos="8780"/>
            </w:tabs>
            <w:rPr>
              <w:rFonts w:eastAsiaTheme="minorEastAsia" w:cstheme="minorBidi"/>
              <w:noProof/>
              <w:sz w:val="24"/>
              <w:szCs w:val="24"/>
            </w:rPr>
          </w:pPr>
          <w:hyperlink w:anchor="_Toc520105496" w:history="1">
            <w:r w:rsidR="008F6F5A" w:rsidRPr="00B139D8">
              <w:rPr>
                <w:rStyle w:val="Hyperlink"/>
                <w:rFonts w:ascii="Times" w:eastAsia="Calibri" w:hAnsi="Times" w:cs="Times"/>
                <w:noProof/>
              </w:rPr>
              <w:t>2.3.4.12.</w:t>
            </w:r>
            <w:r w:rsidR="008F6F5A">
              <w:rPr>
                <w:rFonts w:eastAsiaTheme="minorEastAsia" w:cstheme="minorBidi"/>
                <w:noProof/>
                <w:sz w:val="24"/>
                <w:szCs w:val="24"/>
              </w:rPr>
              <w:tab/>
            </w:r>
            <w:r w:rsidR="008F6F5A" w:rsidRPr="00B139D8">
              <w:rPr>
                <w:rStyle w:val="Hyperlink"/>
                <w:rFonts w:ascii="Times" w:eastAsia="Calibri" w:hAnsi="Times" w:cs="Times"/>
                <w:noProof/>
              </w:rPr>
              <w:t>&lt;Clinic&gt; Pay</w:t>
            </w:r>
            <w:r w:rsidR="008F6F5A">
              <w:rPr>
                <w:noProof/>
                <w:webHidden/>
              </w:rPr>
              <w:tab/>
            </w:r>
            <w:r w:rsidR="008F6F5A">
              <w:rPr>
                <w:noProof/>
                <w:webHidden/>
              </w:rPr>
              <w:fldChar w:fldCharType="begin"/>
            </w:r>
            <w:r w:rsidR="008F6F5A">
              <w:rPr>
                <w:noProof/>
                <w:webHidden/>
              </w:rPr>
              <w:instrText xml:space="preserve"> PAGEREF _Toc520105496 \h </w:instrText>
            </w:r>
            <w:r w:rsidR="008F6F5A">
              <w:rPr>
                <w:noProof/>
                <w:webHidden/>
              </w:rPr>
            </w:r>
            <w:r w:rsidR="008F6F5A">
              <w:rPr>
                <w:noProof/>
                <w:webHidden/>
              </w:rPr>
              <w:fldChar w:fldCharType="separate"/>
            </w:r>
            <w:r w:rsidR="008F6F5A">
              <w:rPr>
                <w:noProof/>
                <w:webHidden/>
              </w:rPr>
              <w:t>50</w:t>
            </w:r>
            <w:r w:rsidR="008F6F5A">
              <w:rPr>
                <w:noProof/>
                <w:webHidden/>
              </w:rPr>
              <w:fldChar w:fldCharType="end"/>
            </w:r>
          </w:hyperlink>
        </w:p>
        <w:p w14:paraId="1DC962A7" w14:textId="46B8A4A8" w:rsidR="008F6F5A" w:rsidRDefault="00FB1AA6">
          <w:pPr>
            <w:pStyle w:val="TOC4"/>
            <w:tabs>
              <w:tab w:val="left" w:pos="1440"/>
              <w:tab w:val="right" w:leader="dot" w:pos="8780"/>
            </w:tabs>
            <w:rPr>
              <w:rFonts w:eastAsiaTheme="minorEastAsia" w:cstheme="minorBidi"/>
              <w:noProof/>
              <w:sz w:val="24"/>
              <w:szCs w:val="24"/>
            </w:rPr>
          </w:pPr>
          <w:hyperlink w:anchor="_Toc520105497" w:history="1">
            <w:r w:rsidR="008F6F5A" w:rsidRPr="00B139D8">
              <w:rPr>
                <w:rStyle w:val="Hyperlink"/>
                <w:rFonts w:ascii="Times" w:eastAsia="Calibri" w:hAnsi="Times" w:cs="Times"/>
                <w:noProof/>
              </w:rPr>
              <w:t>2.3.5.</w:t>
            </w:r>
            <w:r w:rsidR="008F6F5A">
              <w:rPr>
                <w:rFonts w:eastAsiaTheme="minorEastAsia" w:cstheme="minorBidi"/>
                <w:noProof/>
                <w:sz w:val="24"/>
                <w:szCs w:val="24"/>
              </w:rPr>
              <w:tab/>
            </w:r>
            <w:r w:rsidR="008F6F5A" w:rsidRPr="00B139D8">
              <w:rPr>
                <w:rStyle w:val="Hyperlink"/>
                <w:rFonts w:ascii="Times" w:eastAsia="Calibri" w:hAnsi="Times" w:cs="Times"/>
                <w:noProof/>
              </w:rPr>
              <w:t>Administrator Overview Use Case</w:t>
            </w:r>
            <w:r w:rsidR="008F6F5A">
              <w:rPr>
                <w:noProof/>
                <w:webHidden/>
              </w:rPr>
              <w:tab/>
            </w:r>
            <w:r w:rsidR="008F6F5A">
              <w:rPr>
                <w:noProof/>
                <w:webHidden/>
              </w:rPr>
              <w:fldChar w:fldCharType="begin"/>
            </w:r>
            <w:r w:rsidR="008F6F5A">
              <w:rPr>
                <w:noProof/>
                <w:webHidden/>
              </w:rPr>
              <w:instrText xml:space="preserve"> PAGEREF _Toc520105497 \h </w:instrText>
            </w:r>
            <w:r w:rsidR="008F6F5A">
              <w:rPr>
                <w:noProof/>
                <w:webHidden/>
              </w:rPr>
            </w:r>
            <w:r w:rsidR="008F6F5A">
              <w:rPr>
                <w:noProof/>
                <w:webHidden/>
              </w:rPr>
              <w:fldChar w:fldCharType="separate"/>
            </w:r>
            <w:r w:rsidR="008F6F5A">
              <w:rPr>
                <w:noProof/>
                <w:webHidden/>
              </w:rPr>
              <w:t>51</w:t>
            </w:r>
            <w:r w:rsidR="008F6F5A">
              <w:rPr>
                <w:noProof/>
                <w:webHidden/>
              </w:rPr>
              <w:fldChar w:fldCharType="end"/>
            </w:r>
          </w:hyperlink>
        </w:p>
        <w:p w14:paraId="51DA69B9" w14:textId="09A7D47F" w:rsidR="008F6F5A" w:rsidRDefault="00FB1AA6">
          <w:pPr>
            <w:pStyle w:val="TOC5"/>
            <w:tabs>
              <w:tab w:val="left" w:pos="1920"/>
              <w:tab w:val="right" w:leader="dot" w:pos="8780"/>
            </w:tabs>
            <w:rPr>
              <w:rFonts w:eastAsiaTheme="minorEastAsia" w:cstheme="minorBidi"/>
              <w:noProof/>
              <w:sz w:val="24"/>
              <w:szCs w:val="24"/>
            </w:rPr>
          </w:pPr>
          <w:hyperlink w:anchor="_Toc520105498" w:history="1">
            <w:r w:rsidR="008F6F5A" w:rsidRPr="00B139D8">
              <w:rPr>
                <w:rStyle w:val="Hyperlink"/>
                <w:rFonts w:ascii="Times" w:eastAsia="Calibri" w:hAnsi="Times" w:cs="Times"/>
                <w:noProof/>
              </w:rPr>
              <w:t>2.3.5.1.</w:t>
            </w:r>
            <w:r w:rsidR="008F6F5A">
              <w:rPr>
                <w:rFonts w:eastAsiaTheme="minorEastAsia" w:cstheme="minorBidi"/>
                <w:noProof/>
                <w:sz w:val="24"/>
                <w:szCs w:val="24"/>
              </w:rPr>
              <w:tab/>
            </w:r>
            <w:r w:rsidR="008F6F5A" w:rsidRPr="00B139D8">
              <w:rPr>
                <w:rStyle w:val="Hyperlink"/>
                <w:rFonts w:ascii="Times" w:eastAsia="Calibri" w:hAnsi="Times" w:cs="Times"/>
                <w:noProof/>
              </w:rPr>
              <w:t>&lt; Administrator&gt; Create Account</w:t>
            </w:r>
            <w:r w:rsidR="008F6F5A">
              <w:rPr>
                <w:noProof/>
                <w:webHidden/>
              </w:rPr>
              <w:tab/>
            </w:r>
            <w:r w:rsidR="008F6F5A">
              <w:rPr>
                <w:noProof/>
                <w:webHidden/>
              </w:rPr>
              <w:fldChar w:fldCharType="begin"/>
            </w:r>
            <w:r w:rsidR="008F6F5A">
              <w:rPr>
                <w:noProof/>
                <w:webHidden/>
              </w:rPr>
              <w:instrText xml:space="preserve"> PAGEREF _Toc520105498 \h </w:instrText>
            </w:r>
            <w:r w:rsidR="008F6F5A">
              <w:rPr>
                <w:noProof/>
                <w:webHidden/>
              </w:rPr>
            </w:r>
            <w:r w:rsidR="008F6F5A">
              <w:rPr>
                <w:noProof/>
                <w:webHidden/>
              </w:rPr>
              <w:fldChar w:fldCharType="separate"/>
            </w:r>
            <w:r w:rsidR="008F6F5A">
              <w:rPr>
                <w:noProof/>
                <w:webHidden/>
              </w:rPr>
              <w:t>52</w:t>
            </w:r>
            <w:r w:rsidR="008F6F5A">
              <w:rPr>
                <w:noProof/>
                <w:webHidden/>
              </w:rPr>
              <w:fldChar w:fldCharType="end"/>
            </w:r>
          </w:hyperlink>
        </w:p>
        <w:p w14:paraId="4316BBDE" w14:textId="5929979D" w:rsidR="008F6F5A" w:rsidRDefault="00FB1AA6">
          <w:pPr>
            <w:pStyle w:val="TOC5"/>
            <w:tabs>
              <w:tab w:val="left" w:pos="1920"/>
              <w:tab w:val="right" w:leader="dot" w:pos="8780"/>
            </w:tabs>
            <w:rPr>
              <w:rFonts w:eastAsiaTheme="minorEastAsia" w:cstheme="minorBidi"/>
              <w:noProof/>
              <w:sz w:val="24"/>
              <w:szCs w:val="24"/>
            </w:rPr>
          </w:pPr>
          <w:hyperlink w:anchor="_Toc520105499" w:history="1">
            <w:r w:rsidR="008F6F5A" w:rsidRPr="00B139D8">
              <w:rPr>
                <w:rStyle w:val="Hyperlink"/>
                <w:rFonts w:ascii="Times" w:eastAsia="Calibri" w:hAnsi="Times" w:cs="Times"/>
                <w:noProof/>
              </w:rPr>
              <w:t>2.3.5.2.</w:t>
            </w:r>
            <w:r w:rsidR="008F6F5A">
              <w:rPr>
                <w:rFonts w:eastAsiaTheme="minorEastAsia" w:cstheme="minorBidi"/>
                <w:noProof/>
                <w:sz w:val="24"/>
                <w:szCs w:val="24"/>
              </w:rPr>
              <w:tab/>
            </w:r>
            <w:r w:rsidR="008F6F5A" w:rsidRPr="00B139D8">
              <w:rPr>
                <w:rStyle w:val="Hyperlink"/>
                <w:rFonts w:ascii="Times" w:eastAsia="Calibri" w:hAnsi="Times" w:cs="Times"/>
                <w:noProof/>
              </w:rPr>
              <w:t>&lt; Administrator&gt; Edit Account</w:t>
            </w:r>
            <w:r w:rsidR="008F6F5A">
              <w:rPr>
                <w:noProof/>
                <w:webHidden/>
              </w:rPr>
              <w:tab/>
            </w:r>
            <w:r w:rsidR="008F6F5A">
              <w:rPr>
                <w:noProof/>
                <w:webHidden/>
              </w:rPr>
              <w:fldChar w:fldCharType="begin"/>
            </w:r>
            <w:r w:rsidR="008F6F5A">
              <w:rPr>
                <w:noProof/>
                <w:webHidden/>
              </w:rPr>
              <w:instrText xml:space="preserve"> PAGEREF _Toc520105499 \h </w:instrText>
            </w:r>
            <w:r w:rsidR="008F6F5A">
              <w:rPr>
                <w:noProof/>
                <w:webHidden/>
              </w:rPr>
            </w:r>
            <w:r w:rsidR="008F6F5A">
              <w:rPr>
                <w:noProof/>
                <w:webHidden/>
              </w:rPr>
              <w:fldChar w:fldCharType="separate"/>
            </w:r>
            <w:r w:rsidR="008F6F5A">
              <w:rPr>
                <w:noProof/>
                <w:webHidden/>
              </w:rPr>
              <w:t>54</w:t>
            </w:r>
            <w:r w:rsidR="008F6F5A">
              <w:rPr>
                <w:noProof/>
                <w:webHidden/>
              </w:rPr>
              <w:fldChar w:fldCharType="end"/>
            </w:r>
          </w:hyperlink>
        </w:p>
        <w:p w14:paraId="5A320F6F" w14:textId="2215B054" w:rsidR="008F6F5A" w:rsidRDefault="00FB1AA6">
          <w:pPr>
            <w:pStyle w:val="TOC5"/>
            <w:tabs>
              <w:tab w:val="left" w:pos="1920"/>
              <w:tab w:val="right" w:leader="dot" w:pos="8780"/>
            </w:tabs>
            <w:rPr>
              <w:rFonts w:eastAsiaTheme="minorEastAsia" w:cstheme="minorBidi"/>
              <w:noProof/>
              <w:sz w:val="24"/>
              <w:szCs w:val="24"/>
            </w:rPr>
          </w:pPr>
          <w:hyperlink w:anchor="_Toc520105500" w:history="1">
            <w:r w:rsidR="008F6F5A" w:rsidRPr="00B139D8">
              <w:rPr>
                <w:rStyle w:val="Hyperlink"/>
                <w:rFonts w:ascii="Times" w:eastAsia="Calibri" w:hAnsi="Times" w:cs="Times"/>
                <w:noProof/>
              </w:rPr>
              <w:t>2.3.5.3.</w:t>
            </w:r>
            <w:r w:rsidR="008F6F5A">
              <w:rPr>
                <w:rFonts w:eastAsiaTheme="minorEastAsia" w:cstheme="minorBidi"/>
                <w:noProof/>
                <w:sz w:val="24"/>
                <w:szCs w:val="24"/>
              </w:rPr>
              <w:tab/>
            </w:r>
            <w:r w:rsidR="008F6F5A" w:rsidRPr="00B139D8">
              <w:rPr>
                <w:rStyle w:val="Hyperlink"/>
                <w:rFonts w:ascii="Times" w:eastAsia="Calibri" w:hAnsi="Times" w:cs="Times"/>
                <w:noProof/>
              </w:rPr>
              <w:t>&lt; Administrator&gt; Create License</w:t>
            </w:r>
            <w:r w:rsidR="008F6F5A">
              <w:rPr>
                <w:noProof/>
                <w:webHidden/>
              </w:rPr>
              <w:tab/>
            </w:r>
            <w:r w:rsidR="008F6F5A">
              <w:rPr>
                <w:noProof/>
                <w:webHidden/>
              </w:rPr>
              <w:fldChar w:fldCharType="begin"/>
            </w:r>
            <w:r w:rsidR="008F6F5A">
              <w:rPr>
                <w:noProof/>
                <w:webHidden/>
              </w:rPr>
              <w:instrText xml:space="preserve"> PAGEREF _Toc520105500 \h </w:instrText>
            </w:r>
            <w:r w:rsidR="008F6F5A">
              <w:rPr>
                <w:noProof/>
                <w:webHidden/>
              </w:rPr>
            </w:r>
            <w:r w:rsidR="008F6F5A">
              <w:rPr>
                <w:noProof/>
                <w:webHidden/>
              </w:rPr>
              <w:fldChar w:fldCharType="separate"/>
            </w:r>
            <w:r w:rsidR="008F6F5A">
              <w:rPr>
                <w:noProof/>
                <w:webHidden/>
              </w:rPr>
              <w:t>56</w:t>
            </w:r>
            <w:r w:rsidR="008F6F5A">
              <w:rPr>
                <w:noProof/>
                <w:webHidden/>
              </w:rPr>
              <w:fldChar w:fldCharType="end"/>
            </w:r>
          </w:hyperlink>
        </w:p>
        <w:p w14:paraId="4D8702B8" w14:textId="66101B1C" w:rsidR="008F6F5A" w:rsidRDefault="00FB1AA6">
          <w:pPr>
            <w:pStyle w:val="TOC5"/>
            <w:tabs>
              <w:tab w:val="left" w:pos="1920"/>
              <w:tab w:val="right" w:leader="dot" w:pos="8780"/>
            </w:tabs>
            <w:rPr>
              <w:rFonts w:eastAsiaTheme="minorEastAsia" w:cstheme="minorBidi"/>
              <w:noProof/>
              <w:sz w:val="24"/>
              <w:szCs w:val="24"/>
            </w:rPr>
          </w:pPr>
          <w:hyperlink w:anchor="_Toc520105501" w:history="1">
            <w:r w:rsidR="008F6F5A" w:rsidRPr="00B139D8">
              <w:rPr>
                <w:rStyle w:val="Hyperlink"/>
                <w:rFonts w:ascii="Times" w:eastAsia="Calibri" w:hAnsi="Times" w:cs="Times"/>
                <w:noProof/>
              </w:rPr>
              <w:t>2.3.5.4.</w:t>
            </w:r>
            <w:r w:rsidR="008F6F5A">
              <w:rPr>
                <w:rFonts w:eastAsiaTheme="minorEastAsia" w:cstheme="minorBidi"/>
                <w:noProof/>
                <w:sz w:val="24"/>
                <w:szCs w:val="24"/>
              </w:rPr>
              <w:tab/>
            </w:r>
            <w:r w:rsidR="008F6F5A" w:rsidRPr="00B139D8">
              <w:rPr>
                <w:rStyle w:val="Hyperlink"/>
                <w:rFonts w:ascii="Times" w:eastAsia="Calibri" w:hAnsi="Times" w:cs="Times"/>
                <w:noProof/>
              </w:rPr>
              <w:t>&lt; Administrator&gt; Edit License</w:t>
            </w:r>
            <w:r w:rsidR="008F6F5A">
              <w:rPr>
                <w:noProof/>
                <w:webHidden/>
              </w:rPr>
              <w:tab/>
            </w:r>
            <w:r w:rsidR="008F6F5A">
              <w:rPr>
                <w:noProof/>
                <w:webHidden/>
              </w:rPr>
              <w:fldChar w:fldCharType="begin"/>
            </w:r>
            <w:r w:rsidR="008F6F5A">
              <w:rPr>
                <w:noProof/>
                <w:webHidden/>
              </w:rPr>
              <w:instrText xml:space="preserve"> PAGEREF _Toc520105501 \h </w:instrText>
            </w:r>
            <w:r w:rsidR="008F6F5A">
              <w:rPr>
                <w:noProof/>
                <w:webHidden/>
              </w:rPr>
            </w:r>
            <w:r w:rsidR="008F6F5A">
              <w:rPr>
                <w:noProof/>
                <w:webHidden/>
              </w:rPr>
              <w:fldChar w:fldCharType="separate"/>
            </w:r>
            <w:r w:rsidR="008F6F5A">
              <w:rPr>
                <w:noProof/>
                <w:webHidden/>
              </w:rPr>
              <w:t>57</w:t>
            </w:r>
            <w:r w:rsidR="008F6F5A">
              <w:rPr>
                <w:noProof/>
                <w:webHidden/>
              </w:rPr>
              <w:fldChar w:fldCharType="end"/>
            </w:r>
          </w:hyperlink>
        </w:p>
        <w:p w14:paraId="4F802E2D" w14:textId="1CD63579" w:rsidR="008F6F5A" w:rsidRDefault="00FB1AA6">
          <w:pPr>
            <w:pStyle w:val="TOC4"/>
            <w:tabs>
              <w:tab w:val="left" w:pos="1440"/>
              <w:tab w:val="right" w:leader="dot" w:pos="8780"/>
            </w:tabs>
            <w:rPr>
              <w:rFonts w:eastAsiaTheme="minorEastAsia" w:cstheme="minorBidi"/>
              <w:noProof/>
              <w:sz w:val="24"/>
              <w:szCs w:val="24"/>
            </w:rPr>
          </w:pPr>
          <w:hyperlink w:anchor="_Toc520105502" w:history="1">
            <w:r w:rsidR="008F6F5A" w:rsidRPr="00B139D8">
              <w:rPr>
                <w:rStyle w:val="Hyperlink"/>
                <w:rFonts w:ascii="Times" w:eastAsia="Calibri" w:hAnsi="Times" w:cs="Times"/>
                <w:noProof/>
              </w:rPr>
              <w:t>2.3.6.</w:t>
            </w:r>
            <w:r w:rsidR="008F6F5A">
              <w:rPr>
                <w:rFonts w:eastAsiaTheme="minorEastAsia" w:cstheme="minorBidi"/>
                <w:noProof/>
                <w:sz w:val="24"/>
                <w:szCs w:val="24"/>
              </w:rPr>
              <w:tab/>
            </w:r>
            <w:r w:rsidR="008F6F5A" w:rsidRPr="00B139D8">
              <w:rPr>
                <w:rStyle w:val="Hyperlink"/>
                <w:rFonts w:ascii="Times" w:eastAsia="Calibri" w:hAnsi="Times" w:cs="Times"/>
                <w:noProof/>
              </w:rPr>
              <w:t>Authenticated User Overview Use Case</w:t>
            </w:r>
            <w:r w:rsidR="008F6F5A">
              <w:rPr>
                <w:noProof/>
                <w:webHidden/>
              </w:rPr>
              <w:tab/>
            </w:r>
            <w:r w:rsidR="008F6F5A">
              <w:rPr>
                <w:noProof/>
                <w:webHidden/>
              </w:rPr>
              <w:fldChar w:fldCharType="begin"/>
            </w:r>
            <w:r w:rsidR="008F6F5A">
              <w:rPr>
                <w:noProof/>
                <w:webHidden/>
              </w:rPr>
              <w:instrText xml:space="preserve"> PAGEREF _Toc520105502 \h </w:instrText>
            </w:r>
            <w:r w:rsidR="008F6F5A">
              <w:rPr>
                <w:noProof/>
                <w:webHidden/>
              </w:rPr>
            </w:r>
            <w:r w:rsidR="008F6F5A">
              <w:rPr>
                <w:noProof/>
                <w:webHidden/>
              </w:rPr>
              <w:fldChar w:fldCharType="separate"/>
            </w:r>
            <w:r w:rsidR="008F6F5A">
              <w:rPr>
                <w:noProof/>
                <w:webHidden/>
              </w:rPr>
              <w:t>59</w:t>
            </w:r>
            <w:r w:rsidR="008F6F5A">
              <w:rPr>
                <w:noProof/>
                <w:webHidden/>
              </w:rPr>
              <w:fldChar w:fldCharType="end"/>
            </w:r>
          </w:hyperlink>
        </w:p>
        <w:p w14:paraId="03784C51" w14:textId="5F1971B0" w:rsidR="008F6F5A" w:rsidRDefault="00FB1AA6">
          <w:pPr>
            <w:pStyle w:val="TOC5"/>
            <w:tabs>
              <w:tab w:val="left" w:pos="1920"/>
              <w:tab w:val="right" w:leader="dot" w:pos="8780"/>
            </w:tabs>
            <w:rPr>
              <w:rFonts w:eastAsiaTheme="minorEastAsia" w:cstheme="minorBidi"/>
              <w:noProof/>
              <w:sz w:val="24"/>
              <w:szCs w:val="24"/>
            </w:rPr>
          </w:pPr>
          <w:hyperlink w:anchor="_Toc520105503" w:history="1">
            <w:r w:rsidR="008F6F5A" w:rsidRPr="00B139D8">
              <w:rPr>
                <w:rStyle w:val="Hyperlink"/>
                <w:rFonts w:ascii="Times" w:eastAsia="Calibri" w:hAnsi="Times" w:cs="Times"/>
                <w:noProof/>
              </w:rPr>
              <w:t>2.3.6.1.</w:t>
            </w:r>
            <w:r w:rsidR="008F6F5A">
              <w:rPr>
                <w:rFonts w:eastAsiaTheme="minorEastAsia" w:cstheme="minorBidi"/>
                <w:noProof/>
                <w:sz w:val="24"/>
                <w:szCs w:val="24"/>
              </w:rPr>
              <w:tab/>
            </w:r>
            <w:r w:rsidR="008F6F5A" w:rsidRPr="00B139D8">
              <w:rPr>
                <w:rStyle w:val="Hyperlink"/>
                <w:rFonts w:ascii="Times" w:eastAsia="Calibri" w:hAnsi="Times" w:cs="Times"/>
                <w:noProof/>
              </w:rPr>
              <w:t>&lt; Authenticated User&gt; Logout Account</w:t>
            </w:r>
            <w:r w:rsidR="008F6F5A">
              <w:rPr>
                <w:noProof/>
                <w:webHidden/>
              </w:rPr>
              <w:tab/>
            </w:r>
            <w:r w:rsidR="008F6F5A">
              <w:rPr>
                <w:noProof/>
                <w:webHidden/>
              </w:rPr>
              <w:fldChar w:fldCharType="begin"/>
            </w:r>
            <w:r w:rsidR="008F6F5A">
              <w:rPr>
                <w:noProof/>
                <w:webHidden/>
              </w:rPr>
              <w:instrText xml:space="preserve"> PAGEREF _Toc520105503 \h </w:instrText>
            </w:r>
            <w:r w:rsidR="008F6F5A">
              <w:rPr>
                <w:noProof/>
                <w:webHidden/>
              </w:rPr>
            </w:r>
            <w:r w:rsidR="008F6F5A">
              <w:rPr>
                <w:noProof/>
                <w:webHidden/>
              </w:rPr>
              <w:fldChar w:fldCharType="separate"/>
            </w:r>
            <w:r w:rsidR="008F6F5A">
              <w:rPr>
                <w:noProof/>
                <w:webHidden/>
              </w:rPr>
              <w:t>59</w:t>
            </w:r>
            <w:r w:rsidR="008F6F5A">
              <w:rPr>
                <w:noProof/>
                <w:webHidden/>
              </w:rPr>
              <w:fldChar w:fldCharType="end"/>
            </w:r>
          </w:hyperlink>
        </w:p>
        <w:p w14:paraId="39147C58" w14:textId="14C6C426" w:rsidR="008F6F5A" w:rsidRDefault="00FB1AA6">
          <w:pPr>
            <w:pStyle w:val="TOC5"/>
            <w:tabs>
              <w:tab w:val="left" w:pos="1920"/>
              <w:tab w:val="right" w:leader="dot" w:pos="8780"/>
            </w:tabs>
            <w:rPr>
              <w:rFonts w:eastAsiaTheme="minorEastAsia" w:cstheme="minorBidi"/>
              <w:noProof/>
              <w:sz w:val="24"/>
              <w:szCs w:val="24"/>
            </w:rPr>
          </w:pPr>
          <w:hyperlink w:anchor="_Toc520105504" w:history="1">
            <w:r w:rsidR="008F6F5A" w:rsidRPr="00B139D8">
              <w:rPr>
                <w:rStyle w:val="Hyperlink"/>
                <w:rFonts w:ascii="Times" w:eastAsia="Calibri" w:hAnsi="Times" w:cs="Times"/>
                <w:noProof/>
              </w:rPr>
              <w:t>2.3.6.2.</w:t>
            </w:r>
            <w:r w:rsidR="008F6F5A">
              <w:rPr>
                <w:rFonts w:eastAsiaTheme="minorEastAsia" w:cstheme="minorBidi"/>
                <w:noProof/>
                <w:sz w:val="24"/>
                <w:szCs w:val="24"/>
              </w:rPr>
              <w:tab/>
            </w:r>
            <w:r w:rsidR="008F6F5A" w:rsidRPr="00B139D8">
              <w:rPr>
                <w:rStyle w:val="Hyperlink"/>
                <w:rFonts w:ascii="Times" w:eastAsia="Calibri" w:hAnsi="Times" w:cs="Times"/>
                <w:noProof/>
              </w:rPr>
              <w:t>&lt; Authenticated User&gt; Change Password</w:t>
            </w:r>
            <w:r w:rsidR="008F6F5A">
              <w:rPr>
                <w:noProof/>
                <w:webHidden/>
              </w:rPr>
              <w:tab/>
            </w:r>
            <w:r w:rsidR="008F6F5A">
              <w:rPr>
                <w:noProof/>
                <w:webHidden/>
              </w:rPr>
              <w:fldChar w:fldCharType="begin"/>
            </w:r>
            <w:r w:rsidR="008F6F5A">
              <w:rPr>
                <w:noProof/>
                <w:webHidden/>
              </w:rPr>
              <w:instrText xml:space="preserve"> PAGEREF _Toc520105504 \h </w:instrText>
            </w:r>
            <w:r w:rsidR="008F6F5A">
              <w:rPr>
                <w:noProof/>
                <w:webHidden/>
              </w:rPr>
            </w:r>
            <w:r w:rsidR="008F6F5A">
              <w:rPr>
                <w:noProof/>
                <w:webHidden/>
              </w:rPr>
              <w:fldChar w:fldCharType="separate"/>
            </w:r>
            <w:r w:rsidR="008F6F5A">
              <w:rPr>
                <w:noProof/>
                <w:webHidden/>
              </w:rPr>
              <w:t>60</w:t>
            </w:r>
            <w:r w:rsidR="008F6F5A">
              <w:rPr>
                <w:noProof/>
                <w:webHidden/>
              </w:rPr>
              <w:fldChar w:fldCharType="end"/>
            </w:r>
          </w:hyperlink>
        </w:p>
        <w:p w14:paraId="61F3094B" w14:textId="5417A428" w:rsidR="008F6F5A" w:rsidRDefault="00FB1AA6">
          <w:pPr>
            <w:pStyle w:val="TOC4"/>
            <w:tabs>
              <w:tab w:val="left" w:pos="1440"/>
              <w:tab w:val="right" w:leader="dot" w:pos="8780"/>
            </w:tabs>
            <w:rPr>
              <w:rFonts w:eastAsiaTheme="minorEastAsia" w:cstheme="minorBidi"/>
              <w:noProof/>
              <w:sz w:val="24"/>
              <w:szCs w:val="24"/>
            </w:rPr>
          </w:pPr>
          <w:hyperlink w:anchor="_Toc520105505" w:history="1">
            <w:r w:rsidR="008F6F5A" w:rsidRPr="00B139D8">
              <w:rPr>
                <w:rStyle w:val="Hyperlink"/>
                <w:rFonts w:ascii="Times" w:eastAsia="Calibri" w:hAnsi="Times" w:cs="Times"/>
                <w:noProof/>
              </w:rPr>
              <w:t>2.3.7.</w:t>
            </w:r>
            <w:r w:rsidR="008F6F5A">
              <w:rPr>
                <w:rFonts w:eastAsiaTheme="minorEastAsia" w:cstheme="minorBidi"/>
                <w:noProof/>
                <w:sz w:val="24"/>
                <w:szCs w:val="24"/>
              </w:rPr>
              <w:tab/>
            </w:r>
            <w:r w:rsidR="008F6F5A" w:rsidRPr="00B139D8">
              <w:rPr>
                <w:rStyle w:val="Hyperlink"/>
                <w:rFonts w:ascii="Times" w:eastAsia="Calibri" w:hAnsi="Times" w:cs="Times"/>
                <w:noProof/>
              </w:rPr>
              <w:t>Guest Overview Use Case</w:t>
            </w:r>
            <w:r w:rsidR="008F6F5A">
              <w:rPr>
                <w:noProof/>
                <w:webHidden/>
              </w:rPr>
              <w:tab/>
            </w:r>
            <w:r w:rsidR="008F6F5A">
              <w:rPr>
                <w:noProof/>
                <w:webHidden/>
              </w:rPr>
              <w:fldChar w:fldCharType="begin"/>
            </w:r>
            <w:r w:rsidR="008F6F5A">
              <w:rPr>
                <w:noProof/>
                <w:webHidden/>
              </w:rPr>
              <w:instrText xml:space="preserve"> PAGEREF _Toc520105505 \h </w:instrText>
            </w:r>
            <w:r w:rsidR="008F6F5A">
              <w:rPr>
                <w:noProof/>
                <w:webHidden/>
              </w:rPr>
            </w:r>
            <w:r w:rsidR="008F6F5A">
              <w:rPr>
                <w:noProof/>
                <w:webHidden/>
              </w:rPr>
              <w:fldChar w:fldCharType="separate"/>
            </w:r>
            <w:r w:rsidR="008F6F5A">
              <w:rPr>
                <w:noProof/>
                <w:webHidden/>
              </w:rPr>
              <w:t>62</w:t>
            </w:r>
            <w:r w:rsidR="008F6F5A">
              <w:rPr>
                <w:noProof/>
                <w:webHidden/>
              </w:rPr>
              <w:fldChar w:fldCharType="end"/>
            </w:r>
          </w:hyperlink>
        </w:p>
        <w:p w14:paraId="43B86D78" w14:textId="0B38A0C8" w:rsidR="008F6F5A" w:rsidRDefault="00FB1AA6">
          <w:pPr>
            <w:pStyle w:val="TOC5"/>
            <w:tabs>
              <w:tab w:val="left" w:pos="1920"/>
              <w:tab w:val="right" w:leader="dot" w:pos="8780"/>
            </w:tabs>
            <w:rPr>
              <w:rFonts w:eastAsiaTheme="minorEastAsia" w:cstheme="minorBidi"/>
              <w:noProof/>
              <w:sz w:val="24"/>
              <w:szCs w:val="24"/>
            </w:rPr>
          </w:pPr>
          <w:hyperlink w:anchor="_Toc520105506" w:history="1">
            <w:r w:rsidR="008F6F5A" w:rsidRPr="00B139D8">
              <w:rPr>
                <w:rStyle w:val="Hyperlink"/>
                <w:rFonts w:ascii="Times" w:eastAsia="Calibri" w:hAnsi="Times" w:cs="Times"/>
                <w:noProof/>
              </w:rPr>
              <w:t>2.3.7.1.</w:t>
            </w:r>
            <w:r w:rsidR="008F6F5A">
              <w:rPr>
                <w:rFonts w:eastAsiaTheme="minorEastAsia" w:cstheme="minorBidi"/>
                <w:noProof/>
                <w:sz w:val="24"/>
                <w:szCs w:val="24"/>
              </w:rPr>
              <w:tab/>
            </w:r>
            <w:r w:rsidR="008F6F5A" w:rsidRPr="00B139D8">
              <w:rPr>
                <w:rStyle w:val="Hyperlink"/>
                <w:rFonts w:ascii="Times" w:eastAsia="Calibri" w:hAnsi="Times" w:cs="Times"/>
                <w:noProof/>
              </w:rPr>
              <w:t>&lt; Guest&gt; Login Account</w:t>
            </w:r>
            <w:r w:rsidR="008F6F5A">
              <w:rPr>
                <w:noProof/>
                <w:webHidden/>
              </w:rPr>
              <w:tab/>
            </w:r>
            <w:r w:rsidR="008F6F5A">
              <w:rPr>
                <w:noProof/>
                <w:webHidden/>
              </w:rPr>
              <w:fldChar w:fldCharType="begin"/>
            </w:r>
            <w:r w:rsidR="008F6F5A">
              <w:rPr>
                <w:noProof/>
                <w:webHidden/>
              </w:rPr>
              <w:instrText xml:space="preserve"> PAGEREF _Toc520105506 \h </w:instrText>
            </w:r>
            <w:r w:rsidR="008F6F5A">
              <w:rPr>
                <w:noProof/>
                <w:webHidden/>
              </w:rPr>
            </w:r>
            <w:r w:rsidR="008F6F5A">
              <w:rPr>
                <w:noProof/>
                <w:webHidden/>
              </w:rPr>
              <w:fldChar w:fldCharType="separate"/>
            </w:r>
            <w:r w:rsidR="008F6F5A">
              <w:rPr>
                <w:noProof/>
                <w:webHidden/>
              </w:rPr>
              <w:t>62</w:t>
            </w:r>
            <w:r w:rsidR="008F6F5A">
              <w:rPr>
                <w:noProof/>
                <w:webHidden/>
              </w:rPr>
              <w:fldChar w:fldCharType="end"/>
            </w:r>
          </w:hyperlink>
        </w:p>
        <w:p w14:paraId="154C6BAA" w14:textId="12FD98BD" w:rsidR="008F6F5A" w:rsidRDefault="00FB1AA6">
          <w:pPr>
            <w:pStyle w:val="TOC5"/>
            <w:tabs>
              <w:tab w:val="left" w:pos="1920"/>
              <w:tab w:val="right" w:leader="dot" w:pos="8780"/>
            </w:tabs>
            <w:rPr>
              <w:rFonts w:eastAsiaTheme="minorEastAsia" w:cstheme="minorBidi"/>
              <w:noProof/>
              <w:sz w:val="24"/>
              <w:szCs w:val="24"/>
            </w:rPr>
          </w:pPr>
          <w:hyperlink w:anchor="_Toc520105507" w:history="1">
            <w:r w:rsidR="008F6F5A" w:rsidRPr="00B139D8">
              <w:rPr>
                <w:rStyle w:val="Hyperlink"/>
                <w:rFonts w:ascii="Times" w:eastAsia="Calibri" w:hAnsi="Times" w:cs="Times"/>
                <w:noProof/>
              </w:rPr>
              <w:t>2.3.7.2.</w:t>
            </w:r>
            <w:r w:rsidR="008F6F5A">
              <w:rPr>
                <w:rFonts w:eastAsiaTheme="minorEastAsia" w:cstheme="minorBidi"/>
                <w:noProof/>
                <w:sz w:val="24"/>
                <w:szCs w:val="24"/>
              </w:rPr>
              <w:tab/>
            </w:r>
            <w:r w:rsidR="008F6F5A" w:rsidRPr="00B139D8">
              <w:rPr>
                <w:rStyle w:val="Hyperlink"/>
                <w:rFonts w:ascii="Times" w:eastAsia="Calibri" w:hAnsi="Times" w:cs="Times"/>
                <w:noProof/>
              </w:rPr>
              <w:t>&lt; Guest&gt; Register</w:t>
            </w:r>
            <w:r w:rsidR="008F6F5A">
              <w:rPr>
                <w:noProof/>
                <w:webHidden/>
              </w:rPr>
              <w:tab/>
            </w:r>
            <w:r w:rsidR="008F6F5A">
              <w:rPr>
                <w:noProof/>
                <w:webHidden/>
              </w:rPr>
              <w:fldChar w:fldCharType="begin"/>
            </w:r>
            <w:r w:rsidR="008F6F5A">
              <w:rPr>
                <w:noProof/>
                <w:webHidden/>
              </w:rPr>
              <w:instrText xml:space="preserve"> PAGEREF _Toc520105507 \h </w:instrText>
            </w:r>
            <w:r w:rsidR="008F6F5A">
              <w:rPr>
                <w:noProof/>
                <w:webHidden/>
              </w:rPr>
            </w:r>
            <w:r w:rsidR="008F6F5A">
              <w:rPr>
                <w:noProof/>
                <w:webHidden/>
              </w:rPr>
              <w:fldChar w:fldCharType="separate"/>
            </w:r>
            <w:r w:rsidR="008F6F5A">
              <w:rPr>
                <w:noProof/>
                <w:webHidden/>
              </w:rPr>
              <w:t>65</w:t>
            </w:r>
            <w:r w:rsidR="008F6F5A">
              <w:rPr>
                <w:noProof/>
                <w:webHidden/>
              </w:rPr>
              <w:fldChar w:fldCharType="end"/>
            </w:r>
          </w:hyperlink>
        </w:p>
        <w:p w14:paraId="2FCB0EC8" w14:textId="02400A55" w:rsidR="008F6F5A" w:rsidRDefault="00FB1AA6">
          <w:pPr>
            <w:pStyle w:val="TOC5"/>
            <w:tabs>
              <w:tab w:val="left" w:pos="1920"/>
              <w:tab w:val="right" w:leader="dot" w:pos="8780"/>
            </w:tabs>
            <w:rPr>
              <w:rFonts w:eastAsiaTheme="minorEastAsia" w:cstheme="minorBidi"/>
              <w:noProof/>
              <w:sz w:val="24"/>
              <w:szCs w:val="24"/>
            </w:rPr>
          </w:pPr>
          <w:hyperlink w:anchor="_Toc520105508" w:history="1">
            <w:r w:rsidR="008F6F5A" w:rsidRPr="00B139D8">
              <w:rPr>
                <w:rStyle w:val="Hyperlink"/>
                <w:rFonts w:ascii="Times" w:eastAsia="Calibri" w:hAnsi="Times" w:cs="Times"/>
                <w:noProof/>
              </w:rPr>
              <w:t>2.3.7.3.</w:t>
            </w:r>
            <w:r w:rsidR="008F6F5A">
              <w:rPr>
                <w:rFonts w:eastAsiaTheme="minorEastAsia" w:cstheme="minorBidi"/>
                <w:noProof/>
                <w:sz w:val="24"/>
                <w:szCs w:val="24"/>
              </w:rPr>
              <w:tab/>
            </w:r>
            <w:r w:rsidR="008F6F5A" w:rsidRPr="00B139D8">
              <w:rPr>
                <w:rStyle w:val="Hyperlink"/>
                <w:rFonts w:ascii="Times" w:eastAsia="Calibri" w:hAnsi="Times" w:cs="Times"/>
                <w:noProof/>
              </w:rPr>
              <w:t>&lt; Guest&gt; Reset Password</w:t>
            </w:r>
            <w:r w:rsidR="008F6F5A">
              <w:rPr>
                <w:noProof/>
                <w:webHidden/>
              </w:rPr>
              <w:tab/>
            </w:r>
            <w:r w:rsidR="008F6F5A">
              <w:rPr>
                <w:noProof/>
                <w:webHidden/>
              </w:rPr>
              <w:fldChar w:fldCharType="begin"/>
            </w:r>
            <w:r w:rsidR="008F6F5A">
              <w:rPr>
                <w:noProof/>
                <w:webHidden/>
              </w:rPr>
              <w:instrText xml:space="preserve"> PAGEREF _Toc520105508 \h </w:instrText>
            </w:r>
            <w:r w:rsidR="008F6F5A">
              <w:rPr>
                <w:noProof/>
                <w:webHidden/>
              </w:rPr>
            </w:r>
            <w:r w:rsidR="008F6F5A">
              <w:rPr>
                <w:noProof/>
                <w:webHidden/>
              </w:rPr>
              <w:fldChar w:fldCharType="separate"/>
            </w:r>
            <w:r w:rsidR="008F6F5A">
              <w:rPr>
                <w:noProof/>
                <w:webHidden/>
              </w:rPr>
              <w:t>67</w:t>
            </w:r>
            <w:r w:rsidR="008F6F5A">
              <w:rPr>
                <w:noProof/>
                <w:webHidden/>
              </w:rPr>
              <w:fldChar w:fldCharType="end"/>
            </w:r>
          </w:hyperlink>
        </w:p>
        <w:p w14:paraId="1C02E713" w14:textId="321FBB41" w:rsidR="008F6F5A" w:rsidRDefault="00FB1AA6">
          <w:pPr>
            <w:pStyle w:val="TOC2"/>
            <w:tabs>
              <w:tab w:val="left" w:pos="720"/>
              <w:tab w:val="right" w:leader="dot" w:pos="8780"/>
            </w:tabs>
            <w:rPr>
              <w:rFonts w:eastAsiaTheme="minorEastAsia" w:cstheme="minorBidi"/>
              <w:b w:val="0"/>
              <w:bCs w:val="0"/>
              <w:noProof/>
              <w:sz w:val="24"/>
              <w:szCs w:val="24"/>
            </w:rPr>
          </w:pPr>
          <w:hyperlink w:anchor="_Toc520105509" w:history="1">
            <w:r w:rsidR="008F6F5A" w:rsidRPr="00B139D8">
              <w:rPr>
                <w:rStyle w:val="Hyperlink"/>
                <w:rFonts w:ascii="Times" w:eastAsia="Calibri" w:hAnsi="Times" w:cs="Times"/>
                <w:noProof/>
              </w:rPr>
              <w:t>3.</w:t>
            </w:r>
            <w:r w:rsidR="008F6F5A">
              <w:rPr>
                <w:rFonts w:eastAsiaTheme="minorEastAsia" w:cstheme="minorBidi"/>
                <w:b w:val="0"/>
                <w:bCs w:val="0"/>
                <w:noProof/>
                <w:sz w:val="24"/>
                <w:szCs w:val="24"/>
              </w:rPr>
              <w:tab/>
            </w:r>
            <w:r w:rsidR="008F6F5A" w:rsidRPr="00B139D8">
              <w:rPr>
                <w:rStyle w:val="Hyperlink"/>
                <w:rFonts w:ascii="Times" w:eastAsia="Calibri" w:hAnsi="Times" w:cs="Times"/>
                <w:noProof/>
              </w:rPr>
              <w:t>Software System Attribute</w:t>
            </w:r>
            <w:r w:rsidR="008F6F5A">
              <w:rPr>
                <w:noProof/>
                <w:webHidden/>
              </w:rPr>
              <w:tab/>
            </w:r>
            <w:r w:rsidR="008F6F5A">
              <w:rPr>
                <w:noProof/>
                <w:webHidden/>
              </w:rPr>
              <w:fldChar w:fldCharType="begin"/>
            </w:r>
            <w:r w:rsidR="008F6F5A">
              <w:rPr>
                <w:noProof/>
                <w:webHidden/>
              </w:rPr>
              <w:instrText xml:space="preserve"> PAGEREF _Toc520105509 \h </w:instrText>
            </w:r>
            <w:r w:rsidR="008F6F5A">
              <w:rPr>
                <w:noProof/>
                <w:webHidden/>
              </w:rPr>
            </w:r>
            <w:r w:rsidR="008F6F5A">
              <w:rPr>
                <w:noProof/>
                <w:webHidden/>
              </w:rPr>
              <w:fldChar w:fldCharType="separate"/>
            </w:r>
            <w:r w:rsidR="008F6F5A">
              <w:rPr>
                <w:noProof/>
                <w:webHidden/>
              </w:rPr>
              <w:t>69</w:t>
            </w:r>
            <w:r w:rsidR="008F6F5A">
              <w:rPr>
                <w:noProof/>
                <w:webHidden/>
              </w:rPr>
              <w:fldChar w:fldCharType="end"/>
            </w:r>
          </w:hyperlink>
        </w:p>
        <w:p w14:paraId="36678444" w14:textId="1EA810AA" w:rsidR="008F6F5A" w:rsidRDefault="00FB1AA6">
          <w:pPr>
            <w:pStyle w:val="TOC3"/>
            <w:tabs>
              <w:tab w:val="left" w:pos="1200"/>
              <w:tab w:val="right" w:leader="dot" w:pos="8780"/>
            </w:tabs>
            <w:rPr>
              <w:rFonts w:eastAsiaTheme="minorEastAsia" w:cstheme="minorBidi"/>
              <w:noProof/>
              <w:sz w:val="24"/>
              <w:szCs w:val="24"/>
            </w:rPr>
          </w:pPr>
          <w:hyperlink w:anchor="_Toc520105510" w:history="1">
            <w:r w:rsidR="008F6F5A" w:rsidRPr="00B139D8">
              <w:rPr>
                <w:rStyle w:val="Hyperlink"/>
                <w:rFonts w:ascii="Times" w:eastAsia="Calibri" w:hAnsi="Times" w:cs="Times"/>
                <w:noProof/>
              </w:rPr>
              <w:t>3.1.</w:t>
            </w:r>
            <w:r w:rsidR="008F6F5A">
              <w:rPr>
                <w:rFonts w:eastAsiaTheme="minorEastAsia" w:cstheme="minorBidi"/>
                <w:noProof/>
                <w:sz w:val="24"/>
                <w:szCs w:val="24"/>
              </w:rPr>
              <w:tab/>
            </w:r>
            <w:r w:rsidR="008F6F5A" w:rsidRPr="00B139D8">
              <w:rPr>
                <w:rStyle w:val="Hyperlink"/>
                <w:rFonts w:ascii="Times" w:eastAsia="Calibri" w:hAnsi="Times" w:cs="Times"/>
                <w:noProof/>
              </w:rPr>
              <w:t>Usability</w:t>
            </w:r>
            <w:r w:rsidR="008F6F5A">
              <w:rPr>
                <w:noProof/>
                <w:webHidden/>
              </w:rPr>
              <w:tab/>
            </w:r>
            <w:r w:rsidR="008F6F5A">
              <w:rPr>
                <w:noProof/>
                <w:webHidden/>
              </w:rPr>
              <w:fldChar w:fldCharType="begin"/>
            </w:r>
            <w:r w:rsidR="008F6F5A">
              <w:rPr>
                <w:noProof/>
                <w:webHidden/>
              </w:rPr>
              <w:instrText xml:space="preserve"> PAGEREF _Toc520105510 \h </w:instrText>
            </w:r>
            <w:r w:rsidR="008F6F5A">
              <w:rPr>
                <w:noProof/>
                <w:webHidden/>
              </w:rPr>
            </w:r>
            <w:r w:rsidR="008F6F5A">
              <w:rPr>
                <w:noProof/>
                <w:webHidden/>
              </w:rPr>
              <w:fldChar w:fldCharType="separate"/>
            </w:r>
            <w:r w:rsidR="008F6F5A">
              <w:rPr>
                <w:noProof/>
                <w:webHidden/>
              </w:rPr>
              <w:t>69</w:t>
            </w:r>
            <w:r w:rsidR="008F6F5A">
              <w:rPr>
                <w:noProof/>
                <w:webHidden/>
              </w:rPr>
              <w:fldChar w:fldCharType="end"/>
            </w:r>
          </w:hyperlink>
        </w:p>
        <w:p w14:paraId="3C49FFAB" w14:textId="2CDC425E" w:rsidR="008F6F5A" w:rsidRDefault="00FB1AA6">
          <w:pPr>
            <w:pStyle w:val="TOC3"/>
            <w:tabs>
              <w:tab w:val="left" w:pos="1200"/>
              <w:tab w:val="right" w:leader="dot" w:pos="8780"/>
            </w:tabs>
            <w:rPr>
              <w:rFonts w:eastAsiaTheme="minorEastAsia" w:cstheme="minorBidi"/>
              <w:noProof/>
              <w:sz w:val="24"/>
              <w:szCs w:val="24"/>
            </w:rPr>
          </w:pPr>
          <w:hyperlink w:anchor="_Toc520105511" w:history="1">
            <w:r w:rsidR="008F6F5A" w:rsidRPr="00B139D8">
              <w:rPr>
                <w:rStyle w:val="Hyperlink"/>
                <w:rFonts w:ascii="Times" w:eastAsia="Calibri" w:hAnsi="Times" w:cs="Times"/>
                <w:noProof/>
              </w:rPr>
              <w:t>3.2.</w:t>
            </w:r>
            <w:r w:rsidR="008F6F5A">
              <w:rPr>
                <w:rFonts w:eastAsiaTheme="minorEastAsia" w:cstheme="minorBidi"/>
                <w:noProof/>
                <w:sz w:val="24"/>
                <w:szCs w:val="24"/>
              </w:rPr>
              <w:tab/>
            </w:r>
            <w:r w:rsidR="008F6F5A" w:rsidRPr="00B139D8">
              <w:rPr>
                <w:rStyle w:val="Hyperlink"/>
                <w:rFonts w:ascii="Times" w:eastAsia="Calibri" w:hAnsi="Times" w:cs="Times"/>
                <w:noProof/>
              </w:rPr>
              <w:t>Reliability</w:t>
            </w:r>
            <w:r w:rsidR="008F6F5A">
              <w:rPr>
                <w:noProof/>
                <w:webHidden/>
              </w:rPr>
              <w:tab/>
            </w:r>
            <w:r w:rsidR="008F6F5A">
              <w:rPr>
                <w:noProof/>
                <w:webHidden/>
              </w:rPr>
              <w:fldChar w:fldCharType="begin"/>
            </w:r>
            <w:r w:rsidR="008F6F5A">
              <w:rPr>
                <w:noProof/>
                <w:webHidden/>
              </w:rPr>
              <w:instrText xml:space="preserve"> PAGEREF _Toc520105511 \h </w:instrText>
            </w:r>
            <w:r w:rsidR="008F6F5A">
              <w:rPr>
                <w:noProof/>
                <w:webHidden/>
              </w:rPr>
            </w:r>
            <w:r w:rsidR="008F6F5A">
              <w:rPr>
                <w:noProof/>
                <w:webHidden/>
              </w:rPr>
              <w:fldChar w:fldCharType="separate"/>
            </w:r>
            <w:r w:rsidR="008F6F5A">
              <w:rPr>
                <w:noProof/>
                <w:webHidden/>
              </w:rPr>
              <w:t>69</w:t>
            </w:r>
            <w:r w:rsidR="008F6F5A">
              <w:rPr>
                <w:noProof/>
                <w:webHidden/>
              </w:rPr>
              <w:fldChar w:fldCharType="end"/>
            </w:r>
          </w:hyperlink>
        </w:p>
        <w:p w14:paraId="7DE20A39" w14:textId="0FB32480" w:rsidR="008F6F5A" w:rsidRDefault="00FB1AA6">
          <w:pPr>
            <w:pStyle w:val="TOC3"/>
            <w:tabs>
              <w:tab w:val="left" w:pos="1200"/>
              <w:tab w:val="right" w:leader="dot" w:pos="8780"/>
            </w:tabs>
            <w:rPr>
              <w:rFonts w:eastAsiaTheme="minorEastAsia" w:cstheme="minorBidi"/>
              <w:noProof/>
              <w:sz w:val="24"/>
              <w:szCs w:val="24"/>
            </w:rPr>
          </w:pPr>
          <w:hyperlink w:anchor="_Toc520105512" w:history="1">
            <w:r w:rsidR="008F6F5A" w:rsidRPr="00B139D8">
              <w:rPr>
                <w:rStyle w:val="Hyperlink"/>
                <w:rFonts w:ascii="Times" w:eastAsia="Calibri" w:hAnsi="Times" w:cs="Times"/>
                <w:noProof/>
              </w:rPr>
              <w:t>3.3.</w:t>
            </w:r>
            <w:r w:rsidR="008F6F5A">
              <w:rPr>
                <w:rFonts w:eastAsiaTheme="minorEastAsia" w:cstheme="minorBidi"/>
                <w:noProof/>
                <w:sz w:val="24"/>
                <w:szCs w:val="24"/>
              </w:rPr>
              <w:tab/>
            </w:r>
            <w:r w:rsidR="008F6F5A" w:rsidRPr="00B139D8">
              <w:rPr>
                <w:rStyle w:val="Hyperlink"/>
                <w:rFonts w:ascii="Times" w:eastAsia="Calibri" w:hAnsi="Times" w:cs="Times"/>
                <w:noProof/>
              </w:rPr>
              <w:t>Availability</w:t>
            </w:r>
            <w:r w:rsidR="008F6F5A">
              <w:rPr>
                <w:noProof/>
                <w:webHidden/>
              </w:rPr>
              <w:tab/>
            </w:r>
            <w:r w:rsidR="008F6F5A">
              <w:rPr>
                <w:noProof/>
                <w:webHidden/>
              </w:rPr>
              <w:fldChar w:fldCharType="begin"/>
            </w:r>
            <w:r w:rsidR="008F6F5A">
              <w:rPr>
                <w:noProof/>
                <w:webHidden/>
              </w:rPr>
              <w:instrText xml:space="preserve"> PAGEREF _Toc520105512 \h </w:instrText>
            </w:r>
            <w:r w:rsidR="008F6F5A">
              <w:rPr>
                <w:noProof/>
                <w:webHidden/>
              </w:rPr>
            </w:r>
            <w:r w:rsidR="008F6F5A">
              <w:rPr>
                <w:noProof/>
                <w:webHidden/>
              </w:rPr>
              <w:fldChar w:fldCharType="separate"/>
            </w:r>
            <w:r w:rsidR="008F6F5A">
              <w:rPr>
                <w:noProof/>
                <w:webHidden/>
              </w:rPr>
              <w:t>69</w:t>
            </w:r>
            <w:r w:rsidR="008F6F5A">
              <w:rPr>
                <w:noProof/>
                <w:webHidden/>
              </w:rPr>
              <w:fldChar w:fldCharType="end"/>
            </w:r>
          </w:hyperlink>
        </w:p>
        <w:p w14:paraId="63AF3B5E" w14:textId="11C9AA54" w:rsidR="008F6F5A" w:rsidRDefault="00FB1AA6">
          <w:pPr>
            <w:pStyle w:val="TOC3"/>
            <w:tabs>
              <w:tab w:val="left" w:pos="1200"/>
              <w:tab w:val="right" w:leader="dot" w:pos="8780"/>
            </w:tabs>
            <w:rPr>
              <w:rFonts w:eastAsiaTheme="minorEastAsia" w:cstheme="minorBidi"/>
              <w:noProof/>
              <w:sz w:val="24"/>
              <w:szCs w:val="24"/>
            </w:rPr>
          </w:pPr>
          <w:hyperlink w:anchor="_Toc520105513" w:history="1">
            <w:r w:rsidR="008F6F5A" w:rsidRPr="00B139D8">
              <w:rPr>
                <w:rStyle w:val="Hyperlink"/>
                <w:rFonts w:ascii="Times" w:eastAsia="Calibri" w:hAnsi="Times" w:cs="Times"/>
                <w:noProof/>
              </w:rPr>
              <w:t>3.4.</w:t>
            </w:r>
            <w:r w:rsidR="008F6F5A">
              <w:rPr>
                <w:rFonts w:eastAsiaTheme="minorEastAsia" w:cstheme="minorBidi"/>
                <w:noProof/>
                <w:sz w:val="24"/>
                <w:szCs w:val="24"/>
              </w:rPr>
              <w:tab/>
            </w:r>
            <w:r w:rsidR="008F6F5A" w:rsidRPr="00B139D8">
              <w:rPr>
                <w:rStyle w:val="Hyperlink"/>
                <w:rFonts w:ascii="Times" w:eastAsia="Calibri" w:hAnsi="Times" w:cs="Times"/>
                <w:noProof/>
              </w:rPr>
              <w:t>Security</w:t>
            </w:r>
            <w:r w:rsidR="008F6F5A">
              <w:rPr>
                <w:noProof/>
                <w:webHidden/>
              </w:rPr>
              <w:tab/>
            </w:r>
            <w:r w:rsidR="008F6F5A">
              <w:rPr>
                <w:noProof/>
                <w:webHidden/>
              </w:rPr>
              <w:fldChar w:fldCharType="begin"/>
            </w:r>
            <w:r w:rsidR="008F6F5A">
              <w:rPr>
                <w:noProof/>
                <w:webHidden/>
              </w:rPr>
              <w:instrText xml:space="preserve"> PAGEREF _Toc520105513 \h </w:instrText>
            </w:r>
            <w:r w:rsidR="008F6F5A">
              <w:rPr>
                <w:noProof/>
                <w:webHidden/>
              </w:rPr>
            </w:r>
            <w:r w:rsidR="008F6F5A">
              <w:rPr>
                <w:noProof/>
                <w:webHidden/>
              </w:rPr>
              <w:fldChar w:fldCharType="separate"/>
            </w:r>
            <w:r w:rsidR="008F6F5A">
              <w:rPr>
                <w:noProof/>
                <w:webHidden/>
              </w:rPr>
              <w:t>69</w:t>
            </w:r>
            <w:r w:rsidR="008F6F5A">
              <w:rPr>
                <w:noProof/>
                <w:webHidden/>
              </w:rPr>
              <w:fldChar w:fldCharType="end"/>
            </w:r>
          </w:hyperlink>
        </w:p>
        <w:p w14:paraId="54857F5B" w14:textId="42D885B3" w:rsidR="008F6F5A" w:rsidRDefault="00FB1AA6">
          <w:pPr>
            <w:pStyle w:val="TOC3"/>
            <w:tabs>
              <w:tab w:val="left" w:pos="1200"/>
              <w:tab w:val="right" w:leader="dot" w:pos="8780"/>
            </w:tabs>
            <w:rPr>
              <w:rFonts w:eastAsiaTheme="minorEastAsia" w:cstheme="minorBidi"/>
              <w:noProof/>
              <w:sz w:val="24"/>
              <w:szCs w:val="24"/>
            </w:rPr>
          </w:pPr>
          <w:hyperlink w:anchor="_Toc520105514" w:history="1">
            <w:r w:rsidR="008F6F5A" w:rsidRPr="00B139D8">
              <w:rPr>
                <w:rStyle w:val="Hyperlink"/>
                <w:rFonts w:ascii="Times" w:eastAsia="Calibri" w:hAnsi="Times" w:cs="Times"/>
                <w:noProof/>
              </w:rPr>
              <w:t>3.5.</w:t>
            </w:r>
            <w:r w:rsidR="008F6F5A">
              <w:rPr>
                <w:rFonts w:eastAsiaTheme="minorEastAsia" w:cstheme="minorBidi"/>
                <w:noProof/>
                <w:sz w:val="24"/>
                <w:szCs w:val="24"/>
              </w:rPr>
              <w:tab/>
            </w:r>
            <w:r w:rsidR="008F6F5A" w:rsidRPr="00B139D8">
              <w:rPr>
                <w:rStyle w:val="Hyperlink"/>
                <w:rFonts w:ascii="Times" w:eastAsia="Calibri" w:hAnsi="Times" w:cs="Times"/>
                <w:noProof/>
              </w:rPr>
              <w:t>Maintainability</w:t>
            </w:r>
            <w:r w:rsidR="008F6F5A">
              <w:rPr>
                <w:noProof/>
                <w:webHidden/>
              </w:rPr>
              <w:tab/>
            </w:r>
            <w:r w:rsidR="008F6F5A">
              <w:rPr>
                <w:noProof/>
                <w:webHidden/>
              </w:rPr>
              <w:fldChar w:fldCharType="begin"/>
            </w:r>
            <w:r w:rsidR="008F6F5A">
              <w:rPr>
                <w:noProof/>
                <w:webHidden/>
              </w:rPr>
              <w:instrText xml:space="preserve"> PAGEREF _Toc520105514 \h </w:instrText>
            </w:r>
            <w:r w:rsidR="008F6F5A">
              <w:rPr>
                <w:noProof/>
                <w:webHidden/>
              </w:rPr>
            </w:r>
            <w:r w:rsidR="008F6F5A">
              <w:rPr>
                <w:noProof/>
                <w:webHidden/>
              </w:rPr>
              <w:fldChar w:fldCharType="separate"/>
            </w:r>
            <w:r w:rsidR="008F6F5A">
              <w:rPr>
                <w:noProof/>
                <w:webHidden/>
              </w:rPr>
              <w:t>69</w:t>
            </w:r>
            <w:r w:rsidR="008F6F5A">
              <w:rPr>
                <w:noProof/>
                <w:webHidden/>
              </w:rPr>
              <w:fldChar w:fldCharType="end"/>
            </w:r>
          </w:hyperlink>
        </w:p>
        <w:p w14:paraId="2073A9B7" w14:textId="4C3399EF" w:rsidR="008F6F5A" w:rsidRDefault="00FB1AA6">
          <w:pPr>
            <w:pStyle w:val="TOC3"/>
            <w:tabs>
              <w:tab w:val="left" w:pos="1200"/>
              <w:tab w:val="right" w:leader="dot" w:pos="8780"/>
            </w:tabs>
            <w:rPr>
              <w:rFonts w:eastAsiaTheme="minorEastAsia" w:cstheme="minorBidi"/>
              <w:noProof/>
              <w:sz w:val="24"/>
              <w:szCs w:val="24"/>
            </w:rPr>
          </w:pPr>
          <w:hyperlink w:anchor="_Toc520105515" w:history="1">
            <w:r w:rsidR="008F6F5A" w:rsidRPr="00B139D8">
              <w:rPr>
                <w:rStyle w:val="Hyperlink"/>
                <w:rFonts w:ascii="Times" w:eastAsia="Calibri" w:hAnsi="Times" w:cs="Times"/>
                <w:noProof/>
              </w:rPr>
              <w:t>3.6.</w:t>
            </w:r>
            <w:r w:rsidR="008F6F5A">
              <w:rPr>
                <w:rFonts w:eastAsiaTheme="minorEastAsia" w:cstheme="minorBidi"/>
                <w:noProof/>
                <w:sz w:val="24"/>
                <w:szCs w:val="24"/>
              </w:rPr>
              <w:tab/>
            </w:r>
            <w:r w:rsidR="008F6F5A" w:rsidRPr="00B139D8">
              <w:rPr>
                <w:rStyle w:val="Hyperlink"/>
                <w:rFonts w:ascii="Times" w:eastAsia="Calibri" w:hAnsi="Times" w:cs="Times"/>
                <w:noProof/>
              </w:rPr>
              <w:t>Portability</w:t>
            </w:r>
            <w:r w:rsidR="008F6F5A">
              <w:rPr>
                <w:noProof/>
                <w:webHidden/>
              </w:rPr>
              <w:tab/>
            </w:r>
            <w:r w:rsidR="008F6F5A">
              <w:rPr>
                <w:noProof/>
                <w:webHidden/>
              </w:rPr>
              <w:fldChar w:fldCharType="begin"/>
            </w:r>
            <w:r w:rsidR="008F6F5A">
              <w:rPr>
                <w:noProof/>
                <w:webHidden/>
              </w:rPr>
              <w:instrText xml:space="preserve"> PAGEREF _Toc520105515 \h </w:instrText>
            </w:r>
            <w:r w:rsidR="008F6F5A">
              <w:rPr>
                <w:noProof/>
                <w:webHidden/>
              </w:rPr>
            </w:r>
            <w:r w:rsidR="008F6F5A">
              <w:rPr>
                <w:noProof/>
                <w:webHidden/>
              </w:rPr>
              <w:fldChar w:fldCharType="separate"/>
            </w:r>
            <w:r w:rsidR="008F6F5A">
              <w:rPr>
                <w:noProof/>
                <w:webHidden/>
              </w:rPr>
              <w:t>69</w:t>
            </w:r>
            <w:r w:rsidR="008F6F5A">
              <w:rPr>
                <w:noProof/>
                <w:webHidden/>
              </w:rPr>
              <w:fldChar w:fldCharType="end"/>
            </w:r>
          </w:hyperlink>
        </w:p>
        <w:p w14:paraId="10429B4A" w14:textId="361254C1" w:rsidR="008F6F5A" w:rsidRDefault="00FB1AA6">
          <w:pPr>
            <w:pStyle w:val="TOC3"/>
            <w:tabs>
              <w:tab w:val="left" w:pos="1200"/>
              <w:tab w:val="right" w:leader="dot" w:pos="8780"/>
            </w:tabs>
            <w:rPr>
              <w:rFonts w:eastAsiaTheme="minorEastAsia" w:cstheme="minorBidi"/>
              <w:noProof/>
              <w:sz w:val="24"/>
              <w:szCs w:val="24"/>
            </w:rPr>
          </w:pPr>
          <w:hyperlink w:anchor="_Toc520105516" w:history="1">
            <w:r w:rsidR="008F6F5A" w:rsidRPr="00B139D8">
              <w:rPr>
                <w:rStyle w:val="Hyperlink"/>
                <w:rFonts w:ascii="Times" w:eastAsia="Calibri" w:hAnsi="Times" w:cs="Times"/>
                <w:noProof/>
              </w:rPr>
              <w:t>3.7.</w:t>
            </w:r>
            <w:r w:rsidR="008F6F5A">
              <w:rPr>
                <w:rFonts w:eastAsiaTheme="minorEastAsia" w:cstheme="minorBidi"/>
                <w:noProof/>
                <w:sz w:val="24"/>
                <w:szCs w:val="24"/>
              </w:rPr>
              <w:tab/>
            </w:r>
            <w:r w:rsidR="008F6F5A" w:rsidRPr="00B139D8">
              <w:rPr>
                <w:rStyle w:val="Hyperlink"/>
                <w:rFonts w:ascii="Times" w:eastAsia="Calibri" w:hAnsi="Times" w:cs="Times"/>
                <w:noProof/>
              </w:rPr>
              <w:t>Performance</w:t>
            </w:r>
            <w:r w:rsidR="008F6F5A">
              <w:rPr>
                <w:noProof/>
                <w:webHidden/>
              </w:rPr>
              <w:tab/>
            </w:r>
            <w:r w:rsidR="008F6F5A">
              <w:rPr>
                <w:noProof/>
                <w:webHidden/>
              </w:rPr>
              <w:fldChar w:fldCharType="begin"/>
            </w:r>
            <w:r w:rsidR="008F6F5A">
              <w:rPr>
                <w:noProof/>
                <w:webHidden/>
              </w:rPr>
              <w:instrText xml:space="preserve"> PAGEREF _Toc520105516 \h </w:instrText>
            </w:r>
            <w:r w:rsidR="008F6F5A">
              <w:rPr>
                <w:noProof/>
                <w:webHidden/>
              </w:rPr>
            </w:r>
            <w:r w:rsidR="008F6F5A">
              <w:rPr>
                <w:noProof/>
                <w:webHidden/>
              </w:rPr>
              <w:fldChar w:fldCharType="separate"/>
            </w:r>
            <w:r w:rsidR="008F6F5A">
              <w:rPr>
                <w:noProof/>
                <w:webHidden/>
              </w:rPr>
              <w:t>70</w:t>
            </w:r>
            <w:r w:rsidR="008F6F5A">
              <w:rPr>
                <w:noProof/>
                <w:webHidden/>
              </w:rPr>
              <w:fldChar w:fldCharType="end"/>
            </w:r>
          </w:hyperlink>
        </w:p>
        <w:p w14:paraId="664C1622" w14:textId="61A3ABD4" w:rsidR="008F6F5A" w:rsidRDefault="00FB1AA6">
          <w:pPr>
            <w:pStyle w:val="TOC2"/>
            <w:tabs>
              <w:tab w:val="left" w:pos="720"/>
              <w:tab w:val="right" w:leader="dot" w:pos="8780"/>
            </w:tabs>
            <w:rPr>
              <w:rFonts w:eastAsiaTheme="minorEastAsia" w:cstheme="minorBidi"/>
              <w:b w:val="0"/>
              <w:bCs w:val="0"/>
              <w:noProof/>
              <w:sz w:val="24"/>
              <w:szCs w:val="24"/>
            </w:rPr>
          </w:pPr>
          <w:hyperlink w:anchor="_Toc520105517" w:history="1">
            <w:r w:rsidR="008F6F5A" w:rsidRPr="00B139D8">
              <w:rPr>
                <w:rStyle w:val="Hyperlink"/>
                <w:rFonts w:ascii="Times" w:eastAsia="Calibri" w:hAnsi="Times" w:cs="Times"/>
                <w:noProof/>
              </w:rPr>
              <w:t>4.</w:t>
            </w:r>
            <w:r w:rsidR="008F6F5A">
              <w:rPr>
                <w:rFonts w:eastAsiaTheme="minorEastAsia" w:cstheme="minorBidi"/>
                <w:b w:val="0"/>
                <w:bCs w:val="0"/>
                <w:noProof/>
                <w:sz w:val="24"/>
                <w:szCs w:val="24"/>
              </w:rPr>
              <w:tab/>
            </w:r>
            <w:r w:rsidR="008F6F5A" w:rsidRPr="00B139D8">
              <w:rPr>
                <w:rStyle w:val="Hyperlink"/>
                <w:rFonts w:ascii="Times" w:eastAsia="Calibri" w:hAnsi="Times" w:cs="Times"/>
                <w:noProof/>
              </w:rPr>
              <w:t>Conceptual Diagram</w:t>
            </w:r>
            <w:r w:rsidR="008F6F5A">
              <w:rPr>
                <w:noProof/>
                <w:webHidden/>
              </w:rPr>
              <w:tab/>
            </w:r>
            <w:r w:rsidR="008F6F5A">
              <w:rPr>
                <w:noProof/>
                <w:webHidden/>
              </w:rPr>
              <w:fldChar w:fldCharType="begin"/>
            </w:r>
            <w:r w:rsidR="008F6F5A">
              <w:rPr>
                <w:noProof/>
                <w:webHidden/>
              </w:rPr>
              <w:instrText xml:space="preserve"> PAGEREF _Toc520105517 \h </w:instrText>
            </w:r>
            <w:r w:rsidR="008F6F5A">
              <w:rPr>
                <w:noProof/>
                <w:webHidden/>
              </w:rPr>
            </w:r>
            <w:r w:rsidR="008F6F5A">
              <w:rPr>
                <w:noProof/>
                <w:webHidden/>
              </w:rPr>
              <w:fldChar w:fldCharType="separate"/>
            </w:r>
            <w:r w:rsidR="008F6F5A">
              <w:rPr>
                <w:noProof/>
                <w:webHidden/>
              </w:rPr>
              <w:t>70</w:t>
            </w:r>
            <w:r w:rsidR="008F6F5A">
              <w:rPr>
                <w:noProof/>
                <w:webHidden/>
              </w:rPr>
              <w:fldChar w:fldCharType="end"/>
            </w:r>
          </w:hyperlink>
        </w:p>
        <w:p w14:paraId="0FFA15A8" w14:textId="1C9DC13D" w:rsidR="008F6F5A" w:rsidRDefault="00FB1AA6">
          <w:pPr>
            <w:pStyle w:val="TOC1"/>
            <w:tabs>
              <w:tab w:val="left" w:pos="480"/>
              <w:tab w:val="right" w:leader="dot" w:pos="8780"/>
            </w:tabs>
            <w:rPr>
              <w:rFonts w:eastAsiaTheme="minorEastAsia" w:cstheme="minorBidi"/>
              <w:b w:val="0"/>
              <w:bCs w:val="0"/>
              <w:i w:val="0"/>
              <w:iCs w:val="0"/>
              <w:noProof/>
            </w:rPr>
          </w:pPr>
          <w:hyperlink w:anchor="_Toc520105518" w:history="1">
            <w:r w:rsidR="008F6F5A" w:rsidRPr="00B139D8">
              <w:rPr>
                <w:rStyle w:val="Hyperlink"/>
                <w:rFonts w:ascii="Times" w:eastAsia="Times" w:hAnsi="Times" w:cs="Times"/>
                <w:noProof/>
              </w:rPr>
              <w:t>D.</w:t>
            </w:r>
            <w:r w:rsidR="008F6F5A">
              <w:rPr>
                <w:rFonts w:eastAsiaTheme="minorEastAsia" w:cstheme="minorBidi"/>
                <w:b w:val="0"/>
                <w:bCs w:val="0"/>
                <w:i w:val="0"/>
                <w:iCs w:val="0"/>
                <w:noProof/>
              </w:rPr>
              <w:tab/>
            </w:r>
            <w:r w:rsidR="008F6F5A" w:rsidRPr="00B139D8">
              <w:rPr>
                <w:rStyle w:val="Hyperlink"/>
                <w:rFonts w:ascii="Times" w:eastAsia="Times" w:hAnsi="Times" w:cs="Times"/>
                <w:noProof/>
              </w:rPr>
              <w:t>Software Design Description</w:t>
            </w:r>
            <w:r w:rsidR="008F6F5A">
              <w:rPr>
                <w:noProof/>
                <w:webHidden/>
              </w:rPr>
              <w:tab/>
            </w:r>
            <w:r w:rsidR="008F6F5A">
              <w:rPr>
                <w:noProof/>
                <w:webHidden/>
              </w:rPr>
              <w:fldChar w:fldCharType="begin"/>
            </w:r>
            <w:r w:rsidR="008F6F5A">
              <w:rPr>
                <w:noProof/>
                <w:webHidden/>
              </w:rPr>
              <w:instrText xml:space="preserve"> PAGEREF _Toc520105518 \h </w:instrText>
            </w:r>
            <w:r w:rsidR="008F6F5A">
              <w:rPr>
                <w:noProof/>
                <w:webHidden/>
              </w:rPr>
            </w:r>
            <w:r w:rsidR="008F6F5A">
              <w:rPr>
                <w:noProof/>
                <w:webHidden/>
              </w:rPr>
              <w:fldChar w:fldCharType="separate"/>
            </w:r>
            <w:r w:rsidR="008F6F5A">
              <w:rPr>
                <w:noProof/>
                <w:webHidden/>
              </w:rPr>
              <w:t>71</w:t>
            </w:r>
            <w:r w:rsidR="008F6F5A">
              <w:rPr>
                <w:noProof/>
                <w:webHidden/>
              </w:rPr>
              <w:fldChar w:fldCharType="end"/>
            </w:r>
          </w:hyperlink>
        </w:p>
        <w:p w14:paraId="081D98D0" w14:textId="2D08C24F" w:rsidR="008F6F5A" w:rsidRDefault="00FB1AA6">
          <w:pPr>
            <w:pStyle w:val="TOC2"/>
            <w:tabs>
              <w:tab w:val="right" w:leader="dot" w:pos="8780"/>
            </w:tabs>
            <w:rPr>
              <w:rFonts w:eastAsiaTheme="minorEastAsia" w:cstheme="minorBidi"/>
              <w:b w:val="0"/>
              <w:bCs w:val="0"/>
              <w:noProof/>
              <w:sz w:val="24"/>
              <w:szCs w:val="24"/>
            </w:rPr>
          </w:pPr>
          <w:hyperlink w:anchor="_Toc520105519" w:history="1">
            <w:r w:rsidR="008F6F5A" w:rsidRPr="00B139D8">
              <w:rPr>
                <w:rStyle w:val="Hyperlink"/>
                <w:rFonts w:ascii="Times" w:eastAsia="Times" w:hAnsi="Times" w:cs="Times"/>
                <w:noProof/>
              </w:rPr>
              <w:t>1. Design Overview</w:t>
            </w:r>
            <w:r w:rsidR="008F6F5A">
              <w:rPr>
                <w:noProof/>
                <w:webHidden/>
              </w:rPr>
              <w:tab/>
            </w:r>
            <w:r w:rsidR="008F6F5A">
              <w:rPr>
                <w:noProof/>
                <w:webHidden/>
              </w:rPr>
              <w:fldChar w:fldCharType="begin"/>
            </w:r>
            <w:r w:rsidR="008F6F5A">
              <w:rPr>
                <w:noProof/>
                <w:webHidden/>
              </w:rPr>
              <w:instrText xml:space="preserve"> PAGEREF _Toc520105519 \h </w:instrText>
            </w:r>
            <w:r w:rsidR="008F6F5A">
              <w:rPr>
                <w:noProof/>
                <w:webHidden/>
              </w:rPr>
            </w:r>
            <w:r w:rsidR="008F6F5A">
              <w:rPr>
                <w:noProof/>
                <w:webHidden/>
              </w:rPr>
              <w:fldChar w:fldCharType="separate"/>
            </w:r>
            <w:r w:rsidR="008F6F5A">
              <w:rPr>
                <w:noProof/>
                <w:webHidden/>
              </w:rPr>
              <w:t>71</w:t>
            </w:r>
            <w:r w:rsidR="008F6F5A">
              <w:rPr>
                <w:noProof/>
                <w:webHidden/>
              </w:rPr>
              <w:fldChar w:fldCharType="end"/>
            </w:r>
          </w:hyperlink>
        </w:p>
        <w:p w14:paraId="727C21AD" w14:textId="308FF510" w:rsidR="008F6F5A" w:rsidRDefault="00FB1AA6">
          <w:pPr>
            <w:pStyle w:val="TOC2"/>
            <w:tabs>
              <w:tab w:val="right" w:leader="dot" w:pos="8780"/>
            </w:tabs>
            <w:rPr>
              <w:rFonts w:eastAsiaTheme="minorEastAsia" w:cstheme="minorBidi"/>
              <w:b w:val="0"/>
              <w:bCs w:val="0"/>
              <w:noProof/>
              <w:sz w:val="24"/>
              <w:szCs w:val="24"/>
            </w:rPr>
          </w:pPr>
          <w:hyperlink w:anchor="_Toc520105520" w:history="1">
            <w:r w:rsidR="008F6F5A" w:rsidRPr="00B139D8">
              <w:rPr>
                <w:rStyle w:val="Hyperlink"/>
                <w:rFonts w:ascii="Times" w:eastAsia="Times" w:hAnsi="Times" w:cs="Times"/>
                <w:noProof/>
              </w:rPr>
              <w:t>2. System Architecture Design</w:t>
            </w:r>
            <w:r w:rsidR="008F6F5A">
              <w:rPr>
                <w:noProof/>
                <w:webHidden/>
              </w:rPr>
              <w:tab/>
            </w:r>
            <w:r w:rsidR="008F6F5A">
              <w:rPr>
                <w:noProof/>
                <w:webHidden/>
              </w:rPr>
              <w:fldChar w:fldCharType="begin"/>
            </w:r>
            <w:r w:rsidR="008F6F5A">
              <w:rPr>
                <w:noProof/>
                <w:webHidden/>
              </w:rPr>
              <w:instrText xml:space="preserve"> PAGEREF _Toc520105520 \h </w:instrText>
            </w:r>
            <w:r w:rsidR="008F6F5A">
              <w:rPr>
                <w:noProof/>
                <w:webHidden/>
              </w:rPr>
            </w:r>
            <w:r w:rsidR="008F6F5A">
              <w:rPr>
                <w:noProof/>
                <w:webHidden/>
              </w:rPr>
              <w:fldChar w:fldCharType="separate"/>
            </w:r>
            <w:r w:rsidR="008F6F5A">
              <w:rPr>
                <w:noProof/>
                <w:webHidden/>
              </w:rPr>
              <w:t>71</w:t>
            </w:r>
            <w:r w:rsidR="008F6F5A">
              <w:rPr>
                <w:noProof/>
                <w:webHidden/>
              </w:rPr>
              <w:fldChar w:fldCharType="end"/>
            </w:r>
          </w:hyperlink>
        </w:p>
        <w:p w14:paraId="1F24D9F1" w14:textId="521033D8" w:rsidR="008F6F5A" w:rsidRDefault="00FB1AA6">
          <w:pPr>
            <w:pStyle w:val="TOC3"/>
            <w:tabs>
              <w:tab w:val="right" w:leader="dot" w:pos="8780"/>
            </w:tabs>
            <w:rPr>
              <w:rFonts w:eastAsiaTheme="minorEastAsia" w:cstheme="minorBidi"/>
              <w:noProof/>
              <w:sz w:val="24"/>
              <w:szCs w:val="24"/>
            </w:rPr>
          </w:pPr>
          <w:hyperlink w:anchor="_Toc520105521" w:history="1">
            <w:r w:rsidR="008F6F5A" w:rsidRPr="00B139D8">
              <w:rPr>
                <w:rStyle w:val="Hyperlink"/>
                <w:rFonts w:ascii="Times" w:eastAsia="Times" w:hAnsi="Times" w:cs="Times"/>
                <w:noProof/>
              </w:rPr>
              <w:t>2.1 Web Server Architecture Design</w:t>
            </w:r>
            <w:r w:rsidR="008F6F5A">
              <w:rPr>
                <w:noProof/>
                <w:webHidden/>
              </w:rPr>
              <w:tab/>
            </w:r>
            <w:r w:rsidR="008F6F5A">
              <w:rPr>
                <w:noProof/>
                <w:webHidden/>
              </w:rPr>
              <w:fldChar w:fldCharType="begin"/>
            </w:r>
            <w:r w:rsidR="008F6F5A">
              <w:rPr>
                <w:noProof/>
                <w:webHidden/>
              </w:rPr>
              <w:instrText xml:space="preserve"> PAGEREF _Toc520105521 \h </w:instrText>
            </w:r>
            <w:r w:rsidR="008F6F5A">
              <w:rPr>
                <w:noProof/>
                <w:webHidden/>
              </w:rPr>
            </w:r>
            <w:r w:rsidR="008F6F5A">
              <w:rPr>
                <w:noProof/>
                <w:webHidden/>
              </w:rPr>
              <w:fldChar w:fldCharType="separate"/>
            </w:r>
            <w:r w:rsidR="008F6F5A">
              <w:rPr>
                <w:noProof/>
                <w:webHidden/>
              </w:rPr>
              <w:t>71</w:t>
            </w:r>
            <w:r w:rsidR="008F6F5A">
              <w:rPr>
                <w:noProof/>
                <w:webHidden/>
              </w:rPr>
              <w:fldChar w:fldCharType="end"/>
            </w:r>
          </w:hyperlink>
        </w:p>
        <w:p w14:paraId="63C9C233" w14:textId="1EDC9D6F" w:rsidR="008F6F5A" w:rsidRDefault="00FB1AA6">
          <w:pPr>
            <w:pStyle w:val="TOC3"/>
            <w:tabs>
              <w:tab w:val="right" w:leader="dot" w:pos="8780"/>
            </w:tabs>
            <w:rPr>
              <w:rFonts w:eastAsiaTheme="minorEastAsia" w:cstheme="minorBidi"/>
              <w:noProof/>
              <w:sz w:val="24"/>
              <w:szCs w:val="24"/>
            </w:rPr>
          </w:pPr>
          <w:hyperlink w:anchor="_Toc520105522" w:history="1">
            <w:r w:rsidR="008F6F5A" w:rsidRPr="00B139D8">
              <w:rPr>
                <w:rStyle w:val="Hyperlink"/>
                <w:rFonts w:ascii="Times" w:eastAsia="Times" w:hAnsi="Times" w:cs="Times"/>
                <w:noProof/>
              </w:rPr>
              <w:t>2.2 Client Architecture Design</w:t>
            </w:r>
            <w:r w:rsidR="008F6F5A">
              <w:rPr>
                <w:noProof/>
                <w:webHidden/>
              </w:rPr>
              <w:tab/>
            </w:r>
            <w:r w:rsidR="008F6F5A">
              <w:rPr>
                <w:noProof/>
                <w:webHidden/>
              </w:rPr>
              <w:fldChar w:fldCharType="begin"/>
            </w:r>
            <w:r w:rsidR="008F6F5A">
              <w:rPr>
                <w:noProof/>
                <w:webHidden/>
              </w:rPr>
              <w:instrText xml:space="preserve"> PAGEREF _Toc520105522 \h </w:instrText>
            </w:r>
            <w:r w:rsidR="008F6F5A">
              <w:rPr>
                <w:noProof/>
                <w:webHidden/>
              </w:rPr>
            </w:r>
            <w:r w:rsidR="008F6F5A">
              <w:rPr>
                <w:noProof/>
                <w:webHidden/>
              </w:rPr>
              <w:fldChar w:fldCharType="separate"/>
            </w:r>
            <w:r w:rsidR="008F6F5A">
              <w:rPr>
                <w:noProof/>
                <w:webHidden/>
              </w:rPr>
              <w:t>72</w:t>
            </w:r>
            <w:r w:rsidR="008F6F5A">
              <w:rPr>
                <w:noProof/>
                <w:webHidden/>
              </w:rPr>
              <w:fldChar w:fldCharType="end"/>
            </w:r>
          </w:hyperlink>
        </w:p>
        <w:p w14:paraId="4E2BFB96" w14:textId="36AA2812" w:rsidR="008F6F5A" w:rsidRDefault="00FB1AA6">
          <w:pPr>
            <w:pStyle w:val="TOC2"/>
            <w:tabs>
              <w:tab w:val="right" w:leader="dot" w:pos="8780"/>
            </w:tabs>
            <w:rPr>
              <w:rFonts w:eastAsiaTheme="minorEastAsia" w:cstheme="minorBidi"/>
              <w:b w:val="0"/>
              <w:bCs w:val="0"/>
              <w:noProof/>
              <w:sz w:val="24"/>
              <w:szCs w:val="24"/>
            </w:rPr>
          </w:pPr>
          <w:hyperlink w:anchor="_Toc520105523" w:history="1">
            <w:r w:rsidR="008F6F5A" w:rsidRPr="00B139D8">
              <w:rPr>
                <w:rStyle w:val="Hyperlink"/>
                <w:rFonts w:ascii="Times" w:eastAsia="Times" w:hAnsi="Times" w:cs="Times"/>
                <w:noProof/>
              </w:rPr>
              <w:t>3. Component Diagram</w:t>
            </w:r>
            <w:r w:rsidR="008F6F5A">
              <w:rPr>
                <w:noProof/>
                <w:webHidden/>
              </w:rPr>
              <w:tab/>
            </w:r>
            <w:r w:rsidR="008F6F5A">
              <w:rPr>
                <w:noProof/>
                <w:webHidden/>
              </w:rPr>
              <w:fldChar w:fldCharType="begin"/>
            </w:r>
            <w:r w:rsidR="008F6F5A">
              <w:rPr>
                <w:noProof/>
                <w:webHidden/>
              </w:rPr>
              <w:instrText xml:space="preserve"> PAGEREF _Toc520105523 \h </w:instrText>
            </w:r>
            <w:r w:rsidR="008F6F5A">
              <w:rPr>
                <w:noProof/>
                <w:webHidden/>
              </w:rPr>
            </w:r>
            <w:r w:rsidR="008F6F5A">
              <w:rPr>
                <w:noProof/>
                <w:webHidden/>
              </w:rPr>
              <w:fldChar w:fldCharType="separate"/>
            </w:r>
            <w:r w:rsidR="008F6F5A">
              <w:rPr>
                <w:noProof/>
                <w:webHidden/>
              </w:rPr>
              <w:t>73</w:t>
            </w:r>
            <w:r w:rsidR="008F6F5A">
              <w:rPr>
                <w:noProof/>
                <w:webHidden/>
              </w:rPr>
              <w:fldChar w:fldCharType="end"/>
            </w:r>
          </w:hyperlink>
        </w:p>
        <w:p w14:paraId="085F9A43" w14:textId="7413D029" w:rsidR="008F6F5A" w:rsidRDefault="00FB1AA6">
          <w:pPr>
            <w:pStyle w:val="TOC2"/>
            <w:tabs>
              <w:tab w:val="right" w:leader="dot" w:pos="8780"/>
            </w:tabs>
            <w:rPr>
              <w:rFonts w:eastAsiaTheme="minorEastAsia" w:cstheme="minorBidi"/>
              <w:b w:val="0"/>
              <w:bCs w:val="0"/>
              <w:noProof/>
              <w:sz w:val="24"/>
              <w:szCs w:val="24"/>
            </w:rPr>
          </w:pPr>
          <w:hyperlink w:anchor="_Toc520105524" w:history="1">
            <w:r w:rsidR="008F6F5A" w:rsidRPr="00B139D8">
              <w:rPr>
                <w:rStyle w:val="Hyperlink"/>
                <w:rFonts w:ascii="Times" w:eastAsia="Times" w:hAnsi="Times" w:cs="Times"/>
                <w:noProof/>
              </w:rPr>
              <w:t>4. Detailed Description</w:t>
            </w:r>
            <w:r w:rsidR="008F6F5A">
              <w:rPr>
                <w:noProof/>
                <w:webHidden/>
              </w:rPr>
              <w:tab/>
            </w:r>
            <w:r w:rsidR="008F6F5A">
              <w:rPr>
                <w:noProof/>
                <w:webHidden/>
              </w:rPr>
              <w:fldChar w:fldCharType="begin"/>
            </w:r>
            <w:r w:rsidR="008F6F5A">
              <w:rPr>
                <w:noProof/>
                <w:webHidden/>
              </w:rPr>
              <w:instrText xml:space="preserve"> PAGEREF _Toc520105524 \h </w:instrText>
            </w:r>
            <w:r w:rsidR="008F6F5A">
              <w:rPr>
                <w:noProof/>
                <w:webHidden/>
              </w:rPr>
            </w:r>
            <w:r w:rsidR="008F6F5A">
              <w:rPr>
                <w:noProof/>
                <w:webHidden/>
              </w:rPr>
              <w:fldChar w:fldCharType="separate"/>
            </w:r>
            <w:r w:rsidR="008F6F5A">
              <w:rPr>
                <w:noProof/>
                <w:webHidden/>
              </w:rPr>
              <w:t>74</w:t>
            </w:r>
            <w:r w:rsidR="008F6F5A">
              <w:rPr>
                <w:noProof/>
                <w:webHidden/>
              </w:rPr>
              <w:fldChar w:fldCharType="end"/>
            </w:r>
          </w:hyperlink>
        </w:p>
        <w:p w14:paraId="56ADBDFA" w14:textId="21E680C9" w:rsidR="008F6F5A" w:rsidRDefault="00FB1AA6">
          <w:pPr>
            <w:pStyle w:val="TOC3"/>
            <w:tabs>
              <w:tab w:val="right" w:leader="dot" w:pos="8780"/>
            </w:tabs>
            <w:rPr>
              <w:rFonts w:eastAsiaTheme="minorEastAsia" w:cstheme="minorBidi"/>
              <w:noProof/>
              <w:sz w:val="24"/>
              <w:szCs w:val="24"/>
            </w:rPr>
          </w:pPr>
          <w:hyperlink w:anchor="_Toc520105525" w:history="1">
            <w:r w:rsidR="008F6F5A" w:rsidRPr="00B139D8">
              <w:rPr>
                <w:rStyle w:val="Hyperlink"/>
                <w:rFonts w:ascii="Times" w:eastAsia="Times" w:hAnsi="Times" w:cs="Times"/>
                <w:noProof/>
              </w:rPr>
              <w:t>4.1 Class Diagram</w:t>
            </w:r>
            <w:r w:rsidR="008F6F5A">
              <w:rPr>
                <w:noProof/>
                <w:webHidden/>
              </w:rPr>
              <w:tab/>
            </w:r>
            <w:r w:rsidR="008F6F5A">
              <w:rPr>
                <w:noProof/>
                <w:webHidden/>
              </w:rPr>
              <w:fldChar w:fldCharType="begin"/>
            </w:r>
            <w:r w:rsidR="008F6F5A">
              <w:rPr>
                <w:noProof/>
                <w:webHidden/>
              </w:rPr>
              <w:instrText xml:space="preserve"> PAGEREF _Toc520105525 \h </w:instrText>
            </w:r>
            <w:r w:rsidR="008F6F5A">
              <w:rPr>
                <w:noProof/>
                <w:webHidden/>
              </w:rPr>
            </w:r>
            <w:r w:rsidR="008F6F5A">
              <w:rPr>
                <w:noProof/>
                <w:webHidden/>
              </w:rPr>
              <w:fldChar w:fldCharType="separate"/>
            </w:r>
            <w:r w:rsidR="008F6F5A">
              <w:rPr>
                <w:noProof/>
                <w:webHidden/>
              </w:rPr>
              <w:t>74</w:t>
            </w:r>
            <w:r w:rsidR="008F6F5A">
              <w:rPr>
                <w:noProof/>
                <w:webHidden/>
              </w:rPr>
              <w:fldChar w:fldCharType="end"/>
            </w:r>
          </w:hyperlink>
        </w:p>
        <w:p w14:paraId="625DFE27" w14:textId="5A173FC1" w:rsidR="008F6F5A" w:rsidRDefault="00FB1AA6">
          <w:pPr>
            <w:pStyle w:val="TOC3"/>
            <w:tabs>
              <w:tab w:val="right" w:leader="dot" w:pos="8780"/>
            </w:tabs>
            <w:rPr>
              <w:rFonts w:eastAsiaTheme="minorEastAsia" w:cstheme="minorBidi"/>
              <w:noProof/>
              <w:sz w:val="24"/>
              <w:szCs w:val="24"/>
            </w:rPr>
          </w:pPr>
          <w:hyperlink w:anchor="_Toc520105526" w:history="1">
            <w:r w:rsidR="008F6F5A" w:rsidRPr="00B139D8">
              <w:rPr>
                <w:rStyle w:val="Hyperlink"/>
                <w:rFonts w:ascii="Times" w:eastAsia="Times" w:hAnsi="Times" w:cs="Times"/>
                <w:noProof/>
              </w:rPr>
              <w:t>4.2 Class Diagram Explanation</w:t>
            </w:r>
            <w:r w:rsidR="008F6F5A">
              <w:rPr>
                <w:noProof/>
                <w:webHidden/>
              </w:rPr>
              <w:tab/>
            </w:r>
            <w:r w:rsidR="008F6F5A">
              <w:rPr>
                <w:noProof/>
                <w:webHidden/>
              </w:rPr>
              <w:fldChar w:fldCharType="begin"/>
            </w:r>
            <w:r w:rsidR="008F6F5A">
              <w:rPr>
                <w:noProof/>
                <w:webHidden/>
              </w:rPr>
              <w:instrText xml:space="preserve"> PAGEREF _Toc520105526 \h </w:instrText>
            </w:r>
            <w:r w:rsidR="008F6F5A">
              <w:rPr>
                <w:noProof/>
                <w:webHidden/>
              </w:rPr>
            </w:r>
            <w:r w:rsidR="008F6F5A">
              <w:rPr>
                <w:noProof/>
                <w:webHidden/>
              </w:rPr>
              <w:fldChar w:fldCharType="separate"/>
            </w:r>
            <w:r w:rsidR="008F6F5A">
              <w:rPr>
                <w:noProof/>
                <w:webHidden/>
              </w:rPr>
              <w:t>75</w:t>
            </w:r>
            <w:r w:rsidR="008F6F5A">
              <w:rPr>
                <w:noProof/>
                <w:webHidden/>
              </w:rPr>
              <w:fldChar w:fldCharType="end"/>
            </w:r>
          </w:hyperlink>
        </w:p>
        <w:p w14:paraId="4AEC124E" w14:textId="550D1621" w:rsidR="008F6F5A" w:rsidRDefault="00FB1AA6">
          <w:pPr>
            <w:pStyle w:val="TOC4"/>
            <w:tabs>
              <w:tab w:val="right" w:leader="dot" w:pos="8780"/>
            </w:tabs>
            <w:rPr>
              <w:rFonts w:eastAsiaTheme="minorEastAsia" w:cstheme="minorBidi"/>
              <w:noProof/>
              <w:sz w:val="24"/>
              <w:szCs w:val="24"/>
            </w:rPr>
          </w:pPr>
          <w:hyperlink w:anchor="_Toc520105527" w:history="1">
            <w:r w:rsidR="008F6F5A" w:rsidRPr="00B139D8">
              <w:rPr>
                <w:rStyle w:val="Hyperlink"/>
                <w:rFonts w:ascii="Times" w:eastAsia="Times" w:hAnsi="Times" w:cs="Times"/>
                <w:noProof/>
              </w:rPr>
              <w:t>4.2.1 User</w:t>
            </w:r>
            <w:r w:rsidR="008F6F5A">
              <w:rPr>
                <w:noProof/>
                <w:webHidden/>
              </w:rPr>
              <w:tab/>
            </w:r>
            <w:r w:rsidR="008F6F5A">
              <w:rPr>
                <w:noProof/>
                <w:webHidden/>
              </w:rPr>
              <w:fldChar w:fldCharType="begin"/>
            </w:r>
            <w:r w:rsidR="008F6F5A">
              <w:rPr>
                <w:noProof/>
                <w:webHidden/>
              </w:rPr>
              <w:instrText xml:space="preserve"> PAGEREF _Toc520105527 \h </w:instrText>
            </w:r>
            <w:r w:rsidR="008F6F5A">
              <w:rPr>
                <w:noProof/>
                <w:webHidden/>
              </w:rPr>
            </w:r>
            <w:r w:rsidR="008F6F5A">
              <w:rPr>
                <w:noProof/>
                <w:webHidden/>
              </w:rPr>
              <w:fldChar w:fldCharType="separate"/>
            </w:r>
            <w:r w:rsidR="008F6F5A">
              <w:rPr>
                <w:noProof/>
                <w:webHidden/>
              </w:rPr>
              <w:t>75</w:t>
            </w:r>
            <w:r w:rsidR="008F6F5A">
              <w:rPr>
                <w:noProof/>
                <w:webHidden/>
              </w:rPr>
              <w:fldChar w:fldCharType="end"/>
            </w:r>
          </w:hyperlink>
        </w:p>
        <w:p w14:paraId="5D872901" w14:textId="5B754560" w:rsidR="008F6F5A" w:rsidRDefault="00FB1AA6">
          <w:pPr>
            <w:pStyle w:val="TOC4"/>
            <w:tabs>
              <w:tab w:val="right" w:leader="dot" w:pos="8780"/>
            </w:tabs>
            <w:rPr>
              <w:rFonts w:eastAsiaTheme="minorEastAsia" w:cstheme="minorBidi"/>
              <w:noProof/>
              <w:sz w:val="24"/>
              <w:szCs w:val="24"/>
            </w:rPr>
          </w:pPr>
          <w:hyperlink w:anchor="_Toc520105528" w:history="1">
            <w:r w:rsidR="008F6F5A" w:rsidRPr="00B139D8">
              <w:rPr>
                <w:rStyle w:val="Hyperlink"/>
                <w:rFonts w:ascii="Times" w:eastAsia="Times" w:hAnsi="Times" w:cs="Times"/>
                <w:noProof/>
              </w:rPr>
              <w:t>4.2.2 Clinic</w:t>
            </w:r>
            <w:r w:rsidR="008F6F5A">
              <w:rPr>
                <w:noProof/>
                <w:webHidden/>
              </w:rPr>
              <w:tab/>
            </w:r>
            <w:r w:rsidR="008F6F5A">
              <w:rPr>
                <w:noProof/>
                <w:webHidden/>
              </w:rPr>
              <w:fldChar w:fldCharType="begin"/>
            </w:r>
            <w:r w:rsidR="008F6F5A">
              <w:rPr>
                <w:noProof/>
                <w:webHidden/>
              </w:rPr>
              <w:instrText xml:space="preserve"> PAGEREF _Toc520105528 \h </w:instrText>
            </w:r>
            <w:r w:rsidR="008F6F5A">
              <w:rPr>
                <w:noProof/>
                <w:webHidden/>
              </w:rPr>
            </w:r>
            <w:r w:rsidR="008F6F5A">
              <w:rPr>
                <w:noProof/>
                <w:webHidden/>
              </w:rPr>
              <w:fldChar w:fldCharType="separate"/>
            </w:r>
            <w:r w:rsidR="008F6F5A">
              <w:rPr>
                <w:noProof/>
                <w:webHidden/>
              </w:rPr>
              <w:t>76</w:t>
            </w:r>
            <w:r w:rsidR="008F6F5A">
              <w:rPr>
                <w:noProof/>
                <w:webHidden/>
              </w:rPr>
              <w:fldChar w:fldCharType="end"/>
            </w:r>
          </w:hyperlink>
        </w:p>
        <w:p w14:paraId="253CF012" w14:textId="753B4A50" w:rsidR="008F6F5A" w:rsidRDefault="00FB1AA6">
          <w:pPr>
            <w:pStyle w:val="TOC4"/>
            <w:tabs>
              <w:tab w:val="right" w:leader="dot" w:pos="8780"/>
            </w:tabs>
            <w:rPr>
              <w:rFonts w:eastAsiaTheme="minorEastAsia" w:cstheme="minorBidi"/>
              <w:noProof/>
              <w:sz w:val="24"/>
              <w:szCs w:val="24"/>
            </w:rPr>
          </w:pPr>
          <w:hyperlink w:anchor="_Toc520105529" w:history="1">
            <w:r w:rsidR="008F6F5A" w:rsidRPr="00B139D8">
              <w:rPr>
                <w:rStyle w:val="Hyperlink"/>
                <w:rFonts w:ascii="Times" w:eastAsia="Times" w:hAnsi="Times" w:cs="Times"/>
                <w:noProof/>
              </w:rPr>
              <w:t>4.2.3 License</w:t>
            </w:r>
            <w:r w:rsidR="008F6F5A">
              <w:rPr>
                <w:noProof/>
                <w:webHidden/>
              </w:rPr>
              <w:tab/>
            </w:r>
            <w:r w:rsidR="008F6F5A">
              <w:rPr>
                <w:noProof/>
                <w:webHidden/>
              </w:rPr>
              <w:fldChar w:fldCharType="begin"/>
            </w:r>
            <w:r w:rsidR="008F6F5A">
              <w:rPr>
                <w:noProof/>
                <w:webHidden/>
              </w:rPr>
              <w:instrText xml:space="preserve"> PAGEREF _Toc520105529 \h </w:instrText>
            </w:r>
            <w:r w:rsidR="008F6F5A">
              <w:rPr>
                <w:noProof/>
                <w:webHidden/>
              </w:rPr>
            </w:r>
            <w:r w:rsidR="008F6F5A">
              <w:rPr>
                <w:noProof/>
                <w:webHidden/>
              </w:rPr>
              <w:fldChar w:fldCharType="separate"/>
            </w:r>
            <w:r w:rsidR="008F6F5A">
              <w:rPr>
                <w:noProof/>
                <w:webHidden/>
              </w:rPr>
              <w:t>76</w:t>
            </w:r>
            <w:r w:rsidR="008F6F5A">
              <w:rPr>
                <w:noProof/>
                <w:webHidden/>
              </w:rPr>
              <w:fldChar w:fldCharType="end"/>
            </w:r>
          </w:hyperlink>
        </w:p>
        <w:p w14:paraId="2DD29AD0" w14:textId="43B98D56" w:rsidR="008F6F5A" w:rsidRDefault="00FB1AA6">
          <w:pPr>
            <w:pStyle w:val="TOC4"/>
            <w:tabs>
              <w:tab w:val="right" w:leader="dot" w:pos="8780"/>
            </w:tabs>
            <w:rPr>
              <w:rFonts w:eastAsiaTheme="minorEastAsia" w:cstheme="minorBidi"/>
              <w:noProof/>
              <w:sz w:val="24"/>
              <w:szCs w:val="24"/>
            </w:rPr>
          </w:pPr>
          <w:hyperlink w:anchor="_Toc520105530" w:history="1">
            <w:r w:rsidR="008F6F5A" w:rsidRPr="00B139D8">
              <w:rPr>
                <w:rStyle w:val="Hyperlink"/>
                <w:rFonts w:ascii="Times" w:eastAsia="Times" w:hAnsi="Times" w:cs="Times"/>
                <w:noProof/>
              </w:rPr>
              <w:t>4.2.4 Administrator</w:t>
            </w:r>
            <w:r w:rsidR="008F6F5A">
              <w:rPr>
                <w:noProof/>
                <w:webHidden/>
              </w:rPr>
              <w:tab/>
            </w:r>
            <w:r w:rsidR="008F6F5A">
              <w:rPr>
                <w:noProof/>
                <w:webHidden/>
              </w:rPr>
              <w:fldChar w:fldCharType="begin"/>
            </w:r>
            <w:r w:rsidR="008F6F5A">
              <w:rPr>
                <w:noProof/>
                <w:webHidden/>
              </w:rPr>
              <w:instrText xml:space="preserve"> PAGEREF _Toc520105530 \h </w:instrText>
            </w:r>
            <w:r w:rsidR="008F6F5A">
              <w:rPr>
                <w:noProof/>
                <w:webHidden/>
              </w:rPr>
            </w:r>
            <w:r w:rsidR="008F6F5A">
              <w:rPr>
                <w:noProof/>
                <w:webHidden/>
              </w:rPr>
              <w:fldChar w:fldCharType="separate"/>
            </w:r>
            <w:r w:rsidR="008F6F5A">
              <w:rPr>
                <w:noProof/>
                <w:webHidden/>
              </w:rPr>
              <w:t>76</w:t>
            </w:r>
            <w:r w:rsidR="008F6F5A">
              <w:rPr>
                <w:noProof/>
                <w:webHidden/>
              </w:rPr>
              <w:fldChar w:fldCharType="end"/>
            </w:r>
          </w:hyperlink>
        </w:p>
        <w:p w14:paraId="0389E0DA" w14:textId="24239525" w:rsidR="008F6F5A" w:rsidRDefault="00FB1AA6">
          <w:pPr>
            <w:pStyle w:val="TOC4"/>
            <w:tabs>
              <w:tab w:val="right" w:leader="dot" w:pos="8780"/>
            </w:tabs>
            <w:rPr>
              <w:rFonts w:eastAsiaTheme="minorEastAsia" w:cstheme="minorBidi"/>
              <w:noProof/>
              <w:sz w:val="24"/>
              <w:szCs w:val="24"/>
            </w:rPr>
          </w:pPr>
          <w:hyperlink w:anchor="_Toc520105531" w:history="1">
            <w:r w:rsidR="008F6F5A" w:rsidRPr="00B139D8">
              <w:rPr>
                <w:rStyle w:val="Hyperlink"/>
                <w:rFonts w:ascii="Times" w:eastAsia="Times" w:hAnsi="Times" w:cs="Times"/>
                <w:noProof/>
              </w:rPr>
              <w:t>4.2.5 WorkingHours</w:t>
            </w:r>
            <w:r w:rsidR="008F6F5A">
              <w:rPr>
                <w:noProof/>
                <w:webHidden/>
              </w:rPr>
              <w:tab/>
            </w:r>
            <w:r w:rsidR="008F6F5A">
              <w:rPr>
                <w:noProof/>
                <w:webHidden/>
              </w:rPr>
              <w:fldChar w:fldCharType="begin"/>
            </w:r>
            <w:r w:rsidR="008F6F5A">
              <w:rPr>
                <w:noProof/>
                <w:webHidden/>
              </w:rPr>
              <w:instrText xml:space="preserve"> PAGEREF _Toc520105531 \h </w:instrText>
            </w:r>
            <w:r w:rsidR="008F6F5A">
              <w:rPr>
                <w:noProof/>
                <w:webHidden/>
              </w:rPr>
            </w:r>
            <w:r w:rsidR="008F6F5A">
              <w:rPr>
                <w:noProof/>
                <w:webHidden/>
              </w:rPr>
              <w:fldChar w:fldCharType="separate"/>
            </w:r>
            <w:r w:rsidR="008F6F5A">
              <w:rPr>
                <w:noProof/>
                <w:webHidden/>
              </w:rPr>
              <w:t>77</w:t>
            </w:r>
            <w:r w:rsidR="008F6F5A">
              <w:rPr>
                <w:noProof/>
                <w:webHidden/>
              </w:rPr>
              <w:fldChar w:fldCharType="end"/>
            </w:r>
          </w:hyperlink>
        </w:p>
        <w:p w14:paraId="5B83C304" w14:textId="103AE7DD" w:rsidR="008F6F5A" w:rsidRDefault="00FB1AA6">
          <w:pPr>
            <w:pStyle w:val="TOC4"/>
            <w:tabs>
              <w:tab w:val="right" w:leader="dot" w:pos="8780"/>
            </w:tabs>
            <w:rPr>
              <w:rFonts w:eastAsiaTheme="minorEastAsia" w:cstheme="minorBidi"/>
              <w:noProof/>
              <w:sz w:val="24"/>
              <w:szCs w:val="24"/>
            </w:rPr>
          </w:pPr>
          <w:hyperlink w:anchor="_Toc520105532" w:history="1">
            <w:r w:rsidR="008F6F5A" w:rsidRPr="00B139D8">
              <w:rPr>
                <w:rStyle w:val="Hyperlink"/>
                <w:rFonts w:ascii="Times" w:eastAsia="Times" w:hAnsi="Times" w:cs="Times"/>
                <w:noProof/>
              </w:rPr>
              <w:t>4.2.6 Appointment</w:t>
            </w:r>
            <w:r w:rsidR="008F6F5A">
              <w:rPr>
                <w:noProof/>
                <w:webHidden/>
              </w:rPr>
              <w:tab/>
            </w:r>
            <w:r w:rsidR="008F6F5A">
              <w:rPr>
                <w:noProof/>
                <w:webHidden/>
              </w:rPr>
              <w:fldChar w:fldCharType="begin"/>
            </w:r>
            <w:r w:rsidR="008F6F5A">
              <w:rPr>
                <w:noProof/>
                <w:webHidden/>
              </w:rPr>
              <w:instrText xml:space="preserve"> PAGEREF _Toc520105532 \h </w:instrText>
            </w:r>
            <w:r w:rsidR="008F6F5A">
              <w:rPr>
                <w:noProof/>
                <w:webHidden/>
              </w:rPr>
            </w:r>
            <w:r w:rsidR="008F6F5A">
              <w:rPr>
                <w:noProof/>
                <w:webHidden/>
              </w:rPr>
              <w:fldChar w:fldCharType="separate"/>
            </w:r>
            <w:r w:rsidR="008F6F5A">
              <w:rPr>
                <w:noProof/>
                <w:webHidden/>
              </w:rPr>
              <w:t>77</w:t>
            </w:r>
            <w:r w:rsidR="008F6F5A">
              <w:rPr>
                <w:noProof/>
                <w:webHidden/>
              </w:rPr>
              <w:fldChar w:fldCharType="end"/>
            </w:r>
          </w:hyperlink>
        </w:p>
        <w:p w14:paraId="68DD56A7" w14:textId="5E2E8E60" w:rsidR="008F6F5A" w:rsidRDefault="00FB1AA6">
          <w:pPr>
            <w:pStyle w:val="TOC4"/>
            <w:tabs>
              <w:tab w:val="right" w:leader="dot" w:pos="8780"/>
            </w:tabs>
            <w:rPr>
              <w:rFonts w:eastAsiaTheme="minorEastAsia" w:cstheme="minorBidi"/>
              <w:noProof/>
              <w:sz w:val="24"/>
              <w:szCs w:val="24"/>
            </w:rPr>
          </w:pPr>
          <w:hyperlink w:anchor="_Toc520105533" w:history="1">
            <w:r w:rsidR="008F6F5A" w:rsidRPr="00B139D8">
              <w:rPr>
                <w:rStyle w:val="Hyperlink"/>
                <w:rFonts w:ascii="Times" w:eastAsia="Times" w:hAnsi="Times" w:cs="Times"/>
                <w:noProof/>
              </w:rPr>
              <w:t>4.2.7 Patient</w:t>
            </w:r>
            <w:r w:rsidR="008F6F5A">
              <w:rPr>
                <w:noProof/>
                <w:webHidden/>
              </w:rPr>
              <w:tab/>
            </w:r>
            <w:r w:rsidR="008F6F5A">
              <w:rPr>
                <w:noProof/>
                <w:webHidden/>
              </w:rPr>
              <w:fldChar w:fldCharType="begin"/>
            </w:r>
            <w:r w:rsidR="008F6F5A">
              <w:rPr>
                <w:noProof/>
                <w:webHidden/>
              </w:rPr>
              <w:instrText xml:space="preserve"> PAGEREF _Toc520105533 \h </w:instrText>
            </w:r>
            <w:r w:rsidR="008F6F5A">
              <w:rPr>
                <w:noProof/>
                <w:webHidden/>
              </w:rPr>
            </w:r>
            <w:r w:rsidR="008F6F5A">
              <w:rPr>
                <w:noProof/>
                <w:webHidden/>
              </w:rPr>
              <w:fldChar w:fldCharType="separate"/>
            </w:r>
            <w:r w:rsidR="008F6F5A">
              <w:rPr>
                <w:noProof/>
                <w:webHidden/>
              </w:rPr>
              <w:t>77</w:t>
            </w:r>
            <w:r w:rsidR="008F6F5A">
              <w:rPr>
                <w:noProof/>
                <w:webHidden/>
              </w:rPr>
              <w:fldChar w:fldCharType="end"/>
            </w:r>
          </w:hyperlink>
        </w:p>
        <w:p w14:paraId="0E523B95" w14:textId="7057856E" w:rsidR="008F6F5A" w:rsidRDefault="00FB1AA6">
          <w:pPr>
            <w:pStyle w:val="TOC4"/>
            <w:tabs>
              <w:tab w:val="right" w:leader="dot" w:pos="8780"/>
            </w:tabs>
            <w:rPr>
              <w:rFonts w:eastAsiaTheme="minorEastAsia" w:cstheme="minorBidi"/>
              <w:noProof/>
              <w:sz w:val="24"/>
              <w:szCs w:val="24"/>
            </w:rPr>
          </w:pPr>
          <w:hyperlink w:anchor="_Toc520105534" w:history="1">
            <w:r w:rsidR="008F6F5A" w:rsidRPr="00B139D8">
              <w:rPr>
                <w:rStyle w:val="Hyperlink"/>
                <w:rFonts w:ascii="Times" w:eastAsia="Times" w:hAnsi="Times" w:cs="Times"/>
                <w:noProof/>
              </w:rPr>
              <w:t>4.2.8 Bill</w:t>
            </w:r>
            <w:r w:rsidR="008F6F5A">
              <w:rPr>
                <w:noProof/>
                <w:webHidden/>
              </w:rPr>
              <w:tab/>
            </w:r>
            <w:r w:rsidR="008F6F5A">
              <w:rPr>
                <w:noProof/>
                <w:webHidden/>
              </w:rPr>
              <w:fldChar w:fldCharType="begin"/>
            </w:r>
            <w:r w:rsidR="008F6F5A">
              <w:rPr>
                <w:noProof/>
                <w:webHidden/>
              </w:rPr>
              <w:instrText xml:space="preserve"> PAGEREF _Toc520105534 \h </w:instrText>
            </w:r>
            <w:r w:rsidR="008F6F5A">
              <w:rPr>
                <w:noProof/>
                <w:webHidden/>
              </w:rPr>
            </w:r>
            <w:r w:rsidR="008F6F5A">
              <w:rPr>
                <w:noProof/>
                <w:webHidden/>
              </w:rPr>
              <w:fldChar w:fldCharType="separate"/>
            </w:r>
            <w:r w:rsidR="008F6F5A">
              <w:rPr>
                <w:noProof/>
                <w:webHidden/>
              </w:rPr>
              <w:t>77</w:t>
            </w:r>
            <w:r w:rsidR="008F6F5A">
              <w:rPr>
                <w:noProof/>
                <w:webHidden/>
              </w:rPr>
              <w:fldChar w:fldCharType="end"/>
            </w:r>
          </w:hyperlink>
        </w:p>
        <w:p w14:paraId="03C480B9" w14:textId="126E64EB" w:rsidR="008F6F5A" w:rsidRDefault="00FB1AA6">
          <w:pPr>
            <w:pStyle w:val="TOC3"/>
            <w:tabs>
              <w:tab w:val="right" w:leader="dot" w:pos="8780"/>
            </w:tabs>
            <w:rPr>
              <w:rFonts w:eastAsiaTheme="minorEastAsia" w:cstheme="minorBidi"/>
              <w:noProof/>
              <w:sz w:val="24"/>
              <w:szCs w:val="24"/>
            </w:rPr>
          </w:pPr>
          <w:hyperlink w:anchor="_Toc520105535" w:history="1">
            <w:r w:rsidR="008F6F5A" w:rsidRPr="00B139D8">
              <w:rPr>
                <w:rStyle w:val="Hyperlink"/>
                <w:rFonts w:ascii="Times" w:eastAsia="Times" w:hAnsi="Times" w:cs="Times"/>
                <w:noProof/>
              </w:rPr>
              <w:t>4.3. Interaction Diagram</w:t>
            </w:r>
            <w:r w:rsidR="008F6F5A">
              <w:rPr>
                <w:noProof/>
                <w:webHidden/>
              </w:rPr>
              <w:tab/>
            </w:r>
            <w:r w:rsidR="008F6F5A">
              <w:rPr>
                <w:noProof/>
                <w:webHidden/>
              </w:rPr>
              <w:fldChar w:fldCharType="begin"/>
            </w:r>
            <w:r w:rsidR="008F6F5A">
              <w:rPr>
                <w:noProof/>
                <w:webHidden/>
              </w:rPr>
              <w:instrText xml:space="preserve"> PAGEREF _Toc520105535 \h </w:instrText>
            </w:r>
            <w:r w:rsidR="008F6F5A">
              <w:rPr>
                <w:noProof/>
                <w:webHidden/>
              </w:rPr>
            </w:r>
            <w:r w:rsidR="008F6F5A">
              <w:rPr>
                <w:noProof/>
                <w:webHidden/>
              </w:rPr>
              <w:fldChar w:fldCharType="separate"/>
            </w:r>
            <w:r w:rsidR="008F6F5A">
              <w:rPr>
                <w:noProof/>
                <w:webHidden/>
              </w:rPr>
              <w:t>78</w:t>
            </w:r>
            <w:r w:rsidR="008F6F5A">
              <w:rPr>
                <w:noProof/>
                <w:webHidden/>
              </w:rPr>
              <w:fldChar w:fldCharType="end"/>
            </w:r>
          </w:hyperlink>
        </w:p>
        <w:p w14:paraId="248AF886" w14:textId="60E566FF" w:rsidR="008F6F5A" w:rsidRDefault="00FB1AA6">
          <w:pPr>
            <w:pStyle w:val="TOC4"/>
            <w:tabs>
              <w:tab w:val="right" w:leader="dot" w:pos="8780"/>
            </w:tabs>
            <w:rPr>
              <w:rFonts w:eastAsiaTheme="minorEastAsia" w:cstheme="minorBidi"/>
              <w:noProof/>
              <w:sz w:val="24"/>
              <w:szCs w:val="24"/>
            </w:rPr>
          </w:pPr>
          <w:hyperlink w:anchor="_Toc520105536" w:history="1">
            <w:r w:rsidR="008F6F5A" w:rsidRPr="00B139D8">
              <w:rPr>
                <w:rStyle w:val="Hyperlink"/>
                <w:rFonts w:ascii="Times" w:eastAsia="Times" w:hAnsi="Times" w:cs="Times"/>
                <w:noProof/>
              </w:rPr>
              <w:t>4.3.1. Activity Diagram</w:t>
            </w:r>
            <w:r w:rsidR="008F6F5A">
              <w:rPr>
                <w:noProof/>
                <w:webHidden/>
              </w:rPr>
              <w:tab/>
            </w:r>
            <w:r w:rsidR="008F6F5A">
              <w:rPr>
                <w:noProof/>
                <w:webHidden/>
              </w:rPr>
              <w:fldChar w:fldCharType="begin"/>
            </w:r>
            <w:r w:rsidR="008F6F5A">
              <w:rPr>
                <w:noProof/>
                <w:webHidden/>
              </w:rPr>
              <w:instrText xml:space="preserve"> PAGEREF _Toc520105536 \h </w:instrText>
            </w:r>
            <w:r w:rsidR="008F6F5A">
              <w:rPr>
                <w:noProof/>
                <w:webHidden/>
              </w:rPr>
            </w:r>
            <w:r w:rsidR="008F6F5A">
              <w:rPr>
                <w:noProof/>
                <w:webHidden/>
              </w:rPr>
              <w:fldChar w:fldCharType="separate"/>
            </w:r>
            <w:r w:rsidR="008F6F5A">
              <w:rPr>
                <w:noProof/>
                <w:webHidden/>
              </w:rPr>
              <w:t>78</w:t>
            </w:r>
            <w:r w:rsidR="008F6F5A">
              <w:rPr>
                <w:noProof/>
                <w:webHidden/>
              </w:rPr>
              <w:fldChar w:fldCharType="end"/>
            </w:r>
          </w:hyperlink>
        </w:p>
        <w:p w14:paraId="026CF2D1" w14:textId="12BEC929" w:rsidR="008F6F5A" w:rsidRDefault="00FB1AA6">
          <w:pPr>
            <w:pStyle w:val="TOC4"/>
            <w:tabs>
              <w:tab w:val="right" w:leader="dot" w:pos="8780"/>
            </w:tabs>
            <w:rPr>
              <w:rFonts w:eastAsiaTheme="minorEastAsia" w:cstheme="minorBidi"/>
              <w:noProof/>
              <w:sz w:val="24"/>
              <w:szCs w:val="24"/>
            </w:rPr>
          </w:pPr>
          <w:hyperlink w:anchor="_Toc520105537" w:history="1">
            <w:r w:rsidR="008F6F5A" w:rsidRPr="00B139D8">
              <w:rPr>
                <w:rStyle w:val="Hyperlink"/>
                <w:rFonts w:ascii="Times" w:eastAsia="Times" w:hAnsi="Times" w:cs="Times"/>
                <w:noProof/>
              </w:rPr>
              <w:t>4.3.1.1. Patient call to book appointment</w:t>
            </w:r>
            <w:r w:rsidR="008F6F5A">
              <w:rPr>
                <w:noProof/>
                <w:webHidden/>
              </w:rPr>
              <w:tab/>
            </w:r>
            <w:r w:rsidR="008F6F5A">
              <w:rPr>
                <w:noProof/>
                <w:webHidden/>
              </w:rPr>
              <w:fldChar w:fldCharType="begin"/>
            </w:r>
            <w:r w:rsidR="008F6F5A">
              <w:rPr>
                <w:noProof/>
                <w:webHidden/>
              </w:rPr>
              <w:instrText xml:space="preserve"> PAGEREF _Toc520105537 \h </w:instrText>
            </w:r>
            <w:r w:rsidR="008F6F5A">
              <w:rPr>
                <w:noProof/>
                <w:webHidden/>
              </w:rPr>
            </w:r>
            <w:r w:rsidR="008F6F5A">
              <w:rPr>
                <w:noProof/>
                <w:webHidden/>
              </w:rPr>
              <w:fldChar w:fldCharType="separate"/>
            </w:r>
            <w:r w:rsidR="008F6F5A">
              <w:rPr>
                <w:noProof/>
                <w:webHidden/>
              </w:rPr>
              <w:t>78</w:t>
            </w:r>
            <w:r w:rsidR="008F6F5A">
              <w:rPr>
                <w:noProof/>
                <w:webHidden/>
              </w:rPr>
              <w:fldChar w:fldCharType="end"/>
            </w:r>
          </w:hyperlink>
        </w:p>
        <w:p w14:paraId="28ABF001" w14:textId="2BE7DD4C" w:rsidR="008F6F5A" w:rsidRDefault="00FB1AA6">
          <w:pPr>
            <w:pStyle w:val="TOC4"/>
            <w:tabs>
              <w:tab w:val="right" w:leader="dot" w:pos="8780"/>
            </w:tabs>
            <w:rPr>
              <w:rFonts w:eastAsiaTheme="minorEastAsia" w:cstheme="minorBidi"/>
              <w:noProof/>
              <w:sz w:val="24"/>
              <w:szCs w:val="24"/>
            </w:rPr>
          </w:pPr>
          <w:hyperlink w:anchor="_Toc520105538" w:history="1">
            <w:r w:rsidR="008F6F5A" w:rsidRPr="00B139D8">
              <w:rPr>
                <w:rStyle w:val="Hyperlink"/>
                <w:rFonts w:ascii="Times" w:eastAsia="Times" w:hAnsi="Times" w:cs="Times"/>
                <w:noProof/>
              </w:rPr>
              <w:t>4.3.1.2. Patient send SMS to book appointment</w:t>
            </w:r>
            <w:r w:rsidR="008F6F5A">
              <w:rPr>
                <w:noProof/>
                <w:webHidden/>
              </w:rPr>
              <w:tab/>
            </w:r>
            <w:r w:rsidR="008F6F5A">
              <w:rPr>
                <w:noProof/>
                <w:webHidden/>
              </w:rPr>
              <w:fldChar w:fldCharType="begin"/>
            </w:r>
            <w:r w:rsidR="008F6F5A">
              <w:rPr>
                <w:noProof/>
                <w:webHidden/>
              </w:rPr>
              <w:instrText xml:space="preserve"> PAGEREF _Toc520105538 \h </w:instrText>
            </w:r>
            <w:r w:rsidR="008F6F5A">
              <w:rPr>
                <w:noProof/>
                <w:webHidden/>
              </w:rPr>
            </w:r>
            <w:r w:rsidR="008F6F5A">
              <w:rPr>
                <w:noProof/>
                <w:webHidden/>
              </w:rPr>
              <w:fldChar w:fldCharType="separate"/>
            </w:r>
            <w:r w:rsidR="008F6F5A">
              <w:rPr>
                <w:noProof/>
                <w:webHidden/>
              </w:rPr>
              <w:t>78</w:t>
            </w:r>
            <w:r w:rsidR="008F6F5A">
              <w:rPr>
                <w:noProof/>
                <w:webHidden/>
              </w:rPr>
              <w:fldChar w:fldCharType="end"/>
            </w:r>
          </w:hyperlink>
        </w:p>
        <w:p w14:paraId="6723130E" w14:textId="49D10A05" w:rsidR="008F6F5A" w:rsidRDefault="00FB1AA6">
          <w:pPr>
            <w:pStyle w:val="TOC4"/>
            <w:tabs>
              <w:tab w:val="right" w:leader="dot" w:pos="8780"/>
            </w:tabs>
            <w:rPr>
              <w:rFonts w:eastAsiaTheme="minorEastAsia" w:cstheme="minorBidi"/>
              <w:noProof/>
              <w:sz w:val="24"/>
              <w:szCs w:val="24"/>
            </w:rPr>
          </w:pPr>
          <w:hyperlink w:anchor="_Toc520105539" w:history="1">
            <w:r w:rsidR="008F6F5A" w:rsidRPr="00B139D8">
              <w:rPr>
                <w:rStyle w:val="Hyperlink"/>
                <w:rFonts w:ascii="Times" w:eastAsia="Times" w:hAnsi="Times" w:cs="Times"/>
                <w:noProof/>
              </w:rPr>
              <w:t>4.3.1.3. Register Account</w:t>
            </w:r>
            <w:r w:rsidR="008F6F5A">
              <w:rPr>
                <w:noProof/>
                <w:webHidden/>
              </w:rPr>
              <w:tab/>
            </w:r>
            <w:r w:rsidR="008F6F5A">
              <w:rPr>
                <w:noProof/>
                <w:webHidden/>
              </w:rPr>
              <w:fldChar w:fldCharType="begin"/>
            </w:r>
            <w:r w:rsidR="008F6F5A">
              <w:rPr>
                <w:noProof/>
                <w:webHidden/>
              </w:rPr>
              <w:instrText xml:space="preserve"> PAGEREF _Toc520105539 \h </w:instrText>
            </w:r>
            <w:r w:rsidR="008F6F5A">
              <w:rPr>
                <w:noProof/>
                <w:webHidden/>
              </w:rPr>
            </w:r>
            <w:r w:rsidR="008F6F5A">
              <w:rPr>
                <w:noProof/>
                <w:webHidden/>
              </w:rPr>
              <w:fldChar w:fldCharType="separate"/>
            </w:r>
            <w:r w:rsidR="008F6F5A">
              <w:rPr>
                <w:noProof/>
                <w:webHidden/>
              </w:rPr>
              <w:t>79</w:t>
            </w:r>
            <w:r w:rsidR="008F6F5A">
              <w:rPr>
                <w:noProof/>
                <w:webHidden/>
              </w:rPr>
              <w:fldChar w:fldCharType="end"/>
            </w:r>
          </w:hyperlink>
        </w:p>
        <w:p w14:paraId="479EF5E0" w14:textId="3E7B24E8" w:rsidR="008F6F5A" w:rsidRDefault="00FB1AA6">
          <w:pPr>
            <w:pStyle w:val="TOC2"/>
            <w:tabs>
              <w:tab w:val="right" w:leader="dot" w:pos="8780"/>
            </w:tabs>
            <w:rPr>
              <w:rFonts w:eastAsiaTheme="minorEastAsia" w:cstheme="minorBidi"/>
              <w:b w:val="0"/>
              <w:bCs w:val="0"/>
              <w:noProof/>
              <w:sz w:val="24"/>
              <w:szCs w:val="24"/>
            </w:rPr>
          </w:pPr>
          <w:hyperlink w:anchor="_Toc520105540" w:history="1">
            <w:r w:rsidR="008F6F5A" w:rsidRPr="00B139D8">
              <w:rPr>
                <w:rStyle w:val="Hyperlink"/>
                <w:rFonts w:ascii="Times" w:eastAsia="Times" w:hAnsi="Times" w:cs="Times"/>
                <w:noProof/>
              </w:rPr>
              <w:t>5. Interface</w:t>
            </w:r>
            <w:r w:rsidR="008F6F5A">
              <w:rPr>
                <w:noProof/>
                <w:webHidden/>
              </w:rPr>
              <w:tab/>
            </w:r>
            <w:r w:rsidR="008F6F5A">
              <w:rPr>
                <w:noProof/>
                <w:webHidden/>
              </w:rPr>
              <w:fldChar w:fldCharType="begin"/>
            </w:r>
            <w:r w:rsidR="008F6F5A">
              <w:rPr>
                <w:noProof/>
                <w:webHidden/>
              </w:rPr>
              <w:instrText xml:space="preserve"> PAGEREF _Toc520105540 \h </w:instrText>
            </w:r>
            <w:r w:rsidR="008F6F5A">
              <w:rPr>
                <w:noProof/>
                <w:webHidden/>
              </w:rPr>
            </w:r>
            <w:r w:rsidR="008F6F5A">
              <w:rPr>
                <w:noProof/>
                <w:webHidden/>
              </w:rPr>
              <w:fldChar w:fldCharType="separate"/>
            </w:r>
            <w:r w:rsidR="008F6F5A">
              <w:rPr>
                <w:noProof/>
                <w:webHidden/>
              </w:rPr>
              <w:t>80</w:t>
            </w:r>
            <w:r w:rsidR="008F6F5A">
              <w:rPr>
                <w:noProof/>
                <w:webHidden/>
              </w:rPr>
              <w:fldChar w:fldCharType="end"/>
            </w:r>
          </w:hyperlink>
        </w:p>
        <w:p w14:paraId="384B5A88" w14:textId="34B7A3B0" w:rsidR="008F6F5A" w:rsidRDefault="00FB1AA6">
          <w:pPr>
            <w:pStyle w:val="TOC2"/>
            <w:tabs>
              <w:tab w:val="right" w:leader="dot" w:pos="8780"/>
            </w:tabs>
            <w:rPr>
              <w:rFonts w:eastAsiaTheme="minorEastAsia" w:cstheme="minorBidi"/>
              <w:b w:val="0"/>
              <w:bCs w:val="0"/>
              <w:noProof/>
              <w:sz w:val="24"/>
              <w:szCs w:val="24"/>
            </w:rPr>
          </w:pPr>
          <w:hyperlink w:anchor="_Toc520105541" w:history="1">
            <w:r w:rsidR="008F6F5A" w:rsidRPr="00B139D8">
              <w:rPr>
                <w:rStyle w:val="Hyperlink"/>
                <w:rFonts w:ascii="Times" w:eastAsia="Times" w:hAnsi="Times" w:cs="Times"/>
                <w:noProof/>
              </w:rPr>
              <w:t>6. Database Design</w:t>
            </w:r>
            <w:r w:rsidR="008F6F5A">
              <w:rPr>
                <w:noProof/>
                <w:webHidden/>
              </w:rPr>
              <w:tab/>
            </w:r>
            <w:r w:rsidR="008F6F5A">
              <w:rPr>
                <w:noProof/>
                <w:webHidden/>
              </w:rPr>
              <w:fldChar w:fldCharType="begin"/>
            </w:r>
            <w:r w:rsidR="008F6F5A">
              <w:rPr>
                <w:noProof/>
                <w:webHidden/>
              </w:rPr>
              <w:instrText xml:space="preserve"> PAGEREF _Toc520105541 \h </w:instrText>
            </w:r>
            <w:r w:rsidR="008F6F5A">
              <w:rPr>
                <w:noProof/>
                <w:webHidden/>
              </w:rPr>
            </w:r>
            <w:r w:rsidR="008F6F5A">
              <w:rPr>
                <w:noProof/>
                <w:webHidden/>
              </w:rPr>
              <w:fldChar w:fldCharType="separate"/>
            </w:r>
            <w:r w:rsidR="008F6F5A">
              <w:rPr>
                <w:noProof/>
                <w:webHidden/>
              </w:rPr>
              <w:t>94</w:t>
            </w:r>
            <w:r w:rsidR="008F6F5A">
              <w:rPr>
                <w:noProof/>
                <w:webHidden/>
              </w:rPr>
              <w:fldChar w:fldCharType="end"/>
            </w:r>
          </w:hyperlink>
        </w:p>
        <w:p w14:paraId="3DDCEA2C" w14:textId="2F1C10B3" w:rsidR="008F6F5A" w:rsidRDefault="00FB1AA6">
          <w:pPr>
            <w:pStyle w:val="TOC2"/>
            <w:tabs>
              <w:tab w:val="right" w:leader="dot" w:pos="8780"/>
            </w:tabs>
            <w:rPr>
              <w:rFonts w:eastAsiaTheme="minorEastAsia" w:cstheme="minorBidi"/>
              <w:b w:val="0"/>
              <w:bCs w:val="0"/>
              <w:noProof/>
              <w:sz w:val="24"/>
              <w:szCs w:val="24"/>
            </w:rPr>
          </w:pPr>
          <w:hyperlink w:anchor="_Toc520105542" w:history="1">
            <w:r w:rsidR="008F6F5A" w:rsidRPr="00B139D8">
              <w:rPr>
                <w:rStyle w:val="Hyperlink"/>
                <w:rFonts w:ascii="Times" w:eastAsia="Times" w:hAnsi="Times" w:cs="Times"/>
                <w:noProof/>
              </w:rPr>
              <w:t>7. Algorithms</w:t>
            </w:r>
            <w:r w:rsidR="008F6F5A">
              <w:rPr>
                <w:noProof/>
                <w:webHidden/>
              </w:rPr>
              <w:tab/>
            </w:r>
            <w:r w:rsidR="008F6F5A">
              <w:rPr>
                <w:noProof/>
                <w:webHidden/>
              </w:rPr>
              <w:fldChar w:fldCharType="begin"/>
            </w:r>
            <w:r w:rsidR="008F6F5A">
              <w:rPr>
                <w:noProof/>
                <w:webHidden/>
              </w:rPr>
              <w:instrText xml:space="preserve"> PAGEREF _Toc520105542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5F1080DC" w14:textId="389117A9" w:rsidR="008F6F5A" w:rsidRDefault="00FB1AA6">
          <w:pPr>
            <w:pStyle w:val="TOC3"/>
            <w:tabs>
              <w:tab w:val="right" w:leader="dot" w:pos="8780"/>
            </w:tabs>
            <w:rPr>
              <w:rFonts w:eastAsiaTheme="minorEastAsia" w:cstheme="minorBidi"/>
              <w:noProof/>
              <w:sz w:val="24"/>
              <w:szCs w:val="24"/>
            </w:rPr>
          </w:pPr>
          <w:hyperlink w:anchor="_Toc520105543" w:history="1">
            <w:r w:rsidR="008F6F5A" w:rsidRPr="00B139D8">
              <w:rPr>
                <w:rStyle w:val="Hyperlink"/>
                <w:rFonts w:ascii="Times" w:eastAsia="Times" w:hAnsi="Times" w:cs="Times"/>
                <w:noProof/>
              </w:rPr>
              <w:t>7.1. Schedule appointment</w:t>
            </w:r>
            <w:r w:rsidR="008F6F5A">
              <w:rPr>
                <w:noProof/>
                <w:webHidden/>
              </w:rPr>
              <w:tab/>
            </w:r>
            <w:r w:rsidR="008F6F5A">
              <w:rPr>
                <w:noProof/>
                <w:webHidden/>
              </w:rPr>
              <w:fldChar w:fldCharType="begin"/>
            </w:r>
            <w:r w:rsidR="008F6F5A">
              <w:rPr>
                <w:noProof/>
                <w:webHidden/>
              </w:rPr>
              <w:instrText xml:space="preserve"> PAGEREF _Toc520105543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172C60D3" w14:textId="0853CB5A" w:rsidR="008F6F5A" w:rsidRDefault="00FB1AA6">
          <w:pPr>
            <w:pStyle w:val="TOC4"/>
            <w:tabs>
              <w:tab w:val="right" w:leader="dot" w:pos="8780"/>
            </w:tabs>
            <w:rPr>
              <w:rFonts w:eastAsiaTheme="minorEastAsia" w:cstheme="minorBidi"/>
              <w:noProof/>
              <w:sz w:val="24"/>
              <w:szCs w:val="24"/>
            </w:rPr>
          </w:pPr>
          <w:hyperlink w:anchor="_Toc520105544" w:history="1">
            <w:r w:rsidR="008F6F5A" w:rsidRPr="00B139D8">
              <w:rPr>
                <w:rStyle w:val="Hyperlink"/>
                <w:rFonts w:ascii="Times" w:eastAsia="Times" w:hAnsi="Times" w:cs="Times"/>
                <w:noProof/>
              </w:rPr>
              <w:t>7.1.1. Definition</w:t>
            </w:r>
            <w:r w:rsidR="008F6F5A">
              <w:rPr>
                <w:noProof/>
                <w:webHidden/>
              </w:rPr>
              <w:tab/>
            </w:r>
            <w:r w:rsidR="008F6F5A">
              <w:rPr>
                <w:noProof/>
                <w:webHidden/>
              </w:rPr>
              <w:fldChar w:fldCharType="begin"/>
            </w:r>
            <w:r w:rsidR="008F6F5A">
              <w:rPr>
                <w:noProof/>
                <w:webHidden/>
              </w:rPr>
              <w:instrText xml:space="preserve"> PAGEREF _Toc520105544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1C8B3D85" w14:textId="4BF0BFC2" w:rsidR="008F6F5A" w:rsidRDefault="00FB1AA6">
          <w:pPr>
            <w:pStyle w:val="TOC4"/>
            <w:tabs>
              <w:tab w:val="right" w:leader="dot" w:pos="8780"/>
            </w:tabs>
            <w:rPr>
              <w:rFonts w:eastAsiaTheme="minorEastAsia" w:cstheme="minorBidi"/>
              <w:noProof/>
              <w:sz w:val="24"/>
              <w:szCs w:val="24"/>
            </w:rPr>
          </w:pPr>
          <w:hyperlink w:anchor="_Toc520105545" w:history="1">
            <w:r w:rsidR="008F6F5A" w:rsidRPr="00B139D8">
              <w:rPr>
                <w:rStyle w:val="Hyperlink"/>
                <w:rFonts w:ascii="Times" w:eastAsia="Times" w:hAnsi="Times" w:cs="Times"/>
                <w:noProof/>
              </w:rPr>
              <w:t>7.1.2. Define problem</w:t>
            </w:r>
            <w:r w:rsidR="008F6F5A">
              <w:rPr>
                <w:noProof/>
                <w:webHidden/>
              </w:rPr>
              <w:tab/>
            </w:r>
            <w:r w:rsidR="008F6F5A">
              <w:rPr>
                <w:noProof/>
                <w:webHidden/>
              </w:rPr>
              <w:fldChar w:fldCharType="begin"/>
            </w:r>
            <w:r w:rsidR="008F6F5A">
              <w:rPr>
                <w:noProof/>
                <w:webHidden/>
              </w:rPr>
              <w:instrText xml:space="preserve"> PAGEREF _Toc520105545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24C3DA01" w14:textId="473F9393" w:rsidR="008F6F5A" w:rsidRDefault="00FB1AA6">
          <w:pPr>
            <w:pStyle w:val="TOC4"/>
            <w:tabs>
              <w:tab w:val="right" w:leader="dot" w:pos="8780"/>
            </w:tabs>
            <w:rPr>
              <w:rFonts w:eastAsiaTheme="minorEastAsia" w:cstheme="minorBidi"/>
              <w:noProof/>
              <w:sz w:val="24"/>
              <w:szCs w:val="24"/>
            </w:rPr>
          </w:pPr>
          <w:hyperlink w:anchor="_Toc520105546" w:history="1">
            <w:r w:rsidR="008F6F5A" w:rsidRPr="00B139D8">
              <w:rPr>
                <w:rStyle w:val="Hyperlink"/>
                <w:rFonts w:ascii="Times" w:eastAsia="Times" w:hAnsi="Times" w:cs="Times"/>
                <w:noProof/>
              </w:rPr>
              <w:t>7.1.3. Solution</w:t>
            </w:r>
            <w:r w:rsidR="008F6F5A">
              <w:rPr>
                <w:noProof/>
                <w:webHidden/>
              </w:rPr>
              <w:tab/>
            </w:r>
            <w:r w:rsidR="008F6F5A">
              <w:rPr>
                <w:noProof/>
                <w:webHidden/>
              </w:rPr>
              <w:fldChar w:fldCharType="begin"/>
            </w:r>
            <w:r w:rsidR="008F6F5A">
              <w:rPr>
                <w:noProof/>
                <w:webHidden/>
              </w:rPr>
              <w:instrText xml:space="preserve"> PAGEREF _Toc520105546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088F252B" w14:textId="1DACC65B" w:rsidR="008F6F5A" w:rsidRDefault="00FB1AA6">
          <w:pPr>
            <w:pStyle w:val="TOC1"/>
            <w:tabs>
              <w:tab w:val="left" w:pos="480"/>
              <w:tab w:val="right" w:leader="dot" w:pos="8780"/>
            </w:tabs>
            <w:rPr>
              <w:rFonts w:eastAsiaTheme="minorEastAsia" w:cstheme="minorBidi"/>
              <w:b w:val="0"/>
              <w:bCs w:val="0"/>
              <w:i w:val="0"/>
              <w:iCs w:val="0"/>
              <w:noProof/>
            </w:rPr>
          </w:pPr>
          <w:hyperlink w:anchor="_Toc520105547" w:history="1">
            <w:r w:rsidR="008F6F5A" w:rsidRPr="00B139D8">
              <w:rPr>
                <w:rStyle w:val="Hyperlink"/>
                <w:rFonts w:ascii="Times" w:eastAsia="Times" w:hAnsi="Times" w:cs="Times"/>
                <w:noProof/>
              </w:rPr>
              <w:t>E.</w:t>
            </w:r>
            <w:r w:rsidR="008F6F5A">
              <w:rPr>
                <w:rFonts w:eastAsiaTheme="minorEastAsia" w:cstheme="minorBidi"/>
                <w:b w:val="0"/>
                <w:bCs w:val="0"/>
                <w:i w:val="0"/>
                <w:iCs w:val="0"/>
                <w:noProof/>
              </w:rPr>
              <w:tab/>
            </w:r>
            <w:r w:rsidR="008F6F5A" w:rsidRPr="00B139D8">
              <w:rPr>
                <w:rStyle w:val="Hyperlink"/>
                <w:rFonts w:ascii="Times" w:eastAsia="Times" w:hAnsi="Times" w:cs="Times"/>
                <w:noProof/>
              </w:rPr>
              <w:t>System Implementation &amp; Test</w:t>
            </w:r>
            <w:r w:rsidR="008F6F5A">
              <w:rPr>
                <w:noProof/>
                <w:webHidden/>
              </w:rPr>
              <w:tab/>
            </w:r>
            <w:r w:rsidR="008F6F5A">
              <w:rPr>
                <w:noProof/>
                <w:webHidden/>
              </w:rPr>
              <w:fldChar w:fldCharType="begin"/>
            </w:r>
            <w:r w:rsidR="008F6F5A">
              <w:rPr>
                <w:noProof/>
                <w:webHidden/>
              </w:rPr>
              <w:instrText xml:space="preserve"> PAGEREF _Toc520105547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76919D10" w14:textId="07AC495E" w:rsidR="008F6F5A" w:rsidRDefault="00FB1AA6">
          <w:pPr>
            <w:pStyle w:val="TOC2"/>
            <w:tabs>
              <w:tab w:val="right" w:leader="dot" w:pos="8780"/>
            </w:tabs>
            <w:rPr>
              <w:rFonts w:eastAsiaTheme="minorEastAsia" w:cstheme="minorBidi"/>
              <w:b w:val="0"/>
              <w:bCs w:val="0"/>
              <w:noProof/>
              <w:sz w:val="24"/>
              <w:szCs w:val="24"/>
            </w:rPr>
          </w:pPr>
          <w:hyperlink w:anchor="_Toc520105548" w:history="1">
            <w:r w:rsidR="008F6F5A" w:rsidRPr="00B139D8">
              <w:rPr>
                <w:rStyle w:val="Hyperlink"/>
                <w:rFonts w:ascii="Times" w:eastAsia="Times" w:hAnsi="Times" w:cs="Times"/>
                <w:noProof/>
              </w:rPr>
              <w:t>1. Introduction</w:t>
            </w:r>
            <w:r w:rsidR="008F6F5A">
              <w:rPr>
                <w:noProof/>
                <w:webHidden/>
              </w:rPr>
              <w:tab/>
            </w:r>
            <w:r w:rsidR="008F6F5A">
              <w:rPr>
                <w:noProof/>
                <w:webHidden/>
              </w:rPr>
              <w:fldChar w:fldCharType="begin"/>
            </w:r>
            <w:r w:rsidR="008F6F5A">
              <w:rPr>
                <w:noProof/>
                <w:webHidden/>
              </w:rPr>
              <w:instrText xml:space="preserve"> PAGEREF _Toc520105548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4B4362BA" w14:textId="0D97DFD2" w:rsidR="008F6F5A" w:rsidRDefault="00FB1AA6">
          <w:pPr>
            <w:pStyle w:val="TOC3"/>
            <w:tabs>
              <w:tab w:val="right" w:leader="dot" w:pos="8780"/>
            </w:tabs>
            <w:rPr>
              <w:rFonts w:eastAsiaTheme="minorEastAsia" w:cstheme="minorBidi"/>
              <w:noProof/>
              <w:sz w:val="24"/>
              <w:szCs w:val="24"/>
            </w:rPr>
          </w:pPr>
          <w:hyperlink w:anchor="_Toc520105549" w:history="1">
            <w:r w:rsidR="008F6F5A" w:rsidRPr="00B139D8">
              <w:rPr>
                <w:rStyle w:val="Hyperlink"/>
                <w:rFonts w:ascii="Times" w:eastAsia="Times" w:hAnsi="Times" w:cs="Times"/>
                <w:noProof/>
              </w:rPr>
              <w:t>1.1 Overview</w:t>
            </w:r>
            <w:r w:rsidR="008F6F5A">
              <w:rPr>
                <w:noProof/>
                <w:webHidden/>
              </w:rPr>
              <w:tab/>
            </w:r>
            <w:r w:rsidR="008F6F5A">
              <w:rPr>
                <w:noProof/>
                <w:webHidden/>
              </w:rPr>
              <w:fldChar w:fldCharType="begin"/>
            </w:r>
            <w:r w:rsidR="008F6F5A">
              <w:rPr>
                <w:noProof/>
                <w:webHidden/>
              </w:rPr>
              <w:instrText xml:space="preserve"> PAGEREF _Toc520105549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732F5368" w14:textId="00ED5CB5" w:rsidR="008F6F5A" w:rsidRDefault="00FB1AA6">
          <w:pPr>
            <w:pStyle w:val="TOC3"/>
            <w:tabs>
              <w:tab w:val="right" w:leader="dot" w:pos="8780"/>
            </w:tabs>
            <w:rPr>
              <w:rFonts w:eastAsiaTheme="minorEastAsia" w:cstheme="minorBidi"/>
              <w:noProof/>
              <w:sz w:val="24"/>
              <w:szCs w:val="24"/>
            </w:rPr>
          </w:pPr>
          <w:hyperlink w:anchor="_Toc520105550" w:history="1">
            <w:r w:rsidR="008F6F5A" w:rsidRPr="00B139D8">
              <w:rPr>
                <w:rStyle w:val="Hyperlink"/>
                <w:rFonts w:ascii="Times" w:eastAsia="Times" w:hAnsi="Times" w:cs="Times"/>
                <w:noProof/>
              </w:rPr>
              <w:t>1.2 Test Approach</w:t>
            </w:r>
            <w:r w:rsidR="008F6F5A">
              <w:rPr>
                <w:noProof/>
                <w:webHidden/>
              </w:rPr>
              <w:tab/>
            </w:r>
            <w:r w:rsidR="008F6F5A">
              <w:rPr>
                <w:noProof/>
                <w:webHidden/>
              </w:rPr>
              <w:fldChar w:fldCharType="begin"/>
            </w:r>
            <w:r w:rsidR="008F6F5A">
              <w:rPr>
                <w:noProof/>
                <w:webHidden/>
              </w:rPr>
              <w:instrText xml:space="preserve"> PAGEREF _Toc520105550 \h </w:instrText>
            </w:r>
            <w:r w:rsidR="008F6F5A">
              <w:rPr>
                <w:noProof/>
                <w:webHidden/>
              </w:rPr>
            </w:r>
            <w:r w:rsidR="008F6F5A">
              <w:rPr>
                <w:noProof/>
                <w:webHidden/>
              </w:rPr>
              <w:fldChar w:fldCharType="separate"/>
            </w:r>
            <w:r w:rsidR="008F6F5A">
              <w:rPr>
                <w:noProof/>
                <w:webHidden/>
              </w:rPr>
              <w:t>96</w:t>
            </w:r>
            <w:r w:rsidR="008F6F5A">
              <w:rPr>
                <w:noProof/>
                <w:webHidden/>
              </w:rPr>
              <w:fldChar w:fldCharType="end"/>
            </w:r>
          </w:hyperlink>
        </w:p>
        <w:p w14:paraId="799FB4D0" w14:textId="1EFC2B5F" w:rsidR="008F6F5A" w:rsidRDefault="00FB1AA6">
          <w:pPr>
            <w:pStyle w:val="TOC2"/>
            <w:tabs>
              <w:tab w:val="right" w:leader="dot" w:pos="8780"/>
            </w:tabs>
            <w:rPr>
              <w:rFonts w:eastAsiaTheme="minorEastAsia" w:cstheme="minorBidi"/>
              <w:b w:val="0"/>
              <w:bCs w:val="0"/>
              <w:noProof/>
              <w:sz w:val="24"/>
              <w:szCs w:val="24"/>
            </w:rPr>
          </w:pPr>
          <w:hyperlink w:anchor="_Toc520105551" w:history="1">
            <w:r w:rsidR="008F6F5A" w:rsidRPr="00B139D8">
              <w:rPr>
                <w:rStyle w:val="Hyperlink"/>
                <w:rFonts w:ascii="Times" w:eastAsia="Times" w:hAnsi="Times" w:cs="Times"/>
                <w:noProof/>
              </w:rPr>
              <w:t>2. Database Relationship Diagram</w:t>
            </w:r>
            <w:r w:rsidR="008F6F5A">
              <w:rPr>
                <w:noProof/>
                <w:webHidden/>
              </w:rPr>
              <w:tab/>
            </w:r>
            <w:r w:rsidR="008F6F5A">
              <w:rPr>
                <w:noProof/>
                <w:webHidden/>
              </w:rPr>
              <w:fldChar w:fldCharType="begin"/>
            </w:r>
            <w:r w:rsidR="008F6F5A">
              <w:rPr>
                <w:noProof/>
                <w:webHidden/>
              </w:rPr>
              <w:instrText xml:space="preserve"> PAGEREF _Toc520105551 \h </w:instrText>
            </w:r>
            <w:r w:rsidR="008F6F5A">
              <w:rPr>
                <w:noProof/>
                <w:webHidden/>
              </w:rPr>
            </w:r>
            <w:r w:rsidR="008F6F5A">
              <w:rPr>
                <w:noProof/>
                <w:webHidden/>
              </w:rPr>
              <w:fldChar w:fldCharType="separate"/>
            </w:r>
            <w:r w:rsidR="008F6F5A">
              <w:rPr>
                <w:noProof/>
                <w:webHidden/>
              </w:rPr>
              <w:t>97</w:t>
            </w:r>
            <w:r w:rsidR="008F6F5A">
              <w:rPr>
                <w:noProof/>
                <w:webHidden/>
              </w:rPr>
              <w:fldChar w:fldCharType="end"/>
            </w:r>
          </w:hyperlink>
        </w:p>
        <w:p w14:paraId="7EE88F76" w14:textId="4E48A661" w:rsidR="008F6F5A" w:rsidRDefault="00FB1AA6">
          <w:pPr>
            <w:pStyle w:val="TOC3"/>
            <w:tabs>
              <w:tab w:val="right" w:leader="dot" w:pos="8780"/>
            </w:tabs>
            <w:rPr>
              <w:rFonts w:eastAsiaTheme="minorEastAsia" w:cstheme="minorBidi"/>
              <w:noProof/>
              <w:sz w:val="24"/>
              <w:szCs w:val="24"/>
            </w:rPr>
          </w:pPr>
          <w:hyperlink w:anchor="_Toc520105552" w:history="1">
            <w:r w:rsidR="008F6F5A" w:rsidRPr="00B139D8">
              <w:rPr>
                <w:rStyle w:val="Hyperlink"/>
                <w:rFonts w:ascii="Times" w:eastAsia="Times" w:hAnsi="Times" w:cs="Times"/>
                <w:noProof/>
              </w:rPr>
              <w:t>2.1 Physical Diagram</w:t>
            </w:r>
            <w:r w:rsidR="008F6F5A">
              <w:rPr>
                <w:noProof/>
                <w:webHidden/>
              </w:rPr>
              <w:tab/>
            </w:r>
            <w:r w:rsidR="008F6F5A">
              <w:rPr>
                <w:noProof/>
                <w:webHidden/>
              </w:rPr>
              <w:fldChar w:fldCharType="begin"/>
            </w:r>
            <w:r w:rsidR="008F6F5A">
              <w:rPr>
                <w:noProof/>
                <w:webHidden/>
              </w:rPr>
              <w:instrText xml:space="preserve"> PAGEREF _Toc520105552 \h </w:instrText>
            </w:r>
            <w:r w:rsidR="008F6F5A">
              <w:rPr>
                <w:noProof/>
                <w:webHidden/>
              </w:rPr>
            </w:r>
            <w:r w:rsidR="008F6F5A">
              <w:rPr>
                <w:noProof/>
                <w:webHidden/>
              </w:rPr>
              <w:fldChar w:fldCharType="separate"/>
            </w:r>
            <w:r w:rsidR="008F6F5A">
              <w:rPr>
                <w:noProof/>
                <w:webHidden/>
              </w:rPr>
              <w:t>97</w:t>
            </w:r>
            <w:r w:rsidR="008F6F5A">
              <w:rPr>
                <w:noProof/>
                <w:webHidden/>
              </w:rPr>
              <w:fldChar w:fldCharType="end"/>
            </w:r>
          </w:hyperlink>
        </w:p>
        <w:p w14:paraId="3AD4A478" w14:textId="15637AAF" w:rsidR="008F6F5A" w:rsidRDefault="00FB1AA6">
          <w:pPr>
            <w:pStyle w:val="TOC3"/>
            <w:tabs>
              <w:tab w:val="left" w:pos="1200"/>
              <w:tab w:val="right" w:leader="dot" w:pos="8780"/>
            </w:tabs>
            <w:rPr>
              <w:rFonts w:eastAsiaTheme="minorEastAsia" w:cstheme="minorBidi"/>
              <w:noProof/>
              <w:sz w:val="24"/>
              <w:szCs w:val="24"/>
            </w:rPr>
          </w:pPr>
          <w:hyperlink w:anchor="_Toc520105553" w:history="1">
            <w:r w:rsidR="008F6F5A" w:rsidRPr="00B139D8">
              <w:rPr>
                <w:rStyle w:val="Hyperlink"/>
                <w:rFonts w:ascii="Times" w:eastAsia="Times" w:hAnsi="Times" w:cs="Times"/>
                <w:noProof/>
              </w:rPr>
              <w:t>2.3</w:t>
            </w:r>
            <w:r w:rsidR="008F6F5A">
              <w:rPr>
                <w:rFonts w:eastAsiaTheme="minorEastAsia" w:cstheme="minorBidi"/>
                <w:noProof/>
                <w:sz w:val="24"/>
                <w:szCs w:val="24"/>
              </w:rPr>
              <w:tab/>
            </w:r>
            <w:r w:rsidR="008F6F5A" w:rsidRPr="00B139D8">
              <w:rPr>
                <w:rStyle w:val="Hyperlink"/>
                <w:rFonts w:ascii="Times" w:eastAsia="Times" w:hAnsi="Times" w:cs="Times"/>
                <w:noProof/>
              </w:rPr>
              <w:t>Data Dictionary</w:t>
            </w:r>
            <w:r w:rsidR="008F6F5A">
              <w:rPr>
                <w:noProof/>
                <w:webHidden/>
              </w:rPr>
              <w:tab/>
            </w:r>
            <w:r w:rsidR="008F6F5A">
              <w:rPr>
                <w:noProof/>
                <w:webHidden/>
              </w:rPr>
              <w:fldChar w:fldCharType="begin"/>
            </w:r>
            <w:r w:rsidR="008F6F5A">
              <w:rPr>
                <w:noProof/>
                <w:webHidden/>
              </w:rPr>
              <w:instrText xml:space="preserve"> PAGEREF _Toc520105553 \h </w:instrText>
            </w:r>
            <w:r w:rsidR="008F6F5A">
              <w:rPr>
                <w:noProof/>
                <w:webHidden/>
              </w:rPr>
            </w:r>
            <w:r w:rsidR="008F6F5A">
              <w:rPr>
                <w:noProof/>
                <w:webHidden/>
              </w:rPr>
              <w:fldChar w:fldCharType="separate"/>
            </w:r>
            <w:r w:rsidR="008F6F5A">
              <w:rPr>
                <w:noProof/>
                <w:webHidden/>
              </w:rPr>
              <w:t>97</w:t>
            </w:r>
            <w:r w:rsidR="008F6F5A">
              <w:rPr>
                <w:noProof/>
                <w:webHidden/>
              </w:rPr>
              <w:fldChar w:fldCharType="end"/>
            </w:r>
          </w:hyperlink>
        </w:p>
        <w:p w14:paraId="0AB65A27" w14:textId="61B4807B" w:rsidR="008F6F5A" w:rsidRDefault="00FB1AA6">
          <w:pPr>
            <w:pStyle w:val="TOC2"/>
            <w:tabs>
              <w:tab w:val="right" w:leader="dot" w:pos="8780"/>
            </w:tabs>
            <w:rPr>
              <w:rFonts w:eastAsiaTheme="minorEastAsia" w:cstheme="minorBidi"/>
              <w:b w:val="0"/>
              <w:bCs w:val="0"/>
              <w:noProof/>
              <w:sz w:val="24"/>
              <w:szCs w:val="24"/>
            </w:rPr>
          </w:pPr>
          <w:hyperlink w:anchor="_Toc520105554" w:history="1">
            <w:r w:rsidR="008F6F5A" w:rsidRPr="00B139D8">
              <w:rPr>
                <w:rStyle w:val="Hyperlink"/>
                <w:rFonts w:ascii="Times" w:eastAsia="Times" w:hAnsi="Times" w:cs="Times"/>
                <w:noProof/>
              </w:rPr>
              <w:t>3. Performance Measures</w:t>
            </w:r>
            <w:r w:rsidR="008F6F5A">
              <w:rPr>
                <w:noProof/>
                <w:webHidden/>
              </w:rPr>
              <w:tab/>
            </w:r>
            <w:r w:rsidR="008F6F5A">
              <w:rPr>
                <w:noProof/>
                <w:webHidden/>
              </w:rPr>
              <w:fldChar w:fldCharType="begin"/>
            </w:r>
            <w:r w:rsidR="008F6F5A">
              <w:rPr>
                <w:noProof/>
                <w:webHidden/>
              </w:rPr>
              <w:instrText xml:space="preserve"> PAGEREF _Toc520105554 \h </w:instrText>
            </w:r>
            <w:r w:rsidR="008F6F5A">
              <w:rPr>
                <w:noProof/>
                <w:webHidden/>
              </w:rPr>
            </w:r>
            <w:r w:rsidR="008F6F5A">
              <w:rPr>
                <w:noProof/>
                <w:webHidden/>
              </w:rPr>
              <w:fldChar w:fldCharType="separate"/>
            </w:r>
            <w:r w:rsidR="008F6F5A">
              <w:rPr>
                <w:noProof/>
                <w:webHidden/>
              </w:rPr>
              <w:t>102</w:t>
            </w:r>
            <w:r w:rsidR="008F6F5A">
              <w:rPr>
                <w:noProof/>
                <w:webHidden/>
              </w:rPr>
              <w:fldChar w:fldCharType="end"/>
            </w:r>
          </w:hyperlink>
        </w:p>
        <w:p w14:paraId="10AD3362" w14:textId="496A6EC0" w:rsidR="008F6F5A" w:rsidRDefault="00FB1AA6">
          <w:pPr>
            <w:pStyle w:val="TOC3"/>
            <w:tabs>
              <w:tab w:val="right" w:leader="dot" w:pos="8780"/>
            </w:tabs>
            <w:rPr>
              <w:rFonts w:eastAsiaTheme="minorEastAsia" w:cstheme="minorBidi"/>
              <w:noProof/>
              <w:sz w:val="24"/>
              <w:szCs w:val="24"/>
            </w:rPr>
          </w:pPr>
          <w:hyperlink w:anchor="_Toc520105555" w:history="1">
            <w:r w:rsidR="008F6F5A" w:rsidRPr="00B139D8">
              <w:rPr>
                <w:rStyle w:val="Hyperlink"/>
                <w:rFonts w:ascii="Times" w:eastAsia="Times" w:hAnsi="Times" w:cs="Times"/>
                <w:noProof/>
              </w:rPr>
              <w:t>3.1 Book appointment performance</w:t>
            </w:r>
            <w:r w:rsidR="008F6F5A">
              <w:rPr>
                <w:noProof/>
                <w:webHidden/>
              </w:rPr>
              <w:tab/>
            </w:r>
            <w:r w:rsidR="008F6F5A">
              <w:rPr>
                <w:noProof/>
                <w:webHidden/>
              </w:rPr>
              <w:fldChar w:fldCharType="begin"/>
            </w:r>
            <w:r w:rsidR="008F6F5A">
              <w:rPr>
                <w:noProof/>
                <w:webHidden/>
              </w:rPr>
              <w:instrText xml:space="preserve"> PAGEREF _Toc520105555 \h </w:instrText>
            </w:r>
            <w:r w:rsidR="008F6F5A">
              <w:rPr>
                <w:noProof/>
                <w:webHidden/>
              </w:rPr>
            </w:r>
            <w:r w:rsidR="008F6F5A">
              <w:rPr>
                <w:noProof/>
                <w:webHidden/>
              </w:rPr>
              <w:fldChar w:fldCharType="separate"/>
            </w:r>
            <w:r w:rsidR="008F6F5A">
              <w:rPr>
                <w:noProof/>
                <w:webHidden/>
              </w:rPr>
              <w:t>102</w:t>
            </w:r>
            <w:r w:rsidR="008F6F5A">
              <w:rPr>
                <w:noProof/>
                <w:webHidden/>
              </w:rPr>
              <w:fldChar w:fldCharType="end"/>
            </w:r>
          </w:hyperlink>
        </w:p>
        <w:p w14:paraId="5F98E654" w14:textId="39C037B5" w:rsidR="008F6F5A" w:rsidRDefault="00FB1AA6">
          <w:pPr>
            <w:pStyle w:val="TOC3"/>
            <w:tabs>
              <w:tab w:val="right" w:leader="dot" w:pos="8780"/>
            </w:tabs>
            <w:rPr>
              <w:rFonts w:eastAsiaTheme="minorEastAsia" w:cstheme="minorBidi"/>
              <w:noProof/>
              <w:sz w:val="24"/>
              <w:szCs w:val="24"/>
            </w:rPr>
          </w:pPr>
          <w:hyperlink w:anchor="_Toc520105556" w:history="1">
            <w:r w:rsidR="008F6F5A" w:rsidRPr="00B139D8">
              <w:rPr>
                <w:rStyle w:val="Hyperlink"/>
                <w:rFonts w:ascii="Times" w:eastAsia="Times" w:hAnsi="Times" w:cs="Times"/>
                <w:noProof/>
              </w:rPr>
              <w:t>3.2 Book multiple appointments on the same number at the same time</w:t>
            </w:r>
            <w:r w:rsidR="008F6F5A">
              <w:rPr>
                <w:noProof/>
                <w:webHidden/>
              </w:rPr>
              <w:tab/>
            </w:r>
            <w:r w:rsidR="008F6F5A">
              <w:rPr>
                <w:noProof/>
                <w:webHidden/>
              </w:rPr>
              <w:fldChar w:fldCharType="begin"/>
            </w:r>
            <w:r w:rsidR="008F6F5A">
              <w:rPr>
                <w:noProof/>
                <w:webHidden/>
              </w:rPr>
              <w:instrText xml:space="preserve"> PAGEREF _Toc520105556 \h </w:instrText>
            </w:r>
            <w:r w:rsidR="008F6F5A">
              <w:rPr>
                <w:noProof/>
                <w:webHidden/>
              </w:rPr>
            </w:r>
            <w:r w:rsidR="008F6F5A">
              <w:rPr>
                <w:noProof/>
                <w:webHidden/>
              </w:rPr>
              <w:fldChar w:fldCharType="separate"/>
            </w:r>
            <w:r w:rsidR="008F6F5A">
              <w:rPr>
                <w:noProof/>
                <w:webHidden/>
              </w:rPr>
              <w:t>103</w:t>
            </w:r>
            <w:r w:rsidR="008F6F5A">
              <w:rPr>
                <w:noProof/>
                <w:webHidden/>
              </w:rPr>
              <w:fldChar w:fldCharType="end"/>
            </w:r>
          </w:hyperlink>
        </w:p>
        <w:p w14:paraId="07C91968" w14:textId="21495B65" w:rsidR="008F6F5A" w:rsidRDefault="00FB1AA6">
          <w:pPr>
            <w:pStyle w:val="TOC2"/>
            <w:tabs>
              <w:tab w:val="right" w:leader="dot" w:pos="8780"/>
            </w:tabs>
            <w:rPr>
              <w:rFonts w:eastAsiaTheme="minorEastAsia" w:cstheme="minorBidi"/>
              <w:b w:val="0"/>
              <w:bCs w:val="0"/>
              <w:noProof/>
              <w:sz w:val="24"/>
              <w:szCs w:val="24"/>
            </w:rPr>
          </w:pPr>
          <w:hyperlink w:anchor="_Toc520105557" w:history="1">
            <w:r w:rsidR="008F6F5A" w:rsidRPr="00B139D8">
              <w:rPr>
                <w:rStyle w:val="Hyperlink"/>
                <w:rFonts w:ascii="Times" w:eastAsia="Times" w:hAnsi="Times" w:cs="Times"/>
                <w:noProof/>
              </w:rPr>
              <w:t>4. Test Plan</w:t>
            </w:r>
            <w:r w:rsidR="008F6F5A">
              <w:rPr>
                <w:noProof/>
                <w:webHidden/>
              </w:rPr>
              <w:tab/>
            </w:r>
            <w:r w:rsidR="008F6F5A">
              <w:rPr>
                <w:noProof/>
                <w:webHidden/>
              </w:rPr>
              <w:fldChar w:fldCharType="begin"/>
            </w:r>
            <w:r w:rsidR="008F6F5A">
              <w:rPr>
                <w:noProof/>
                <w:webHidden/>
              </w:rPr>
              <w:instrText xml:space="preserve"> PAGEREF _Toc520105557 \h </w:instrText>
            </w:r>
            <w:r w:rsidR="008F6F5A">
              <w:rPr>
                <w:noProof/>
                <w:webHidden/>
              </w:rPr>
            </w:r>
            <w:r w:rsidR="008F6F5A">
              <w:rPr>
                <w:noProof/>
                <w:webHidden/>
              </w:rPr>
              <w:fldChar w:fldCharType="separate"/>
            </w:r>
            <w:r w:rsidR="008F6F5A">
              <w:rPr>
                <w:noProof/>
                <w:webHidden/>
              </w:rPr>
              <w:t>103</w:t>
            </w:r>
            <w:r w:rsidR="008F6F5A">
              <w:rPr>
                <w:noProof/>
                <w:webHidden/>
              </w:rPr>
              <w:fldChar w:fldCharType="end"/>
            </w:r>
          </w:hyperlink>
        </w:p>
        <w:p w14:paraId="48E06C0B" w14:textId="160C6287" w:rsidR="008F6F5A" w:rsidRDefault="00FB1AA6">
          <w:pPr>
            <w:pStyle w:val="TOC3"/>
            <w:tabs>
              <w:tab w:val="right" w:leader="dot" w:pos="8780"/>
            </w:tabs>
            <w:rPr>
              <w:rFonts w:eastAsiaTheme="minorEastAsia" w:cstheme="minorBidi"/>
              <w:noProof/>
              <w:sz w:val="24"/>
              <w:szCs w:val="24"/>
            </w:rPr>
          </w:pPr>
          <w:hyperlink w:anchor="_Toc520105558" w:history="1">
            <w:r w:rsidR="008F6F5A" w:rsidRPr="00B139D8">
              <w:rPr>
                <w:rStyle w:val="Hyperlink"/>
                <w:rFonts w:ascii="Times" w:eastAsia="Times" w:hAnsi="Times" w:cs="Times"/>
                <w:noProof/>
              </w:rPr>
              <w:t>4.1 Features to be tested</w:t>
            </w:r>
            <w:r w:rsidR="008F6F5A">
              <w:rPr>
                <w:noProof/>
                <w:webHidden/>
              </w:rPr>
              <w:tab/>
            </w:r>
            <w:r w:rsidR="008F6F5A">
              <w:rPr>
                <w:noProof/>
                <w:webHidden/>
              </w:rPr>
              <w:fldChar w:fldCharType="begin"/>
            </w:r>
            <w:r w:rsidR="008F6F5A">
              <w:rPr>
                <w:noProof/>
                <w:webHidden/>
              </w:rPr>
              <w:instrText xml:space="preserve"> PAGEREF _Toc520105558 \h </w:instrText>
            </w:r>
            <w:r w:rsidR="008F6F5A">
              <w:rPr>
                <w:noProof/>
                <w:webHidden/>
              </w:rPr>
            </w:r>
            <w:r w:rsidR="008F6F5A">
              <w:rPr>
                <w:noProof/>
                <w:webHidden/>
              </w:rPr>
              <w:fldChar w:fldCharType="separate"/>
            </w:r>
            <w:r w:rsidR="008F6F5A">
              <w:rPr>
                <w:noProof/>
                <w:webHidden/>
              </w:rPr>
              <w:t>103</w:t>
            </w:r>
            <w:r w:rsidR="008F6F5A">
              <w:rPr>
                <w:noProof/>
                <w:webHidden/>
              </w:rPr>
              <w:fldChar w:fldCharType="end"/>
            </w:r>
          </w:hyperlink>
        </w:p>
        <w:p w14:paraId="649DC3DA" w14:textId="1D9B508A" w:rsidR="008F6F5A" w:rsidRDefault="00FB1AA6">
          <w:pPr>
            <w:pStyle w:val="TOC3"/>
            <w:tabs>
              <w:tab w:val="right" w:leader="dot" w:pos="8780"/>
            </w:tabs>
            <w:rPr>
              <w:rFonts w:eastAsiaTheme="minorEastAsia" w:cstheme="minorBidi"/>
              <w:noProof/>
              <w:sz w:val="24"/>
              <w:szCs w:val="24"/>
            </w:rPr>
          </w:pPr>
          <w:hyperlink w:anchor="_Toc520105559" w:history="1">
            <w:r w:rsidR="008F6F5A" w:rsidRPr="00B139D8">
              <w:rPr>
                <w:rStyle w:val="Hyperlink"/>
                <w:rFonts w:ascii="Times" w:eastAsia="Times" w:hAnsi="Times" w:cs="Times"/>
                <w:noProof/>
              </w:rPr>
              <w:t>4.2 Features not to be tested</w:t>
            </w:r>
            <w:r w:rsidR="008F6F5A">
              <w:rPr>
                <w:noProof/>
                <w:webHidden/>
              </w:rPr>
              <w:tab/>
            </w:r>
            <w:r w:rsidR="008F6F5A">
              <w:rPr>
                <w:noProof/>
                <w:webHidden/>
              </w:rPr>
              <w:fldChar w:fldCharType="begin"/>
            </w:r>
            <w:r w:rsidR="008F6F5A">
              <w:rPr>
                <w:noProof/>
                <w:webHidden/>
              </w:rPr>
              <w:instrText xml:space="preserve"> PAGEREF _Toc520105559 \h </w:instrText>
            </w:r>
            <w:r w:rsidR="008F6F5A">
              <w:rPr>
                <w:noProof/>
                <w:webHidden/>
              </w:rPr>
            </w:r>
            <w:r w:rsidR="008F6F5A">
              <w:rPr>
                <w:noProof/>
                <w:webHidden/>
              </w:rPr>
              <w:fldChar w:fldCharType="separate"/>
            </w:r>
            <w:r w:rsidR="008F6F5A">
              <w:rPr>
                <w:noProof/>
                <w:webHidden/>
              </w:rPr>
              <w:t>103</w:t>
            </w:r>
            <w:r w:rsidR="008F6F5A">
              <w:rPr>
                <w:noProof/>
                <w:webHidden/>
              </w:rPr>
              <w:fldChar w:fldCharType="end"/>
            </w:r>
          </w:hyperlink>
        </w:p>
        <w:p w14:paraId="136F6494" w14:textId="2E07C814" w:rsidR="008F6F5A" w:rsidRDefault="00FB1AA6">
          <w:pPr>
            <w:pStyle w:val="TOC2"/>
            <w:tabs>
              <w:tab w:val="right" w:leader="dot" w:pos="8780"/>
            </w:tabs>
            <w:rPr>
              <w:rFonts w:eastAsiaTheme="minorEastAsia" w:cstheme="minorBidi"/>
              <w:b w:val="0"/>
              <w:bCs w:val="0"/>
              <w:noProof/>
              <w:sz w:val="24"/>
              <w:szCs w:val="24"/>
            </w:rPr>
          </w:pPr>
          <w:hyperlink w:anchor="_Toc520105560" w:history="1">
            <w:r w:rsidR="008F6F5A" w:rsidRPr="00B139D8">
              <w:rPr>
                <w:rStyle w:val="Hyperlink"/>
                <w:rFonts w:ascii="Times" w:eastAsia="Times" w:hAnsi="Times" w:cs="Times"/>
                <w:noProof/>
              </w:rPr>
              <w:t>5. System Testing Test Case</w:t>
            </w:r>
            <w:r w:rsidR="008F6F5A">
              <w:rPr>
                <w:noProof/>
                <w:webHidden/>
              </w:rPr>
              <w:tab/>
            </w:r>
            <w:r w:rsidR="008F6F5A">
              <w:rPr>
                <w:noProof/>
                <w:webHidden/>
              </w:rPr>
              <w:fldChar w:fldCharType="begin"/>
            </w:r>
            <w:r w:rsidR="008F6F5A">
              <w:rPr>
                <w:noProof/>
                <w:webHidden/>
              </w:rPr>
              <w:instrText xml:space="preserve"> PAGEREF _Toc520105560 \h </w:instrText>
            </w:r>
            <w:r w:rsidR="008F6F5A">
              <w:rPr>
                <w:noProof/>
                <w:webHidden/>
              </w:rPr>
            </w:r>
            <w:r w:rsidR="008F6F5A">
              <w:rPr>
                <w:noProof/>
                <w:webHidden/>
              </w:rPr>
              <w:fldChar w:fldCharType="separate"/>
            </w:r>
            <w:r w:rsidR="008F6F5A">
              <w:rPr>
                <w:noProof/>
                <w:webHidden/>
              </w:rPr>
              <w:t>105</w:t>
            </w:r>
            <w:r w:rsidR="008F6F5A">
              <w:rPr>
                <w:noProof/>
                <w:webHidden/>
              </w:rPr>
              <w:fldChar w:fldCharType="end"/>
            </w:r>
          </w:hyperlink>
        </w:p>
        <w:p w14:paraId="33724833" w14:textId="18921089" w:rsidR="008F6F5A" w:rsidRDefault="00FB1AA6">
          <w:pPr>
            <w:pStyle w:val="TOC3"/>
            <w:tabs>
              <w:tab w:val="right" w:leader="dot" w:pos="8780"/>
            </w:tabs>
            <w:rPr>
              <w:rFonts w:eastAsiaTheme="minorEastAsia" w:cstheme="minorBidi"/>
              <w:noProof/>
              <w:sz w:val="24"/>
              <w:szCs w:val="24"/>
            </w:rPr>
          </w:pPr>
          <w:hyperlink w:anchor="_Toc520105561" w:history="1">
            <w:r w:rsidR="008F6F5A" w:rsidRPr="00B139D8">
              <w:rPr>
                <w:rStyle w:val="Hyperlink"/>
                <w:rFonts w:ascii="Times" w:eastAsia="Times" w:hAnsi="Times" w:cs="Times"/>
                <w:noProof/>
              </w:rPr>
              <w:t>5.1. Mobile Test Case</w:t>
            </w:r>
            <w:r w:rsidR="008F6F5A">
              <w:rPr>
                <w:noProof/>
                <w:webHidden/>
              </w:rPr>
              <w:tab/>
            </w:r>
            <w:r w:rsidR="008F6F5A">
              <w:rPr>
                <w:noProof/>
                <w:webHidden/>
              </w:rPr>
              <w:fldChar w:fldCharType="begin"/>
            </w:r>
            <w:r w:rsidR="008F6F5A">
              <w:rPr>
                <w:noProof/>
                <w:webHidden/>
              </w:rPr>
              <w:instrText xml:space="preserve"> PAGEREF _Toc520105561 \h </w:instrText>
            </w:r>
            <w:r w:rsidR="008F6F5A">
              <w:rPr>
                <w:noProof/>
                <w:webHidden/>
              </w:rPr>
            </w:r>
            <w:r w:rsidR="008F6F5A">
              <w:rPr>
                <w:noProof/>
                <w:webHidden/>
              </w:rPr>
              <w:fldChar w:fldCharType="separate"/>
            </w:r>
            <w:r w:rsidR="008F6F5A">
              <w:rPr>
                <w:noProof/>
                <w:webHidden/>
              </w:rPr>
              <w:t>105</w:t>
            </w:r>
            <w:r w:rsidR="008F6F5A">
              <w:rPr>
                <w:noProof/>
                <w:webHidden/>
              </w:rPr>
              <w:fldChar w:fldCharType="end"/>
            </w:r>
          </w:hyperlink>
        </w:p>
        <w:p w14:paraId="42489C7A" w14:textId="7F141E0F" w:rsidR="008F6F5A" w:rsidRDefault="00FB1AA6">
          <w:pPr>
            <w:pStyle w:val="TOC4"/>
            <w:tabs>
              <w:tab w:val="right" w:leader="dot" w:pos="8780"/>
            </w:tabs>
            <w:rPr>
              <w:rFonts w:eastAsiaTheme="minorEastAsia" w:cstheme="minorBidi"/>
              <w:noProof/>
              <w:sz w:val="24"/>
              <w:szCs w:val="24"/>
            </w:rPr>
          </w:pPr>
          <w:hyperlink w:anchor="_Toc520105562" w:history="1">
            <w:r w:rsidR="008F6F5A" w:rsidRPr="00B139D8">
              <w:rPr>
                <w:rStyle w:val="Hyperlink"/>
                <w:rFonts w:ascii="Times" w:eastAsia="Times" w:hAnsi="Times" w:cs="Times"/>
                <w:noProof/>
              </w:rPr>
              <w:t>5.1.1. Registration</w:t>
            </w:r>
            <w:r w:rsidR="008F6F5A">
              <w:rPr>
                <w:noProof/>
                <w:webHidden/>
              </w:rPr>
              <w:tab/>
            </w:r>
            <w:r w:rsidR="008F6F5A">
              <w:rPr>
                <w:noProof/>
                <w:webHidden/>
              </w:rPr>
              <w:fldChar w:fldCharType="begin"/>
            </w:r>
            <w:r w:rsidR="008F6F5A">
              <w:rPr>
                <w:noProof/>
                <w:webHidden/>
              </w:rPr>
              <w:instrText xml:space="preserve"> PAGEREF _Toc520105562 \h </w:instrText>
            </w:r>
            <w:r w:rsidR="008F6F5A">
              <w:rPr>
                <w:noProof/>
                <w:webHidden/>
              </w:rPr>
            </w:r>
            <w:r w:rsidR="008F6F5A">
              <w:rPr>
                <w:noProof/>
                <w:webHidden/>
              </w:rPr>
              <w:fldChar w:fldCharType="separate"/>
            </w:r>
            <w:r w:rsidR="008F6F5A">
              <w:rPr>
                <w:noProof/>
                <w:webHidden/>
              </w:rPr>
              <w:t>105</w:t>
            </w:r>
            <w:r w:rsidR="008F6F5A">
              <w:rPr>
                <w:noProof/>
                <w:webHidden/>
              </w:rPr>
              <w:fldChar w:fldCharType="end"/>
            </w:r>
          </w:hyperlink>
        </w:p>
        <w:p w14:paraId="76A7C6E3" w14:textId="2014679D" w:rsidR="008F6F5A" w:rsidRDefault="00FB1AA6">
          <w:pPr>
            <w:pStyle w:val="TOC4"/>
            <w:tabs>
              <w:tab w:val="right" w:leader="dot" w:pos="8780"/>
            </w:tabs>
            <w:rPr>
              <w:rFonts w:eastAsiaTheme="minorEastAsia" w:cstheme="minorBidi"/>
              <w:noProof/>
              <w:sz w:val="24"/>
              <w:szCs w:val="24"/>
            </w:rPr>
          </w:pPr>
          <w:hyperlink w:anchor="_Toc520105563" w:history="1">
            <w:r w:rsidR="008F6F5A" w:rsidRPr="00B139D8">
              <w:rPr>
                <w:rStyle w:val="Hyperlink"/>
                <w:rFonts w:ascii="Times" w:eastAsia="Times" w:hAnsi="Times" w:cs="Times"/>
                <w:noProof/>
              </w:rPr>
              <w:t>5.1.2. Login</w:t>
            </w:r>
            <w:r w:rsidR="008F6F5A">
              <w:rPr>
                <w:noProof/>
                <w:webHidden/>
              </w:rPr>
              <w:tab/>
            </w:r>
            <w:r w:rsidR="008F6F5A">
              <w:rPr>
                <w:noProof/>
                <w:webHidden/>
              </w:rPr>
              <w:fldChar w:fldCharType="begin"/>
            </w:r>
            <w:r w:rsidR="008F6F5A">
              <w:rPr>
                <w:noProof/>
                <w:webHidden/>
              </w:rPr>
              <w:instrText xml:space="preserve"> PAGEREF _Toc520105563 \h </w:instrText>
            </w:r>
            <w:r w:rsidR="008F6F5A">
              <w:rPr>
                <w:noProof/>
                <w:webHidden/>
              </w:rPr>
            </w:r>
            <w:r w:rsidR="008F6F5A">
              <w:rPr>
                <w:noProof/>
                <w:webHidden/>
              </w:rPr>
              <w:fldChar w:fldCharType="separate"/>
            </w:r>
            <w:r w:rsidR="008F6F5A">
              <w:rPr>
                <w:noProof/>
                <w:webHidden/>
              </w:rPr>
              <w:t>105</w:t>
            </w:r>
            <w:r w:rsidR="008F6F5A">
              <w:rPr>
                <w:noProof/>
                <w:webHidden/>
              </w:rPr>
              <w:fldChar w:fldCharType="end"/>
            </w:r>
          </w:hyperlink>
        </w:p>
        <w:p w14:paraId="1D85F91D" w14:textId="6910FC99" w:rsidR="008F6F5A" w:rsidRDefault="00FB1AA6">
          <w:pPr>
            <w:pStyle w:val="TOC4"/>
            <w:tabs>
              <w:tab w:val="right" w:leader="dot" w:pos="8780"/>
            </w:tabs>
            <w:rPr>
              <w:rFonts w:eastAsiaTheme="minorEastAsia" w:cstheme="minorBidi"/>
              <w:noProof/>
              <w:sz w:val="24"/>
              <w:szCs w:val="24"/>
            </w:rPr>
          </w:pPr>
          <w:hyperlink w:anchor="_Toc520105564" w:history="1">
            <w:r w:rsidR="008F6F5A" w:rsidRPr="00B139D8">
              <w:rPr>
                <w:rStyle w:val="Hyperlink"/>
                <w:rFonts w:ascii="Times" w:eastAsia="Times" w:hAnsi="Times" w:cs="Times"/>
                <w:noProof/>
              </w:rPr>
              <w:t>5.1.3. View appointment list</w:t>
            </w:r>
            <w:r w:rsidR="008F6F5A">
              <w:rPr>
                <w:noProof/>
                <w:webHidden/>
              </w:rPr>
              <w:tab/>
            </w:r>
            <w:r w:rsidR="008F6F5A">
              <w:rPr>
                <w:noProof/>
                <w:webHidden/>
              </w:rPr>
              <w:fldChar w:fldCharType="begin"/>
            </w:r>
            <w:r w:rsidR="008F6F5A">
              <w:rPr>
                <w:noProof/>
                <w:webHidden/>
              </w:rPr>
              <w:instrText xml:space="preserve"> PAGEREF _Toc520105564 \h </w:instrText>
            </w:r>
            <w:r w:rsidR="008F6F5A">
              <w:rPr>
                <w:noProof/>
                <w:webHidden/>
              </w:rPr>
            </w:r>
            <w:r w:rsidR="008F6F5A">
              <w:rPr>
                <w:noProof/>
                <w:webHidden/>
              </w:rPr>
              <w:fldChar w:fldCharType="separate"/>
            </w:r>
            <w:r w:rsidR="008F6F5A">
              <w:rPr>
                <w:noProof/>
                <w:webHidden/>
              </w:rPr>
              <w:t>106</w:t>
            </w:r>
            <w:r w:rsidR="008F6F5A">
              <w:rPr>
                <w:noProof/>
                <w:webHidden/>
              </w:rPr>
              <w:fldChar w:fldCharType="end"/>
            </w:r>
          </w:hyperlink>
        </w:p>
        <w:p w14:paraId="37B290BF" w14:textId="13099293" w:rsidR="008F6F5A" w:rsidRDefault="00FB1AA6">
          <w:pPr>
            <w:pStyle w:val="TOC4"/>
            <w:tabs>
              <w:tab w:val="right" w:leader="dot" w:pos="8780"/>
            </w:tabs>
            <w:rPr>
              <w:rFonts w:eastAsiaTheme="minorEastAsia" w:cstheme="minorBidi"/>
              <w:noProof/>
              <w:sz w:val="24"/>
              <w:szCs w:val="24"/>
            </w:rPr>
          </w:pPr>
          <w:hyperlink w:anchor="_Toc520105565" w:history="1">
            <w:r w:rsidR="008F6F5A" w:rsidRPr="00B139D8">
              <w:rPr>
                <w:rStyle w:val="Hyperlink"/>
                <w:rFonts w:ascii="Times" w:eastAsia="Times" w:hAnsi="Times" w:cs="Times"/>
                <w:noProof/>
              </w:rPr>
              <w:t>5.1.4. Change working hour</w:t>
            </w:r>
            <w:r w:rsidR="008F6F5A">
              <w:rPr>
                <w:noProof/>
                <w:webHidden/>
              </w:rPr>
              <w:tab/>
            </w:r>
            <w:r w:rsidR="008F6F5A">
              <w:rPr>
                <w:noProof/>
                <w:webHidden/>
              </w:rPr>
              <w:fldChar w:fldCharType="begin"/>
            </w:r>
            <w:r w:rsidR="008F6F5A">
              <w:rPr>
                <w:noProof/>
                <w:webHidden/>
              </w:rPr>
              <w:instrText xml:space="preserve"> PAGEREF _Toc520105565 \h </w:instrText>
            </w:r>
            <w:r w:rsidR="008F6F5A">
              <w:rPr>
                <w:noProof/>
                <w:webHidden/>
              </w:rPr>
            </w:r>
            <w:r w:rsidR="008F6F5A">
              <w:rPr>
                <w:noProof/>
                <w:webHidden/>
              </w:rPr>
              <w:fldChar w:fldCharType="separate"/>
            </w:r>
            <w:r w:rsidR="008F6F5A">
              <w:rPr>
                <w:noProof/>
                <w:webHidden/>
              </w:rPr>
              <w:t>106</w:t>
            </w:r>
            <w:r w:rsidR="008F6F5A">
              <w:rPr>
                <w:noProof/>
                <w:webHidden/>
              </w:rPr>
              <w:fldChar w:fldCharType="end"/>
            </w:r>
          </w:hyperlink>
        </w:p>
        <w:p w14:paraId="5867C69A" w14:textId="69F02C15" w:rsidR="008F6F5A" w:rsidRDefault="00FB1AA6">
          <w:pPr>
            <w:pStyle w:val="TOC4"/>
            <w:tabs>
              <w:tab w:val="right" w:leader="dot" w:pos="8780"/>
            </w:tabs>
            <w:rPr>
              <w:rFonts w:eastAsiaTheme="minorEastAsia" w:cstheme="minorBidi"/>
              <w:noProof/>
              <w:sz w:val="24"/>
              <w:szCs w:val="24"/>
            </w:rPr>
          </w:pPr>
          <w:hyperlink w:anchor="_Toc520105566" w:history="1">
            <w:r w:rsidR="008F6F5A" w:rsidRPr="00B139D8">
              <w:rPr>
                <w:rStyle w:val="Hyperlink"/>
                <w:rFonts w:ascii="Times" w:eastAsia="Times" w:hAnsi="Times" w:cs="Times"/>
                <w:noProof/>
              </w:rPr>
              <w:t>5.1.5. Change appointment duration</w:t>
            </w:r>
            <w:r w:rsidR="008F6F5A">
              <w:rPr>
                <w:noProof/>
                <w:webHidden/>
              </w:rPr>
              <w:tab/>
            </w:r>
            <w:r w:rsidR="008F6F5A">
              <w:rPr>
                <w:noProof/>
                <w:webHidden/>
              </w:rPr>
              <w:fldChar w:fldCharType="begin"/>
            </w:r>
            <w:r w:rsidR="008F6F5A">
              <w:rPr>
                <w:noProof/>
                <w:webHidden/>
              </w:rPr>
              <w:instrText xml:space="preserve"> PAGEREF _Toc520105566 \h </w:instrText>
            </w:r>
            <w:r w:rsidR="008F6F5A">
              <w:rPr>
                <w:noProof/>
                <w:webHidden/>
              </w:rPr>
            </w:r>
            <w:r w:rsidR="008F6F5A">
              <w:rPr>
                <w:noProof/>
                <w:webHidden/>
              </w:rPr>
              <w:fldChar w:fldCharType="separate"/>
            </w:r>
            <w:r w:rsidR="008F6F5A">
              <w:rPr>
                <w:noProof/>
                <w:webHidden/>
              </w:rPr>
              <w:t>107</w:t>
            </w:r>
            <w:r w:rsidR="008F6F5A">
              <w:rPr>
                <w:noProof/>
                <w:webHidden/>
              </w:rPr>
              <w:fldChar w:fldCharType="end"/>
            </w:r>
          </w:hyperlink>
        </w:p>
        <w:p w14:paraId="203AEC45" w14:textId="3EF4BC84" w:rsidR="008F6F5A" w:rsidRDefault="00FB1AA6">
          <w:pPr>
            <w:pStyle w:val="TOC4"/>
            <w:tabs>
              <w:tab w:val="right" w:leader="dot" w:pos="8780"/>
            </w:tabs>
            <w:rPr>
              <w:rFonts w:eastAsiaTheme="minorEastAsia" w:cstheme="minorBidi"/>
              <w:noProof/>
              <w:sz w:val="24"/>
              <w:szCs w:val="24"/>
            </w:rPr>
          </w:pPr>
          <w:hyperlink w:anchor="_Toc520105567" w:history="1">
            <w:r w:rsidR="008F6F5A" w:rsidRPr="00B139D8">
              <w:rPr>
                <w:rStyle w:val="Hyperlink"/>
                <w:rFonts w:ascii="Times" w:eastAsia="Times" w:hAnsi="Times" w:cs="Times"/>
                <w:noProof/>
              </w:rPr>
              <w:t>5.1.5. Change greeting message</w:t>
            </w:r>
            <w:r w:rsidR="008F6F5A">
              <w:rPr>
                <w:noProof/>
                <w:webHidden/>
              </w:rPr>
              <w:tab/>
            </w:r>
            <w:r w:rsidR="008F6F5A">
              <w:rPr>
                <w:noProof/>
                <w:webHidden/>
              </w:rPr>
              <w:fldChar w:fldCharType="begin"/>
            </w:r>
            <w:r w:rsidR="008F6F5A">
              <w:rPr>
                <w:noProof/>
                <w:webHidden/>
              </w:rPr>
              <w:instrText xml:space="preserve"> PAGEREF _Toc520105567 \h </w:instrText>
            </w:r>
            <w:r w:rsidR="008F6F5A">
              <w:rPr>
                <w:noProof/>
                <w:webHidden/>
              </w:rPr>
            </w:r>
            <w:r w:rsidR="008F6F5A">
              <w:rPr>
                <w:noProof/>
                <w:webHidden/>
              </w:rPr>
              <w:fldChar w:fldCharType="separate"/>
            </w:r>
            <w:r w:rsidR="008F6F5A">
              <w:rPr>
                <w:noProof/>
                <w:webHidden/>
              </w:rPr>
              <w:t>108</w:t>
            </w:r>
            <w:r w:rsidR="008F6F5A">
              <w:rPr>
                <w:noProof/>
                <w:webHidden/>
              </w:rPr>
              <w:fldChar w:fldCharType="end"/>
            </w:r>
          </w:hyperlink>
        </w:p>
        <w:p w14:paraId="0F86E33E" w14:textId="54731673" w:rsidR="008F6F5A" w:rsidRDefault="00FB1AA6">
          <w:pPr>
            <w:pStyle w:val="TOC4"/>
            <w:tabs>
              <w:tab w:val="right" w:leader="dot" w:pos="8780"/>
            </w:tabs>
            <w:rPr>
              <w:rFonts w:eastAsiaTheme="minorEastAsia" w:cstheme="minorBidi"/>
              <w:noProof/>
              <w:sz w:val="24"/>
              <w:szCs w:val="24"/>
            </w:rPr>
          </w:pPr>
          <w:hyperlink w:anchor="_Toc520105568" w:history="1">
            <w:r w:rsidR="008F6F5A" w:rsidRPr="00B139D8">
              <w:rPr>
                <w:rStyle w:val="Hyperlink"/>
                <w:rFonts w:ascii="Times" w:eastAsia="Times" w:hAnsi="Times" w:cs="Times"/>
                <w:noProof/>
              </w:rPr>
              <w:t>5.1.6. Buy License</w:t>
            </w:r>
            <w:r w:rsidR="008F6F5A">
              <w:rPr>
                <w:noProof/>
                <w:webHidden/>
              </w:rPr>
              <w:tab/>
            </w:r>
            <w:r w:rsidR="008F6F5A">
              <w:rPr>
                <w:noProof/>
                <w:webHidden/>
              </w:rPr>
              <w:fldChar w:fldCharType="begin"/>
            </w:r>
            <w:r w:rsidR="008F6F5A">
              <w:rPr>
                <w:noProof/>
                <w:webHidden/>
              </w:rPr>
              <w:instrText xml:space="preserve"> PAGEREF _Toc520105568 \h </w:instrText>
            </w:r>
            <w:r w:rsidR="008F6F5A">
              <w:rPr>
                <w:noProof/>
                <w:webHidden/>
              </w:rPr>
            </w:r>
            <w:r w:rsidR="008F6F5A">
              <w:rPr>
                <w:noProof/>
                <w:webHidden/>
              </w:rPr>
              <w:fldChar w:fldCharType="separate"/>
            </w:r>
            <w:r w:rsidR="008F6F5A">
              <w:rPr>
                <w:noProof/>
                <w:webHidden/>
              </w:rPr>
              <w:t>108</w:t>
            </w:r>
            <w:r w:rsidR="008F6F5A">
              <w:rPr>
                <w:noProof/>
                <w:webHidden/>
              </w:rPr>
              <w:fldChar w:fldCharType="end"/>
            </w:r>
          </w:hyperlink>
        </w:p>
        <w:p w14:paraId="44C882A3" w14:textId="5F8C52DC" w:rsidR="008F6F5A" w:rsidRDefault="00FB1AA6">
          <w:pPr>
            <w:pStyle w:val="TOC4"/>
            <w:tabs>
              <w:tab w:val="right" w:leader="dot" w:pos="8780"/>
            </w:tabs>
            <w:rPr>
              <w:rFonts w:eastAsiaTheme="minorEastAsia" w:cstheme="minorBidi"/>
              <w:noProof/>
              <w:sz w:val="24"/>
              <w:szCs w:val="24"/>
            </w:rPr>
          </w:pPr>
          <w:hyperlink w:anchor="_Toc520105569" w:history="1">
            <w:r w:rsidR="008F6F5A" w:rsidRPr="00B139D8">
              <w:rPr>
                <w:rStyle w:val="Hyperlink"/>
                <w:rFonts w:ascii="Times" w:eastAsia="Times" w:hAnsi="Times" w:cs="Times"/>
                <w:noProof/>
              </w:rPr>
              <w:t>5.1.7. Auto update appointment list</w:t>
            </w:r>
            <w:r w:rsidR="008F6F5A">
              <w:rPr>
                <w:noProof/>
                <w:webHidden/>
              </w:rPr>
              <w:tab/>
            </w:r>
            <w:r w:rsidR="008F6F5A">
              <w:rPr>
                <w:noProof/>
                <w:webHidden/>
              </w:rPr>
              <w:fldChar w:fldCharType="begin"/>
            </w:r>
            <w:r w:rsidR="008F6F5A">
              <w:rPr>
                <w:noProof/>
                <w:webHidden/>
              </w:rPr>
              <w:instrText xml:space="preserve"> PAGEREF _Toc520105569 \h </w:instrText>
            </w:r>
            <w:r w:rsidR="008F6F5A">
              <w:rPr>
                <w:noProof/>
                <w:webHidden/>
              </w:rPr>
            </w:r>
            <w:r w:rsidR="008F6F5A">
              <w:rPr>
                <w:noProof/>
                <w:webHidden/>
              </w:rPr>
              <w:fldChar w:fldCharType="separate"/>
            </w:r>
            <w:r w:rsidR="008F6F5A">
              <w:rPr>
                <w:noProof/>
                <w:webHidden/>
              </w:rPr>
              <w:t>109</w:t>
            </w:r>
            <w:r w:rsidR="008F6F5A">
              <w:rPr>
                <w:noProof/>
                <w:webHidden/>
              </w:rPr>
              <w:fldChar w:fldCharType="end"/>
            </w:r>
          </w:hyperlink>
        </w:p>
        <w:p w14:paraId="5B487B22" w14:textId="6F792C72" w:rsidR="008F6F5A" w:rsidRDefault="00FB1AA6">
          <w:pPr>
            <w:pStyle w:val="TOC3"/>
            <w:tabs>
              <w:tab w:val="right" w:leader="dot" w:pos="8780"/>
            </w:tabs>
            <w:rPr>
              <w:rFonts w:eastAsiaTheme="minorEastAsia" w:cstheme="minorBidi"/>
              <w:noProof/>
              <w:sz w:val="24"/>
              <w:szCs w:val="24"/>
            </w:rPr>
          </w:pPr>
          <w:hyperlink w:anchor="_Toc520105570" w:history="1">
            <w:r w:rsidR="008F6F5A" w:rsidRPr="00B139D8">
              <w:rPr>
                <w:rStyle w:val="Hyperlink"/>
                <w:rFonts w:ascii="Times" w:eastAsia="Times" w:hAnsi="Times" w:cs="Times"/>
                <w:noProof/>
              </w:rPr>
              <w:t>5.2. Web Test Case (Role Clinic)</w:t>
            </w:r>
            <w:r w:rsidR="008F6F5A">
              <w:rPr>
                <w:noProof/>
                <w:webHidden/>
              </w:rPr>
              <w:tab/>
            </w:r>
            <w:r w:rsidR="008F6F5A">
              <w:rPr>
                <w:noProof/>
                <w:webHidden/>
              </w:rPr>
              <w:fldChar w:fldCharType="begin"/>
            </w:r>
            <w:r w:rsidR="008F6F5A">
              <w:rPr>
                <w:noProof/>
                <w:webHidden/>
              </w:rPr>
              <w:instrText xml:space="preserve"> PAGEREF _Toc520105570 \h </w:instrText>
            </w:r>
            <w:r w:rsidR="008F6F5A">
              <w:rPr>
                <w:noProof/>
                <w:webHidden/>
              </w:rPr>
            </w:r>
            <w:r w:rsidR="008F6F5A">
              <w:rPr>
                <w:noProof/>
                <w:webHidden/>
              </w:rPr>
              <w:fldChar w:fldCharType="separate"/>
            </w:r>
            <w:r w:rsidR="008F6F5A">
              <w:rPr>
                <w:noProof/>
                <w:webHidden/>
              </w:rPr>
              <w:t>109</w:t>
            </w:r>
            <w:r w:rsidR="008F6F5A">
              <w:rPr>
                <w:noProof/>
                <w:webHidden/>
              </w:rPr>
              <w:fldChar w:fldCharType="end"/>
            </w:r>
          </w:hyperlink>
        </w:p>
        <w:p w14:paraId="06A8B1FA" w14:textId="27F4AD57" w:rsidR="008F6F5A" w:rsidRDefault="00FB1AA6">
          <w:pPr>
            <w:pStyle w:val="TOC4"/>
            <w:tabs>
              <w:tab w:val="right" w:leader="dot" w:pos="8780"/>
            </w:tabs>
            <w:rPr>
              <w:rFonts w:eastAsiaTheme="minorEastAsia" w:cstheme="minorBidi"/>
              <w:noProof/>
              <w:sz w:val="24"/>
              <w:szCs w:val="24"/>
            </w:rPr>
          </w:pPr>
          <w:hyperlink w:anchor="_Toc520105571" w:history="1">
            <w:r w:rsidR="008F6F5A" w:rsidRPr="00B139D8">
              <w:rPr>
                <w:rStyle w:val="Hyperlink"/>
                <w:rFonts w:ascii="Times" w:eastAsia="Times" w:hAnsi="Times" w:cs="Times"/>
                <w:noProof/>
              </w:rPr>
              <w:t>5.2.1. View Appointment List</w:t>
            </w:r>
            <w:r w:rsidR="008F6F5A">
              <w:rPr>
                <w:noProof/>
                <w:webHidden/>
              </w:rPr>
              <w:tab/>
            </w:r>
            <w:r w:rsidR="008F6F5A">
              <w:rPr>
                <w:noProof/>
                <w:webHidden/>
              </w:rPr>
              <w:fldChar w:fldCharType="begin"/>
            </w:r>
            <w:r w:rsidR="008F6F5A">
              <w:rPr>
                <w:noProof/>
                <w:webHidden/>
              </w:rPr>
              <w:instrText xml:space="preserve"> PAGEREF _Toc520105571 \h </w:instrText>
            </w:r>
            <w:r w:rsidR="008F6F5A">
              <w:rPr>
                <w:noProof/>
                <w:webHidden/>
              </w:rPr>
            </w:r>
            <w:r w:rsidR="008F6F5A">
              <w:rPr>
                <w:noProof/>
                <w:webHidden/>
              </w:rPr>
              <w:fldChar w:fldCharType="separate"/>
            </w:r>
            <w:r w:rsidR="008F6F5A">
              <w:rPr>
                <w:noProof/>
                <w:webHidden/>
              </w:rPr>
              <w:t>109</w:t>
            </w:r>
            <w:r w:rsidR="008F6F5A">
              <w:rPr>
                <w:noProof/>
                <w:webHidden/>
              </w:rPr>
              <w:fldChar w:fldCharType="end"/>
            </w:r>
          </w:hyperlink>
        </w:p>
        <w:p w14:paraId="10C08982" w14:textId="6023F109" w:rsidR="008F6F5A" w:rsidRDefault="00FB1AA6">
          <w:pPr>
            <w:pStyle w:val="TOC4"/>
            <w:tabs>
              <w:tab w:val="right" w:leader="dot" w:pos="8780"/>
            </w:tabs>
            <w:rPr>
              <w:rFonts w:eastAsiaTheme="minorEastAsia" w:cstheme="minorBidi"/>
              <w:noProof/>
              <w:sz w:val="24"/>
              <w:szCs w:val="24"/>
            </w:rPr>
          </w:pPr>
          <w:hyperlink w:anchor="_Toc520105572" w:history="1">
            <w:r w:rsidR="008F6F5A" w:rsidRPr="00B139D8">
              <w:rPr>
                <w:rStyle w:val="Hyperlink"/>
                <w:rFonts w:ascii="Times" w:eastAsia="Times" w:hAnsi="Times" w:cs="Times"/>
                <w:noProof/>
              </w:rPr>
              <w:t>5.2.2. Refresh appointment List</w:t>
            </w:r>
            <w:r w:rsidR="008F6F5A">
              <w:rPr>
                <w:noProof/>
                <w:webHidden/>
              </w:rPr>
              <w:tab/>
            </w:r>
            <w:r w:rsidR="008F6F5A">
              <w:rPr>
                <w:noProof/>
                <w:webHidden/>
              </w:rPr>
              <w:fldChar w:fldCharType="begin"/>
            </w:r>
            <w:r w:rsidR="008F6F5A">
              <w:rPr>
                <w:noProof/>
                <w:webHidden/>
              </w:rPr>
              <w:instrText xml:space="preserve"> PAGEREF _Toc520105572 \h </w:instrText>
            </w:r>
            <w:r w:rsidR="008F6F5A">
              <w:rPr>
                <w:noProof/>
                <w:webHidden/>
              </w:rPr>
            </w:r>
            <w:r w:rsidR="008F6F5A">
              <w:rPr>
                <w:noProof/>
                <w:webHidden/>
              </w:rPr>
              <w:fldChar w:fldCharType="separate"/>
            </w:r>
            <w:r w:rsidR="008F6F5A">
              <w:rPr>
                <w:noProof/>
                <w:webHidden/>
              </w:rPr>
              <w:t>109</w:t>
            </w:r>
            <w:r w:rsidR="008F6F5A">
              <w:rPr>
                <w:noProof/>
                <w:webHidden/>
              </w:rPr>
              <w:fldChar w:fldCharType="end"/>
            </w:r>
          </w:hyperlink>
        </w:p>
        <w:p w14:paraId="4567F0DB" w14:textId="4F14293D" w:rsidR="008F6F5A" w:rsidRDefault="00FB1AA6">
          <w:pPr>
            <w:pStyle w:val="TOC4"/>
            <w:tabs>
              <w:tab w:val="right" w:leader="dot" w:pos="8780"/>
            </w:tabs>
            <w:rPr>
              <w:rFonts w:eastAsiaTheme="minorEastAsia" w:cstheme="minorBidi"/>
              <w:noProof/>
              <w:sz w:val="24"/>
              <w:szCs w:val="24"/>
            </w:rPr>
          </w:pPr>
          <w:hyperlink w:anchor="_Toc520105573" w:history="1">
            <w:r w:rsidR="008F6F5A" w:rsidRPr="00B139D8">
              <w:rPr>
                <w:rStyle w:val="Hyperlink"/>
                <w:rFonts w:ascii="Times" w:eastAsia="Times" w:hAnsi="Times" w:cs="Times"/>
                <w:noProof/>
              </w:rPr>
              <w:t>5.2.3. Change patient attendant status</w:t>
            </w:r>
            <w:r w:rsidR="008F6F5A">
              <w:rPr>
                <w:noProof/>
                <w:webHidden/>
              </w:rPr>
              <w:tab/>
            </w:r>
            <w:r w:rsidR="008F6F5A">
              <w:rPr>
                <w:noProof/>
                <w:webHidden/>
              </w:rPr>
              <w:fldChar w:fldCharType="begin"/>
            </w:r>
            <w:r w:rsidR="008F6F5A">
              <w:rPr>
                <w:noProof/>
                <w:webHidden/>
              </w:rPr>
              <w:instrText xml:space="preserve"> PAGEREF _Toc520105573 \h </w:instrText>
            </w:r>
            <w:r w:rsidR="008F6F5A">
              <w:rPr>
                <w:noProof/>
                <w:webHidden/>
              </w:rPr>
            </w:r>
            <w:r w:rsidR="008F6F5A">
              <w:rPr>
                <w:noProof/>
                <w:webHidden/>
              </w:rPr>
              <w:fldChar w:fldCharType="separate"/>
            </w:r>
            <w:r w:rsidR="008F6F5A">
              <w:rPr>
                <w:noProof/>
                <w:webHidden/>
              </w:rPr>
              <w:t>110</w:t>
            </w:r>
            <w:r w:rsidR="008F6F5A">
              <w:rPr>
                <w:noProof/>
                <w:webHidden/>
              </w:rPr>
              <w:fldChar w:fldCharType="end"/>
            </w:r>
          </w:hyperlink>
        </w:p>
        <w:p w14:paraId="3F8FD6FA" w14:textId="1BD13542" w:rsidR="008F6F5A" w:rsidRDefault="00FB1AA6">
          <w:pPr>
            <w:pStyle w:val="TOC4"/>
            <w:tabs>
              <w:tab w:val="right" w:leader="dot" w:pos="8780"/>
            </w:tabs>
            <w:rPr>
              <w:rFonts w:eastAsiaTheme="minorEastAsia" w:cstheme="minorBidi"/>
              <w:noProof/>
              <w:sz w:val="24"/>
              <w:szCs w:val="24"/>
            </w:rPr>
          </w:pPr>
          <w:hyperlink w:anchor="_Toc520105574" w:history="1">
            <w:r w:rsidR="008F6F5A" w:rsidRPr="00B139D8">
              <w:rPr>
                <w:rStyle w:val="Hyperlink"/>
                <w:rFonts w:ascii="Times" w:eastAsia="Times" w:hAnsi="Times" w:cs="Times"/>
                <w:noProof/>
              </w:rPr>
              <w:t>5.2.4. Change phone number blocking status</w:t>
            </w:r>
            <w:r w:rsidR="008F6F5A">
              <w:rPr>
                <w:noProof/>
                <w:webHidden/>
              </w:rPr>
              <w:tab/>
            </w:r>
            <w:r w:rsidR="008F6F5A">
              <w:rPr>
                <w:noProof/>
                <w:webHidden/>
              </w:rPr>
              <w:fldChar w:fldCharType="begin"/>
            </w:r>
            <w:r w:rsidR="008F6F5A">
              <w:rPr>
                <w:noProof/>
                <w:webHidden/>
              </w:rPr>
              <w:instrText xml:space="preserve"> PAGEREF _Toc520105574 \h </w:instrText>
            </w:r>
            <w:r w:rsidR="008F6F5A">
              <w:rPr>
                <w:noProof/>
                <w:webHidden/>
              </w:rPr>
            </w:r>
            <w:r w:rsidR="008F6F5A">
              <w:rPr>
                <w:noProof/>
                <w:webHidden/>
              </w:rPr>
              <w:fldChar w:fldCharType="separate"/>
            </w:r>
            <w:r w:rsidR="008F6F5A">
              <w:rPr>
                <w:noProof/>
                <w:webHidden/>
              </w:rPr>
              <w:t>110</w:t>
            </w:r>
            <w:r w:rsidR="008F6F5A">
              <w:rPr>
                <w:noProof/>
                <w:webHidden/>
              </w:rPr>
              <w:fldChar w:fldCharType="end"/>
            </w:r>
          </w:hyperlink>
        </w:p>
        <w:p w14:paraId="0C37115C" w14:textId="25AB7C8F" w:rsidR="008F6F5A" w:rsidRDefault="00FB1AA6">
          <w:pPr>
            <w:pStyle w:val="TOC4"/>
            <w:tabs>
              <w:tab w:val="right" w:leader="dot" w:pos="8780"/>
            </w:tabs>
            <w:rPr>
              <w:rFonts w:eastAsiaTheme="minorEastAsia" w:cstheme="minorBidi"/>
              <w:noProof/>
              <w:sz w:val="24"/>
              <w:szCs w:val="24"/>
            </w:rPr>
          </w:pPr>
          <w:hyperlink w:anchor="_Toc520105575" w:history="1">
            <w:r w:rsidR="008F6F5A" w:rsidRPr="00B139D8">
              <w:rPr>
                <w:rStyle w:val="Hyperlink"/>
                <w:rFonts w:ascii="Times" w:eastAsia="Times" w:hAnsi="Times" w:cs="Times"/>
                <w:noProof/>
              </w:rPr>
              <w:t>5.2.4. Unblock phone number</w:t>
            </w:r>
            <w:r w:rsidR="008F6F5A">
              <w:rPr>
                <w:noProof/>
                <w:webHidden/>
              </w:rPr>
              <w:tab/>
            </w:r>
            <w:r w:rsidR="008F6F5A">
              <w:rPr>
                <w:noProof/>
                <w:webHidden/>
              </w:rPr>
              <w:fldChar w:fldCharType="begin"/>
            </w:r>
            <w:r w:rsidR="008F6F5A">
              <w:rPr>
                <w:noProof/>
                <w:webHidden/>
              </w:rPr>
              <w:instrText xml:space="preserve"> PAGEREF _Toc520105575 \h </w:instrText>
            </w:r>
            <w:r w:rsidR="008F6F5A">
              <w:rPr>
                <w:noProof/>
                <w:webHidden/>
              </w:rPr>
            </w:r>
            <w:r w:rsidR="008F6F5A">
              <w:rPr>
                <w:noProof/>
                <w:webHidden/>
              </w:rPr>
              <w:fldChar w:fldCharType="separate"/>
            </w:r>
            <w:r w:rsidR="008F6F5A">
              <w:rPr>
                <w:noProof/>
                <w:webHidden/>
              </w:rPr>
              <w:t>111</w:t>
            </w:r>
            <w:r w:rsidR="008F6F5A">
              <w:rPr>
                <w:noProof/>
                <w:webHidden/>
              </w:rPr>
              <w:fldChar w:fldCharType="end"/>
            </w:r>
          </w:hyperlink>
        </w:p>
        <w:p w14:paraId="37A1B669" w14:textId="01E1E6F2" w:rsidR="008F6F5A" w:rsidRDefault="00FB1AA6">
          <w:pPr>
            <w:pStyle w:val="TOC3"/>
            <w:tabs>
              <w:tab w:val="right" w:leader="dot" w:pos="8780"/>
            </w:tabs>
            <w:rPr>
              <w:rFonts w:eastAsiaTheme="minorEastAsia" w:cstheme="minorBidi"/>
              <w:noProof/>
              <w:sz w:val="24"/>
              <w:szCs w:val="24"/>
            </w:rPr>
          </w:pPr>
          <w:hyperlink w:anchor="_Toc520105576" w:history="1">
            <w:r w:rsidR="008F6F5A" w:rsidRPr="00B139D8">
              <w:rPr>
                <w:rStyle w:val="Hyperlink"/>
                <w:rFonts w:ascii="Times" w:eastAsia="Times" w:hAnsi="Times" w:cs="Times"/>
                <w:noProof/>
              </w:rPr>
              <w:t>5.3. System Test Case</w:t>
            </w:r>
            <w:r w:rsidR="008F6F5A">
              <w:rPr>
                <w:noProof/>
                <w:webHidden/>
              </w:rPr>
              <w:tab/>
            </w:r>
            <w:r w:rsidR="008F6F5A">
              <w:rPr>
                <w:noProof/>
                <w:webHidden/>
              </w:rPr>
              <w:fldChar w:fldCharType="begin"/>
            </w:r>
            <w:r w:rsidR="008F6F5A">
              <w:rPr>
                <w:noProof/>
                <w:webHidden/>
              </w:rPr>
              <w:instrText xml:space="preserve"> PAGEREF _Toc520105576 \h </w:instrText>
            </w:r>
            <w:r w:rsidR="008F6F5A">
              <w:rPr>
                <w:noProof/>
                <w:webHidden/>
              </w:rPr>
            </w:r>
            <w:r w:rsidR="008F6F5A">
              <w:rPr>
                <w:noProof/>
                <w:webHidden/>
              </w:rPr>
              <w:fldChar w:fldCharType="separate"/>
            </w:r>
            <w:r w:rsidR="008F6F5A">
              <w:rPr>
                <w:noProof/>
                <w:webHidden/>
              </w:rPr>
              <w:t>111</w:t>
            </w:r>
            <w:r w:rsidR="008F6F5A">
              <w:rPr>
                <w:noProof/>
                <w:webHidden/>
              </w:rPr>
              <w:fldChar w:fldCharType="end"/>
            </w:r>
          </w:hyperlink>
        </w:p>
        <w:p w14:paraId="51DFB8A1" w14:textId="5111CE40" w:rsidR="008F6F5A" w:rsidRDefault="00FB1AA6">
          <w:pPr>
            <w:pStyle w:val="TOC4"/>
            <w:tabs>
              <w:tab w:val="right" w:leader="dot" w:pos="8780"/>
            </w:tabs>
            <w:rPr>
              <w:rFonts w:eastAsiaTheme="minorEastAsia" w:cstheme="minorBidi"/>
              <w:noProof/>
              <w:sz w:val="24"/>
              <w:szCs w:val="24"/>
            </w:rPr>
          </w:pPr>
          <w:hyperlink w:anchor="_Toc520105577" w:history="1">
            <w:r w:rsidR="008F6F5A" w:rsidRPr="00B139D8">
              <w:rPr>
                <w:rStyle w:val="Hyperlink"/>
                <w:rFonts w:ascii="Times" w:eastAsia="Times" w:hAnsi="Times" w:cs="Times"/>
                <w:noProof/>
              </w:rPr>
              <w:t>5.3.1. Book appointment via calling.</w:t>
            </w:r>
            <w:r w:rsidR="008F6F5A">
              <w:rPr>
                <w:noProof/>
                <w:webHidden/>
              </w:rPr>
              <w:tab/>
            </w:r>
            <w:r w:rsidR="008F6F5A">
              <w:rPr>
                <w:noProof/>
                <w:webHidden/>
              </w:rPr>
              <w:fldChar w:fldCharType="begin"/>
            </w:r>
            <w:r w:rsidR="008F6F5A">
              <w:rPr>
                <w:noProof/>
                <w:webHidden/>
              </w:rPr>
              <w:instrText xml:space="preserve"> PAGEREF _Toc520105577 \h </w:instrText>
            </w:r>
            <w:r w:rsidR="008F6F5A">
              <w:rPr>
                <w:noProof/>
                <w:webHidden/>
              </w:rPr>
            </w:r>
            <w:r w:rsidR="008F6F5A">
              <w:rPr>
                <w:noProof/>
                <w:webHidden/>
              </w:rPr>
              <w:fldChar w:fldCharType="separate"/>
            </w:r>
            <w:r w:rsidR="008F6F5A">
              <w:rPr>
                <w:noProof/>
                <w:webHidden/>
              </w:rPr>
              <w:t>111</w:t>
            </w:r>
            <w:r w:rsidR="008F6F5A">
              <w:rPr>
                <w:noProof/>
                <w:webHidden/>
              </w:rPr>
              <w:fldChar w:fldCharType="end"/>
            </w:r>
          </w:hyperlink>
        </w:p>
        <w:p w14:paraId="0EBAD434" w14:textId="5F5ECA54" w:rsidR="008F6F5A" w:rsidRDefault="00FB1AA6">
          <w:pPr>
            <w:pStyle w:val="TOC4"/>
            <w:tabs>
              <w:tab w:val="right" w:leader="dot" w:pos="8780"/>
            </w:tabs>
            <w:rPr>
              <w:rFonts w:eastAsiaTheme="minorEastAsia" w:cstheme="minorBidi"/>
              <w:noProof/>
              <w:sz w:val="24"/>
              <w:szCs w:val="24"/>
            </w:rPr>
          </w:pPr>
          <w:hyperlink w:anchor="_Toc520105578" w:history="1">
            <w:r w:rsidR="008F6F5A" w:rsidRPr="00B139D8">
              <w:rPr>
                <w:rStyle w:val="Hyperlink"/>
                <w:rFonts w:ascii="Times" w:eastAsia="Times" w:hAnsi="Times" w:cs="Times"/>
                <w:noProof/>
              </w:rPr>
              <w:t>5.3.2. Book appointment via SMS.</w:t>
            </w:r>
            <w:r w:rsidR="008F6F5A">
              <w:rPr>
                <w:noProof/>
                <w:webHidden/>
              </w:rPr>
              <w:tab/>
            </w:r>
            <w:r w:rsidR="008F6F5A">
              <w:rPr>
                <w:noProof/>
                <w:webHidden/>
              </w:rPr>
              <w:fldChar w:fldCharType="begin"/>
            </w:r>
            <w:r w:rsidR="008F6F5A">
              <w:rPr>
                <w:noProof/>
                <w:webHidden/>
              </w:rPr>
              <w:instrText xml:space="preserve"> PAGEREF _Toc520105578 \h </w:instrText>
            </w:r>
            <w:r w:rsidR="008F6F5A">
              <w:rPr>
                <w:noProof/>
                <w:webHidden/>
              </w:rPr>
            </w:r>
            <w:r w:rsidR="008F6F5A">
              <w:rPr>
                <w:noProof/>
                <w:webHidden/>
              </w:rPr>
              <w:fldChar w:fldCharType="separate"/>
            </w:r>
            <w:r w:rsidR="008F6F5A">
              <w:rPr>
                <w:noProof/>
                <w:webHidden/>
              </w:rPr>
              <w:t>112</w:t>
            </w:r>
            <w:r w:rsidR="008F6F5A">
              <w:rPr>
                <w:noProof/>
                <w:webHidden/>
              </w:rPr>
              <w:fldChar w:fldCharType="end"/>
            </w:r>
          </w:hyperlink>
        </w:p>
        <w:p w14:paraId="306B8EF5" w14:textId="5AE8DE51" w:rsidR="008F6F5A" w:rsidRDefault="00FB1AA6">
          <w:pPr>
            <w:pStyle w:val="TOC2"/>
            <w:tabs>
              <w:tab w:val="right" w:leader="dot" w:pos="8780"/>
            </w:tabs>
            <w:rPr>
              <w:rFonts w:eastAsiaTheme="minorEastAsia" w:cstheme="minorBidi"/>
              <w:b w:val="0"/>
              <w:bCs w:val="0"/>
              <w:noProof/>
              <w:sz w:val="24"/>
              <w:szCs w:val="24"/>
            </w:rPr>
          </w:pPr>
          <w:hyperlink w:anchor="_Toc520105579" w:history="1">
            <w:r w:rsidR="008F6F5A" w:rsidRPr="00B139D8">
              <w:rPr>
                <w:rStyle w:val="Hyperlink"/>
                <w:rFonts w:ascii="Times" w:eastAsia="Times" w:hAnsi="Times" w:cs="Times"/>
                <w:noProof/>
              </w:rPr>
              <w:t>6. System implement</w:t>
            </w:r>
            <w:r w:rsidR="008F6F5A">
              <w:rPr>
                <w:noProof/>
                <w:webHidden/>
              </w:rPr>
              <w:tab/>
            </w:r>
            <w:r w:rsidR="008F6F5A">
              <w:rPr>
                <w:noProof/>
                <w:webHidden/>
              </w:rPr>
              <w:fldChar w:fldCharType="begin"/>
            </w:r>
            <w:r w:rsidR="008F6F5A">
              <w:rPr>
                <w:noProof/>
                <w:webHidden/>
              </w:rPr>
              <w:instrText xml:space="preserve"> PAGEREF _Toc520105579 \h </w:instrText>
            </w:r>
            <w:r w:rsidR="008F6F5A">
              <w:rPr>
                <w:noProof/>
                <w:webHidden/>
              </w:rPr>
            </w:r>
            <w:r w:rsidR="008F6F5A">
              <w:rPr>
                <w:noProof/>
                <w:webHidden/>
              </w:rPr>
              <w:fldChar w:fldCharType="separate"/>
            </w:r>
            <w:r w:rsidR="008F6F5A">
              <w:rPr>
                <w:noProof/>
                <w:webHidden/>
              </w:rPr>
              <w:t>113</w:t>
            </w:r>
            <w:r w:rsidR="008F6F5A">
              <w:rPr>
                <w:noProof/>
                <w:webHidden/>
              </w:rPr>
              <w:fldChar w:fldCharType="end"/>
            </w:r>
          </w:hyperlink>
        </w:p>
        <w:p w14:paraId="29580C18" w14:textId="0CDEFD32" w:rsidR="008F6F5A" w:rsidRDefault="00FB1AA6">
          <w:pPr>
            <w:pStyle w:val="TOC4"/>
            <w:tabs>
              <w:tab w:val="right" w:leader="dot" w:pos="8780"/>
            </w:tabs>
            <w:rPr>
              <w:rFonts w:eastAsiaTheme="minorEastAsia" w:cstheme="minorBidi"/>
              <w:noProof/>
              <w:sz w:val="24"/>
              <w:szCs w:val="24"/>
            </w:rPr>
          </w:pPr>
          <w:hyperlink w:anchor="_Toc520105580" w:history="1">
            <w:r w:rsidR="008F6F5A" w:rsidRPr="00B139D8">
              <w:rPr>
                <w:rStyle w:val="Hyperlink"/>
                <w:rFonts w:ascii="Times" w:eastAsia="Times" w:hAnsi="Times" w:cs="Times"/>
                <w:noProof/>
              </w:rPr>
              <w:t>6.1 Web Server Application</w:t>
            </w:r>
            <w:r w:rsidR="008F6F5A">
              <w:rPr>
                <w:noProof/>
                <w:webHidden/>
              </w:rPr>
              <w:tab/>
            </w:r>
            <w:r w:rsidR="008F6F5A">
              <w:rPr>
                <w:noProof/>
                <w:webHidden/>
              </w:rPr>
              <w:fldChar w:fldCharType="begin"/>
            </w:r>
            <w:r w:rsidR="008F6F5A">
              <w:rPr>
                <w:noProof/>
                <w:webHidden/>
              </w:rPr>
              <w:instrText xml:space="preserve"> PAGEREF _Toc520105580 \h </w:instrText>
            </w:r>
            <w:r w:rsidR="008F6F5A">
              <w:rPr>
                <w:noProof/>
                <w:webHidden/>
              </w:rPr>
            </w:r>
            <w:r w:rsidR="008F6F5A">
              <w:rPr>
                <w:noProof/>
                <w:webHidden/>
              </w:rPr>
              <w:fldChar w:fldCharType="separate"/>
            </w:r>
            <w:r w:rsidR="008F6F5A">
              <w:rPr>
                <w:noProof/>
                <w:webHidden/>
              </w:rPr>
              <w:t>113</w:t>
            </w:r>
            <w:r w:rsidR="008F6F5A">
              <w:rPr>
                <w:noProof/>
                <w:webHidden/>
              </w:rPr>
              <w:fldChar w:fldCharType="end"/>
            </w:r>
          </w:hyperlink>
        </w:p>
        <w:p w14:paraId="31D4CC50" w14:textId="10DECA22" w:rsidR="008F6F5A" w:rsidRDefault="00FB1AA6">
          <w:pPr>
            <w:pStyle w:val="TOC4"/>
            <w:tabs>
              <w:tab w:val="right" w:leader="dot" w:pos="8780"/>
            </w:tabs>
            <w:rPr>
              <w:rFonts w:eastAsiaTheme="minorEastAsia" w:cstheme="minorBidi"/>
              <w:noProof/>
              <w:sz w:val="24"/>
              <w:szCs w:val="24"/>
            </w:rPr>
          </w:pPr>
          <w:hyperlink w:anchor="_Toc520105581" w:history="1">
            <w:r w:rsidR="008F6F5A" w:rsidRPr="00B139D8">
              <w:rPr>
                <w:rStyle w:val="Hyperlink"/>
                <w:rFonts w:ascii="Times" w:eastAsia="Times" w:hAnsi="Times" w:cs="Times"/>
                <w:noProof/>
              </w:rPr>
              <w:t>6.2 Web Client Application</w:t>
            </w:r>
            <w:r w:rsidR="008F6F5A">
              <w:rPr>
                <w:noProof/>
                <w:webHidden/>
              </w:rPr>
              <w:tab/>
            </w:r>
            <w:r w:rsidR="008F6F5A">
              <w:rPr>
                <w:noProof/>
                <w:webHidden/>
              </w:rPr>
              <w:fldChar w:fldCharType="begin"/>
            </w:r>
            <w:r w:rsidR="008F6F5A">
              <w:rPr>
                <w:noProof/>
                <w:webHidden/>
              </w:rPr>
              <w:instrText xml:space="preserve"> PAGEREF _Toc520105581 \h </w:instrText>
            </w:r>
            <w:r w:rsidR="008F6F5A">
              <w:rPr>
                <w:noProof/>
                <w:webHidden/>
              </w:rPr>
            </w:r>
            <w:r w:rsidR="008F6F5A">
              <w:rPr>
                <w:noProof/>
                <w:webHidden/>
              </w:rPr>
              <w:fldChar w:fldCharType="separate"/>
            </w:r>
            <w:r w:rsidR="008F6F5A">
              <w:rPr>
                <w:noProof/>
                <w:webHidden/>
              </w:rPr>
              <w:t>113</w:t>
            </w:r>
            <w:r w:rsidR="008F6F5A">
              <w:rPr>
                <w:noProof/>
                <w:webHidden/>
              </w:rPr>
              <w:fldChar w:fldCharType="end"/>
            </w:r>
          </w:hyperlink>
        </w:p>
        <w:p w14:paraId="4BAED980" w14:textId="5D8B558B" w:rsidR="008F6F5A" w:rsidRDefault="00FB1AA6">
          <w:pPr>
            <w:pStyle w:val="TOC4"/>
            <w:tabs>
              <w:tab w:val="right" w:leader="dot" w:pos="8780"/>
            </w:tabs>
            <w:rPr>
              <w:rFonts w:eastAsiaTheme="minorEastAsia" w:cstheme="minorBidi"/>
              <w:noProof/>
              <w:sz w:val="24"/>
              <w:szCs w:val="24"/>
            </w:rPr>
          </w:pPr>
          <w:hyperlink w:anchor="_Toc520105582" w:history="1">
            <w:r w:rsidR="008F6F5A" w:rsidRPr="00B139D8">
              <w:rPr>
                <w:rStyle w:val="Hyperlink"/>
                <w:rFonts w:ascii="Times" w:eastAsia="Times" w:hAnsi="Times" w:cs="Times"/>
                <w:noProof/>
              </w:rPr>
              <w:t>6.3 Mobile Application</w:t>
            </w:r>
            <w:r w:rsidR="008F6F5A">
              <w:rPr>
                <w:noProof/>
                <w:webHidden/>
              </w:rPr>
              <w:tab/>
            </w:r>
            <w:r w:rsidR="008F6F5A">
              <w:rPr>
                <w:noProof/>
                <w:webHidden/>
              </w:rPr>
              <w:fldChar w:fldCharType="begin"/>
            </w:r>
            <w:r w:rsidR="008F6F5A">
              <w:rPr>
                <w:noProof/>
                <w:webHidden/>
              </w:rPr>
              <w:instrText xml:space="preserve"> PAGEREF _Toc520105582 \h </w:instrText>
            </w:r>
            <w:r w:rsidR="008F6F5A">
              <w:rPr>
                <w:noProof/>
                <w:webHidden/>
              </w:rPr>
            </w:r>
            <w:r w:rsidR="008F6F5A">
              <w:rPr>
                <w:noProof/>
                <w:webHidden/>
              </w:rPr>
              <w:fldChar w:fldCharType="separate"/>
            </w:r>
            <w:r w:rsidR="008F6F5A">
              <w:rPr>
                <w:noProof/>
                <w:webHidden/>
              </w:rPr>
              <w:t>114</w:t>
            </w:r>
            <w:r w:rsidR="008F6F5A">
              <w:rPr>
                <w:noProof/>
                <w:webHidden/>
              </w:rPr>
              <w:fldChar w:fldCharType="end"/>
            </w:r>
          </w:hyperlink>
        </w:p>
        <w:p w14:paraId="0DDAE56F" w14:textId="33295857" w:rsidR="008F6F5A" w:rsidRDefault="00FB1AA6">
          <w:pPr>
            <w:pStyle w:val="TOC1"/>
            <w:tabs>
              <w:tab w:val="left" w:pos="480"/>
              <w:tab w:val="right" w:leader="dot" w:pos="8780"/>
            </w:tabs>
            <w:rPr>
              <w:rFonts w:eastAsiaTheme="minorEastAsia" w:cstheme="minorBidi"/>
              <w:b w:val="0"/>
              <w:bCs w:val="0"/>
              <w:i w:val="0"/>
              <w:iCs w:val="0"/>
              <w:noProof/>
            </w:rPr>
          </w:pPr>
          <w:hyperlink w:anchor="_Toc520105583" w:history="1">
            <w:r w:rsidR="008F6F5A" w:rsidRPr="00B139D8">
              <w:rPr>
                <w:rStyle w:val="Hyperlink"/>
                <w:rFonts w:ascii="Times" w:eastAsia="Calibri" w:hAnsi="Times" w:cs="Times"/>
                <w:noProof/>
              </w:rPr>
              <w:t>F.</w:t>
            </w:r>
            <w:r w:rsidR="008F6F5A">
              <w:rPr>
                <w:rFonts w:eastAsiaTheme="minorEastAsia" w:cstheme="minorBidi"/>
                <w:b w:val="0"/>
                <w:bCs w:val="0"/>
                <w:i w:val="0"/>
                <w:iCs w:val="0"/>
                <w:noProof/>
              </w:rPr>
              <w:tab/>
            </w:r>
            <w:r w:rsidR="008F6F5A" w:rsidRPr="00B139D8">
              <w:rPr>
                <w:rStyle w:val="Hyperlink"/>
                <w:rFonts w:ascii="Times" w:eastAsia="Calibri" w:hAnsi="Times" w:cs="Times"/>
                <w:noProof/>
              </w:rPr>
              <w:t>Software User’s Manual</w:t>
            </w:r>
            <w:r w:rsidR="008F6F5A">
              <w:rPr>
                <w:noProof/>
                <w:webHidden/>
              </w:rPr>
              <w:tab/>
            </w:r>
            <w:r w:rsidR="008F6F5A">
              <w:rPr>
                <w:noProof/>
                <w:webHidden/>
              </w:rPr>
              <w:fldChar w:fldCharType="begin"/>
            </w:r>
            <w:r w:rsidR="008F6F5A">
              <w:rPr>
                <w:noProof/>
                <w:webHidden/>
              </w:rPr>
              <w:instrText xml:space="preserve"> PAGEREF _Toc520105583 \h </w:instrText>
            </w:r>
            <w:r w:rsidR="008F6F5A">
              <w:rPr>
                <w:noProof/>
                <w:webHidden/>
              </w:rPr>
            </w:r>
            <w:r w:rsidR="008F6F5A">
              <w:rPr>
                <w:noProof/>
                <w:webHidden/>
              </w:rPr>
              <w:fldChar w:fldCharType="separate"/>
            </w:r>
            <w:r w:rsidR="008F6F5A">
              <w:rPr>
                <w:noProof/>
                <w:webHidden/>
              </w:rPr>
              <w:t>114</w:t>
            </w:r>
            <w:r w:rsidR="008F6F5A">
              <w:rPr>
                <w:noProof/>
                <w:webHidden/>
              </w:rPr>
              <w:fldChar w:fldCharType="end"/>
            </w:r>
          </w:hyperlink>
        </w:p>
        <w:p w14:paraId="21A09650" w14:textId="48F65446" w:rsidR="008F6F5A" w:rsidRDefault="00FB1AA6">
          <w:pPr>
            <w:pStyle w:val="TOC1"/>
            <w:tabs>
              <w:tab w:val="left" w:pos="480"/>
              <w:tab w:val="right" w:leader="dot" w:pos="8780"/>
            </w:tabs>
            <w:rPr>
              <w:rFonts w:eastAsiaTheme="minorEastAsia" w:cstheme="minorBidi"/>
              <w:b w:val="0"/>
              <w:bCs w:val="0"/>
              <w:i w:val="0"/>
              <w:iCs w:val="0"/>
              <w:noProof/>
            </w:rPr>
          </w:pPr>
          <w:hyperlink w:anchor="_Toc520105584" w:history="1">
            <w:r w:rsidR="008F6F5A" w:rsidRPr="00B139D8">
              <w:rPr>
                <w:rStyle w:val="Hyperlink"/>
                <w:rFonts w:ascii="Times" w:eastAsia="Calibri" w:hAnsi="Times" w:cs="Times"/>
                <w:noProof/>
              </w:rPr>
              <w:t>G.</w:t>
            </w:r>
            <w:r w:rsidR="008F6F5A">
              <w:rPr>
                <w:rFonts w:eastAsiaTheme="minorEastAsia" w:cstheme="minorBidi"/>
                <w:b w:val="0"/>
                <w:bCs w:val="0"/>
                <w:i w:val="0"/>
                <w:iCs w:val="0"/>
                <w:noProof/>
              </w:rPr>
              <w:tab/>
            </w:r>
            <w:r w:rsidR="008F6F5A" w:rsidRPr="00B139D8">
              <w:rPr>
                <w:rStyle w:val="Hyperlink"/>
                <w:rFonts w:ascii="Times" w:eastAsia="Calibri" w:hAnsi="Times" w:cs="Times"/>
                <w:noProof/>
              </w:rPr>
              <w:t>Appendix</w:t>
            </w:r>
            <w:r w:rsidR="008F6F5A">
              <w:rPr>
                <w:noProof/>
                <w:webHidden/>
              </w:rPr>
              <w:tab/>
            </w:r>
            <w:r w:rsidR="008F6F5A">
              <w:rPr>
                <w:noProof/>
                <w:webHidden/>
              </w:rPr>
              <w:fldChar w:fldCharType="begin"/>
            </w:r>
            <w:r w:rsidR="008F6F5A">
              <w:rPr>
                <w:noProof/>
                <w:webHidden/>
              </w:rPr>
              <w:instrText xml:space="preserve"> PAGEREF _Toc520105584 \h </w:instrText>
            </w:r>
            <w:r w:rsidR="008F6F5A">
              <w:rPr>
                <w:noProof/>
                <w:webHidden/>
              </w:rPr>
            </w:r>
            <w:r w:rsidR="008F6F5A">
              <w:rPr>
                <w:noProof/>
                <w:webHidden/>
              </w:rPr>
              <w:fldChar w:fldCharType="separate"/>
            </w:r>
            <w:r w:rsidR="008F6F5A">
              <w:rPr>
                <w:noProof/>
                <w:webHidden/>
              </w:rPr>
              <w:t>114</w:t>
            </w:r>
            <w:r w:rsidR="008F6F5A">
              <w:rPr>
                <w:noProof/>
                <w:webHidden/>
              </w:rPr>
              <w:fldChar w:fldCharType="end"/>
            </w:r>
          </w:hyperlink>
        </w:p>
        <w:p w14:paraId="322B5E9F" w14:textId="2CA2DA2E" w:rsidR="0073535E" w:rsidRPr="002E3278" w:rsidRDefault="0073535E">
          <w:pPr>
            <w:rPr>
              <w:rFonts w:ascii="Times" w:hAnsi="Times" w:cs="Times"/>
            </w:rPr>
          </w:pPr>
          <w:r w:rsidRPr="002E3278">
            <w:rPr>
              <w:rFonts w:ascii="Times" w:hAnsi="Times" w:cs="Times"/>
              <w:sz w:val="22"/>
              <w:szCs w:val="22"/>
            </w:rPr>
            <w:fldChar w:fldCharType="end"/>
          </w:r>
        </w:p>
      </w:sdtContent>
    </w:sdt>
    <w:p w14:paraId="3DEEC669" w14:textId="77777777" w:rsidR="00145CFB" w:rsidRPr="002E3278" w:rsidRDefault="00145CFB" w:rsidP="00145CFB">
      <w:pPr>
        <w:pStyle w:val="Heading1"/>
        <w:rPr>
          <w:rFonts w:ascii="Times" w:hAnsi="Times" w:cs="Times"/>
        </w:rPr>
      </w:pPr>
      <w:r w:rsidRPr="002E3278">
        <w:rPr>
          <w:rFonts w:ascii="Times" w:hAnsi="Times" w:cs="Times"/>
        </w:rPr>
        <w:br w:type="page"/>
      </w:r>
    </w:p>
    <w:p w14:paraId="1336586A" w14:textId="028F6F82" w:rsidR="00145CFB" w:rsidRPr="002E3278" w:rsidRDefault="75A703E1" w:rsidP="75A703E1">
      <w:pPr>
        <w:pStyle w:val="Heading1"/>
        <w:rPr>
          <w:rFonts w:ascii="Times,Calibri" w:eastAsia="Times,Calibri" w:hAnsi="Times,Calibri" w:cs="Times,Calibri"/>
          <w:b w:val="0"/>
          <w:sz w:val="22"/>
          <w:szCs w:val="22"/>
        </w:rPr>
      </w:pPr>
      <w:bookmarkStart w:id="11" w:name="_Toc520105247"/>
      <w:bookmarkStart w:id="12" w:name="_Toc520105417"/>
      <w:bookmarkStart w:id="13" w:name="_Toc516815940"/>
      <w:bookmarkStart w:id="14" w:name="_Toc516816083"/>
      <w:bookmarkStart w:id="15" w:name="_Toc515581328"/>
      <w:r w:rsidRPr="75A703E1">
        <w:rPr>
          <w:rFonts w:ascii="Times" w:eastAsia="Times" w:hAnsi="Times" w:cs="Times"/>
        </w:rPr>
        <w:lastRenderedPageBreak/>
        <w:t>List of Tables</w:t>
      </w:r>
      <w:bookmarkEnd w:id="11"/>
      <w:bookmarkEnd w:id="12"/>
      <w:r w:rsidRPr="75A703E1">
        <w:rPr>
          <w:rFonts w:ascii="Times" w:eastAsia="Times" w:hAnsi="Times" w:cs="Times"/>
        </w:rPr>
        <w:t xml:space="preserve"> </w:t>
      </w:r>
      <w:bookmarkEnd w:id="13"/>
      <w:bookmarkEnd w:id="14"/>
      <w:bookmarkEnd w:id="15"/>
    </w:p>
    <w:p w14:paraId="4EA47ABB" w14:textId="6D7518B4" w:rsidR="00F1153B" w:rsidRDefault="00F1153B">
      <w:pPr>
        <w:pStyle w:val="TableofFigures"/>
        <w:tabs>
          <w:tab w:val="right" w:leader="dot" w:pos="8780"/>
        </w:tabs>
        <w:rPr>
          <w:rFonts w:asciiTheme="minorHAnsi" w:eastAsiaTheme="minorEastAsia" w:hAnsiTheme="minorHAnsi" w:cstheme="minorBidi"/>
          <w:noProof/>
          <w:sz w:val="22"/>
          <w:szCs w:val="22"/>
          <w:lang w:eastAsia="ja-JP"/>
        </w:rPr>
      </w:pPr>
      <w:r>
        <w:rPr>
          <w:rFonts w:eastAsia="Cambria" w:cs="Times"/>
        </w:rPr>
        <w:fldChar w:fldCharType="begin"/>
      </w:r>
      <w:r>
        <w:rPr>
          <w:rFonts w:eastAsia="Cambria" w:cs="Times"/>
        </w:rPr>
        <w:instrText xml:space="preserve"> TOC \h \z \c "Table" </w:instrText>
      </w:r>
      <w:r>
        <w:rPr>
          <w:rFonts w:eastAsia="Cambria" w:cs="Times"/>
        </w:rPr>
        <w:fldChar w:fldCharType="separate"/>
      </w:r>
      <w:hyperlink w:anchor="_Toc520036155" w:history="1">
        <w:r w:rsidRPr="00AB73CC">
          <w:rPr>
            <w:rStyle w:val="Hyperlink"/>
            <w:rFonts w:eastAsia="Times"/>
            <w:noProof/>
          </w:rPr>
          <w:t xml:space="preserve">Table </w:t>
        </w:r>
        <w:r w:rsidRPr="00AB73CC">
          <w:rPr>
            <w:rStyle w:val="Hyperlink"/>
            <w:rFonts w:eastAsia="Cambria"/>
            <w:noProof/>
          </w:rPr>
          <w:t>1</w:t>
        </w:r>
        <w:r w:rsidRPr="00AB73CC">
          <w:rPr>
            <w:rStyle w:val="Hyperlink"/>
            <w:rFonts w:eastAsia="Times"/>
            <w:noProof/>
          </w:rPr>
          <w:t xml:space="preserve"> Roles and Responsibilities</w:t>
        </w:r>
        <w:r>
          <w:rPr>
            <w:noProof/>
            <w:webHidden/>
          </w:rPr>
          <w:tab/>
        </w:r>
        <w:r>
          <w:rPr>
            <w:noProof/>
            <w:webHidden/>
          </w:rPr>
          <w:fldChar w:fldCharType="begin"/>
        </w:r>
        <w:r>
          <w:rPr>
            <w:noProof/>
            <w:webHidden/>
          </w:rPr>
          <w:instrText xml:space="preserve"> PAGEREF _Toc520036155 \h </w:instrText>
        </w:r>
        <w:r>
          <w:rPr>
            <w:noProof/>
            <w:webHidden/>
          </w:rPr>
        </w:r>
        <w:r>
          <w:rPr>
            <w:noProof/>
            <w:webHidden/>
          </w:rPr>
          <w:fldChar w:fldCharType="separate"/>
        </w:r>
        <w:r>
          <w:rPr>
            <w:noProof/>
            <w:webHidden/>
          </w:rPr>
          <w:t>9</w:t>
        </w:r>
        <w:r>
          <w:rPr>
            <w:noProof/>
            <w:webHidden/>
          </w:rPr>
          <w:fldChar w:fldCharType="end"/>
        </w:r>
      </w:hyperlink>
    </w:p>
    <w:p w14:paraId="17053F6A" w14:textId="169B91D6"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56" w:history="1">
        <w:r w:rsidR="00F1153B" w:rsidRPr="00AB73CC">
          <w:rPr>
            <w:rStyle w:val="Hyperlink"/>
            <w:rFonts w:eastAsia="Times"/>
            <w:noProof/>
          </w:rPr>
          <w:t>Table 2: Hardware Requirement for Server</w:t>
        </w:r>
        <w:r w:rsidR="00F1153B">
          <w:rPr>
            <w:noProof/>
            <w:webHidden/>
          </w:rPr>
          <w:tab/>
        </w:r>
        <w:r w:rsidR="00F1153B">
          <w:rPr>
            <w:noProof/>
            <w:webHidden/>
          </w:rPr>
          <w:fldChar w:fldCharType="begin"/>
        </w:r>
        <w:r w:rsidR="00F1153B">
          <w:rPr>
            <w:noProof/>
            <w:webHidden/>
          </w:rPr>
          <w:instrText xml:space="preserve"> PAGEREF _Toc520036156 \h </w:instrText>
        </w:r>
        <w:r w:rsidR="00F1153B">
          <w:rPr>
            <w:noProof/>
            <w:webHidden/>
          </w:rPr>
        </w:r>
        <w:r w:rsidR="00F1153B">
          <w:rPr>
            <w:noProof/>
            <w:webHidden/>
          </w:rPr>
          <w:fldChar w:fldCharType="separate"/>
        </w:r>
        <w:r w:rsidR="00F1153B">
          <w:rPr>
            <w:noProof/>
            <w:webHidden/>
          </w:rPr>
          <w:t>11</w:t>
        </w:r>
        <w:r w:rsidR="00F1153B">
          <w:rPr>
            <w:noProof/>
            <w:webHidden/>
          </w:rPr>
          <w:fldChar w:fldCharType="end"/>
        </w:r>
      </w:hyperlink>
    </w:p>
    <w:p w14:paraId="3F5E7311" w14:textId="03EB3316"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57" w:history="1">
        <w:r w:rsidR="00F1153B" w:rsidRPr="00AB73CC">
          <w:rPr>
            <w:rStyle w:val="Hyperlink"/>
            <w:rFonts w:eastAsia="Times"/>
            <w:noProof/>
          </w:rPr>
          <w:t xml:space="preserve">Table </w:t>
        </w:r>
        <w:r w:rsidR="00F1153B" w:rsidRPr="00AB73CC">
          <w:rPr>
            <w:rStyle w:val="Hyperlink"/>
            <w:rFonts w:eastAsia="Cambria"/>
            <w:noProof/>
          </w:rPr>
          <w:t>3</w:t>
        </w:r>
        <w:r w:rsidR="00F1153B" w:rsidRPr="00AB73CC">
          <w:rPr>
            <w:rStyle w:val="Hyperlink"/>
            <w:rFonts w:eastAsia="Times"/>
            <w:noProof/>
          </w:rPr>
          <w:t>: Hardware Requirement for Client</w:t>
        </w:r>
        <w:r w:rsidR="00F1153B">
          <w:rPr>
            <w:noProof/>
            <w:webHidden/>
          </w:rPr>
          <w:tab/>
        </w:r>
        <w:r w:rsidR="00F1153B">
          <w:rPr>
            <w:noProof/>
            <w:webHidden/>
          </w:rPr>
          <w:fldChar w:fldCharType="begin"/>
        </w:r>
        <w:r w:rsidR="00F1153B">
          <w:rPr>
            <w:noProof/>
            <w:webHidden/>
          </w:rPr>
          <w:instrText xml:space="preserve"> PAGEREF _Toc520036157 \h </w:instrText>
        </w:r>
        <w:r w:rsidR="00F1153B">
          <w:rPr>
            <w:noProof/>
            <w:webHidden/>
          </w:rPr>
        </w:r>
        <w:r w:rsidR="00F1153B">
          <w:rPr>
            <w:noProof/>
            <w:webHidden/>
          </w:rPr>
          <w:fldChar w:fldCharType="separate"/>
        </w:r>
        <w:r w:rsidR="00F1153B">
          <w:rPr>
            <w:noProof/>
            <w:webHidden/>
          </w:rPr>
          <w:t>11</w:t>
        </w:r>
        <w:r w:rsidR="00F1153B">
          <w:rPr>
            <w:noProof/>
            <w:webHidden/>
          </w:rPr>
          <w:fldChar w:fldCharType="end"/>
        </w:r>
      </w:hyperlink>
    </w:p>
    <w:p w14:paraId="25711770" w14:textId="32487E89"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58" w:history="1">
        <w:r w:rsidR="00F1153B" w:rsidRPr="00AB73CC">
          <w:rPr>
            <w:rStyle w:val="Hyperlink"/>
            <w:rFonts w:eastAsia="Times"/>
            <w:noProof/>
          </w:rPr>
          <w:t xml:space="preserve">Table </w:t>
        </w:r>
        <w:r w:rsidR="00F1153B" w:rsidRPr="00AB73CC">
          <w:rPr>
            <w:rStyle w:val="Hyperlink"/>
            <w:rFonts w:eastAsia="Cambria"/>
            <w:noProof/>
          </w:rPr>
          <w:t>4</w:t>
        </w:r>
        <w:r w:rsidR="00F1153B" w:rsidRPr="00AB73CC">
          <w:rPr>
            <w:rStyle w:val="Hyperlink"/>
            <w:rFonts w:eastAsia="Times"/>
            <w:noProof/>
          </w:rPr>
          <w:t>: Software requirements</w:t>
        </w:r>
        <w:r w:rsidR="00F1153B">
          <w:rPr>
            <w:noProof/>
            <w:webHidden/>
          </w:rPr>
          <w:tab/>
        </w:r>
        <w:r w:rsidR="00F1153B">
          <w:rPr>
            <w:noProof/>
            <w:webHidden/>
          </w:rPr>
          <w:fldChar w:fldCharType="begin"/>
        </w:r>
        <w:r w:rsidR="00F1153B">
          <w:rPr>
            <w:noProof/>
            <w:webHidden/>
          </w:rPr>
          <w:instrText xml:space="preserve"> PAGEREF _Toc520036158 \h </w:instrText>
        </w:r>
        <w:r w:rsidR="00F1153B">
          <w:rPr>
            <w:noProof/>
            <w:webHidden/>
          </w:rPr>
        </w:r>
        <w:r w:rsidR="00F1153B">
          <w:rPr>
            <w:noProof/>
            <w:webHidden/>
          </w:rPr>
          <w:fldChar w:fldCharType="separate"/>
        </w:r>
        <w:r w:rsidR="00F1153B">
          <w:rPr>
            <w:noProof/>
            <w:webHidden/>
          </w:rPr>
          <w:t>11</w:t>
        </w:r>
        <w:r w:rsidR="00F1153B">
          <w:rPr>
            <w:noProof/>
            <w:webHidden/>
          </w:rPr>
          <w:fldChar w:fldCharType="end"/>
        </w:r>
      </w:hyperlink>
    </w:p>
    <w:p w14:paraId="7E9CE95E" w14:textId="1C87333A"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59" w:history="1">
        <w:r w:rsidR="00F1153B" w:rsidRPr="00AB73CC">
          <w:rPr>
            <w:rStyle w:val="Hyperlink"/>
            <w:rFonts w:eastAsia="Times"/>
            <w:noProof/>
          </w:rPr>
          <w:t xml:space="preserve">Table </w:t>
        </w:r>
        <w:r w:rsidR="00F1153B" w:rsidRPr="00AB73CC">
          <w:rPr>
            <w:rStyle w:val="Hyperlink"/>
            <w:rFonts w:eastAsia="Cambria"/>
            <w:noProof/>
          </w:rPr>
          <w:t>5</w:t>
        </w:r>
        <w:r w:rsidR="00F1153B" w:rsidRPr="00AB73CC">
          <w:rPr>
            <w:rStyle w:val="Hyperlink"/>
            <w:rFonts w:eastAsia="Times"/>
            <w:noProof/>
          </w:rPr>
          <w:t>: Roles and Responsibilities Details</w:t>
        </w:r>
        <w:r w:rsidR="00F1153B">
          <w:rPr>
            <w:noProof/>
            <w:webHidden/>
          </w:rPr>
          <w:tab/>
        </w:r>
        <w:r w:rsidR="00F1153B">
          <w:rPr>
            <w:noProof/>
            <w:webHidden/>
          </w:rPr>
          <w:fldChar w:fldCharType="begin"/>
        </w:r>
        <w:r w:rsidR="00F1153B">
          <w:rPr>
            <w:noProof/>
            <w:webHidden/>
          </w:rPr>
          <w:instrText xml:space="preserve"> PAGEREF _Toc520036159 \h </w:instrText>
        </w:r>
        <w:r w:rsidR="00F1153B">
          <w:rPr>
            <w:noProof/>
            <w:webHidden/>
          </w:rPr>
        </w:r>
        <w:r w:rsidR="00F1153B">
          <w:rPr>
            <w:noProof/>
            <w:webHidden/>
          </w:rPr>
          <w:fldChar w:fldCharType="separate"/>
        </w:r>
        <w:r w:rsidR="00F1153B">
          <w:rPr>
            <w:noProof/>
            <w:webHidden/>
          </w:rPr>
          <w:t>13</w:t>
        </w:r>
        <w:r w:rsidR="00F1153B">
          <w:rPr>
            <w:noProof/>
            <w:webHidden/>
          </w:rPr>
          <w:fldChar w:fldCharType="end"/>
        </w:r>
      </w:hyperlink>
    </w:p>
    <w:p w14:paraId="64B1B880" w14:textId="21C105AB"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60" w:history="1">
        <w:r w:rsidR="00F1153B" w:rsidRPr="00AB73CC">
          <w:rPr>
            <w:rStyle w:val="Hyperlink"/>
            <w:rFonts w:eastAsia="Times"/>
            <w:noProof/>
          </w:rPr>
          <w:t xml:space="preserve">Table </w:t>
        </w:r>
        <w:r w:rsidR="00F1153B" w:rsidRPr="00AB73CC">
          <w:rPr>
            <w:rStyle w:val="Hyperlink"/>
            <w:rFonts w:eastAsia="Cambria"/>
            <w:noProof/>
          </w:rPr>
          <w:t>6</w:t>
        </w:r>
        <w:r w:rsidR="00F1153B" w:rsidRPr="00AB73CC">
          <w:rPr>
            <w:rStyle w:val="Hyperlink"/>
            <w:rFonts w:eastAsia="Times"/>
            <w:noProof/>
          </w:rPr>
          <w:t>: Hardware Requirement for Server</w:t>
        </w:r>
        <w:r w:rsidR="00F1153B">
          <w:rPr>
            <w:noProof/>
            <w:webHidden/>
          </w:rPr>
          <w:tab/>
        </w:r>
        <w:r w:rsidR="00F1153B">
          <w:rPr>
            <w:noProof/>
            <w:webHidden/>
          </w:rPr>
          <w:fldChar w:fldCharType="begin"/>
        </w:r>
        <w:r w:rsidR="00F1153B">
          <w:rPr>
            <w:noProof/>
            <w:webHidden/>
          </w:rPr>
          <w:instrText xml:space="preserve"> PAGEREF _Toc520036160 \h </w:instrText>
        </w:r>
        <w:r w:rsidR="00F1153B">
          <w:rPr>
            <w:noProof/>
            <w:webHidden/>
          </w:rPr>
        </w:r>
        <w:r w:rsidR="00F1153B">
          <w:rPr>
            <w:noProof/>
            <w:webHidden/>
          </w:rPr>
          <w:fldChar w:fldCharType="separate"/>
        </w:r>
        <w:r w:rsidR="00F1153B">
          <w:rPr>
            <w:noProof/>
            <w:webHidden/>
          </w:rPr>
          <w:t>72</w:t>
        </w:r>
        <w:r w:rsidR="00F1153B">
          <w:rPr>
            <w:noProof/>
            <w:webHidden/>
          </w:rPr>
          <w:fldChar w:fldCharType="end"/>
        </w:r>
      </w:hyperlink>
    </w:p>
    <w:p w14:paraId="1100025C" w14:textId="4A36D487"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61" w:history="1">
        <w:r w:rsidR="00F1153B" w:rsidRPr="00AB73CC">
          <w:rPr>
            <w:rStyle w:val="Hyperlink"/>
            <w:rFonts w:eastAsia="Times"/>
            <w:noProof/>
          </w:rPr>
          <w:t xml:space="preserve">Table </w:t>
        </w:r>
        <w:r w:rsidR="00F1153B" w:rsidRPr="00AB73CC">
          <w:rPr>
            <w:rStyle w:val="Hyperlink"/>
            <w:rFonts w:eastAsia="Cambria"/>
            <w:noProof/>
          </w:rPr>
          <w:t>7</w:t>
        </w:r>
        <w:r w:rsidR="00F1153B" w:rsidRPr="00AB73CC">
          <w:rPr>
            <w:rStyle w:val="Hyperlink"/>
            <w:rFonts w:eastAsia="Times"/>
            <w:noProof/>
          </w:rPr>
          <w:t>: Hardware Requirement for Client</w:t>
        </w:r>
        <w:r w:rsidR="00F1153B">
          <w:rPr>
            <w:noProof/>
            <w:webHidden/>
          </w:rPr>
          <w:tab/>
        </w:r>
        <w:r w:rsidR="00F1153B">
          <w:rPr>
            <w:noProof/>
            <w:webHidden/>
          </w:rPr>
          <w:fldChar w:fldCharType="begin"/>
        </w:r>
        <w:r w:rsidR="00F1153B">
          <w:rPr>
            <w:noProof/>
            <w:webHidden/>
          </w:rPr>
          <w:instrText xml:space="preserve"> PAGEREF _Toc520036161 \h </w:instrText>
        </w:r>
        <w:r w:rsidR="00F1153B">
          <w:rPr>
            <w:noProof/>
            <w:webHidden/>
          </w:rPr>
        </w:r>
        <w:r w:rsidR="00F1153B">
          <w:rPr>
            <w:noProof/>
            <w:webHidden/>
          </w:rPr>
          <w:fldChar w:fldCharType="separate"/>
        </w:r>
        <w:r w:rsidR="00F1153B">
          <w:rPr>
            <w:noProof/>
            <w:webHidden/>
          </w:rPr>
          <w:t>72</w:t>
        </w:r>
        <w:r w:rsidR="00F1153B">
          <w:rPr>
            <w:noProof/>
            <w:webHidden/>
          </w:rPr>
          <w:fldChar w:fldCharType="end"/>
        </w:r>
      </w:hyperlink>
    </w:p>
    <w:p w14:paraId="48674090" w14:textId="5EDEB9D3"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62" w:history="1">
        <w:r w:rsidR="00F1153B" w:rsidRPr="00AB73CC">
          <w:rPr>
            <w:rStyle w:val="Hyperlink"/>
            <w:rFonts w:eastAsia="Times"/>
            <w:noProof/>
          </w:rPr>
          <w:t xml:space="preserve">Table </w:t>
        </w:r>
        <w:r w:rsidR="00F1153B" w:rsidRPr="00AB73CC">
          <w:rPr>
            <w:rStyle w:val="Hyperlink"/>
            <w:rFonts w:eastAsia="Cambria"/>
            <w:noProof/>
          </w:rPr>
          <w:t>8</w:t>
        </w:r>
        <w:r w:rsidR="00F1153B" w:rsidRPr="00AB73CC">
          <w:rPr>
            <w:rStyle w:val="Hyperlink"/>
            <w:rFonts w:eastAsia="Times"/>
            <w:noProof/>
          </w:rPr>
          <w:t>: Software requirements</w:t>
        </w:r>
        <w:r w:rsidR="00F1153B">
          <w:rPr>
            <w:noProof/>
            <w:webHidden/>
          </w:rPr>
          <w:tab/>
        </w:r>
        <w:r w:rsidR="00F1153B">
          <w:rPr>
            <w:noProof/>
            <w:webHidden/>
          </w:rPr>
          <w:fldChar w:fldCharType="begin"/>
        </w:r>
        <w:r w:rsidR="00F1153B">
          <w:rPr>
            <w:noProof/>
            <w:webHidden/>
          </w:rPr>
          <w:instrText xml:space="preserve"> PAGEREF _Toc520036162 \h </w:instrText>
        </w:r>
        <w:r w:rsidR="00F1153B">
          <w:rPr>
            <w:noProof/>
            <w:webHidden/>
          </w:rPr>
        </w:r>
        <w:r w:rsidR="00F1153B">
          <w:rPr>
            <w:noProof/>
            <w:webHidden/>
          </w:rPr>
          <w:fldChar w:fldCharType="separate"/>
        </w:r>
        <w:r w:rsidR="00F1153B">
          <w:rPr>
            <w:noProof/>
            <w:webHidden/>
          </w:rPr>
          <w:t>73</w:t>
        </w:r>
        <w:r w:rsidR="00F1153B">
          <w:rPr>
            <w:noProof/>
            <w:webHidden/>
          </w:rPr>
          <w:fldChar w:fldCharType="end"/>
        </w:r>
      </w:hyperlink>
    </w:p>
    <w:p w14:paraId="3C24B68B" w14:textId="016EB186" w:rsidR="00F1153B" w:rsidRDefault="00FB1AA6">
      <w:pPr>
        <w:pStyle w:val="TableofFigures"/>
        <w:tabs>
          <w:tab w:val="right" w:leader="dot" w:pos="8780"/>
        </w:tabs>
        <w:rPr>
          <w:rFonts w:asciiTheme="minorHAnsi" w:eastAsiaTheme="minorEastAsia" w:hAnsiTheme="minorHAnsi" w:cstheme="minorBidi"/>
          <w:noProof/>
          <w:sz w:val="22"/>
          <w:szCs w:val="22"/>
          <w:lang w:eastAsia="ja-JP"/>
        </w:rPr>
      </w:pPr>
      <w:hyperlink w:anchor="_Toc520036163" w:history="1">
        <w:r w:rsidR="00F1153B" w:rsidRPr="00AB73CC">
          <w:rPr>
            <w:rStyle w:val="Hyperlink"/>
            <w:rFonts w:eastAsia="Times"/>
            <w:noProof/>
          </w:rPr>
          <w:t xml:space="preserve">Table </w:t>
        </w:r>
        <w:r w:rsidR="00F1153B" w:rsidRPr="00AB73CC">
          <w:rPr>
            <w:rStyle w:val="Hyperlink"/>
            <w:rFonts w:eastAsia="Cambria"/>
            <w:noProof/>
          </w:rPr>
          <w:t>9</w:t>
        </w:r>
        <w:r w:rsidR="00F1153B" w:rsidRPr="00AB73CC">
          <w:rPr>
            <w:rStyle w:val="Hyperlink"/>
            <w:rFonts w:eastAsia="Times"/>
            <w:noProof/>
          </w:rPr>
          <w:t>: Roles and Responsibilities Details</w:t>
        </w:r>
        <w:r w:rsidR="00F1153B">
          <w:rPr>
            <w:noProof/>
            <w:webHidden/>
          </w:rPr>
          <w:tab/>
        </w:r>
        <w:r w:rsidR="00F1153B">
          <w:rPr>
            <w:noProof/>
            <w:webHidden/>
          </w:rPr>
          <w:fldChar w:fldCharType="begin"/>
        </w:r>
        <w:r w:rsidR="00F1153B">
          <w:rPr>
            <w:noProof/>
            <w:webHidden/>
          </w:rPr>
          <w:instrText xml:space="preserve"> PAGEREF _Toc520036163 \h </w:instrText>
        </w:r>
        <w:r w:rsidR="00F1153B">
          <w:rPr>
            <w:noProof/>
            <w:webHidden/>
          </w:rPr>
        </w:r>
        <w:r w:rsidR="00F1153B">
          <w:rPr>
            <w:noProof/>
            <w:webHidden/>
          </w:rPr>
          <w:fldChar w:fldCharType="separate"/>
        </w:r>
        <w:r w:rsidR="00F1153B">
          <w:rPr>
            <w:noProof/>
            <w:webHidden/>
          </w:rPr>
          <w:t>74</w:t>
        </w:r>
        <w:r w:rsidR="00F1153B">
          <w:rPr>
            <w:noProof/>
            <w:webHidden/>
          </w:rPr>
          <w:fldChar w:fldCharType="end"/>
        </w:r>
      </w:hyperlink>
    </w:p>
    <w:p w14:paraId="3656B9AB" w14:textId="6A7C7DAB" w:rsidR="00145CFB" w:rsidRPr="002E3278" w:rsidRDefault="00F1153B" w:rsidP="00145CFB">
      <w:pPr>
        <w:spacing w:line="265" w:lineRule="auto"/>
        <w:ind w:left="-5" w:right="2" w:hanging="10"/>
        <w:jc w:val="both"/>
        <w:rPr>
          <w:rFonts w:ascii="Times" w:eastAsia="Cambria" w:hAnsi="Times" w:cs="Times"/>
        </w:rPr>
      </w:pPr>
      <w:r>
        <w:rPr>
          <w:rFonts w:ascii="Times" w:eastAsia="Cambria" w:hAnsi="Times" w:cs="Times"/>
        </w:rPr>
        <w:fldChar w:fldCharType="end"/>
      </w:r>
    </w:p>
    <w:p w14:paraId="60074E61" w14:textId="2DD900E2" w:rsidR="00145CFB" w:rsidRDefault="75A703E1" w:rsidP="75A703E1">
      <w:pPr>
        <w:pStyle w:val="Heading1"/>
        <w:rPr>
          <w:rFonts w:ascii="Times" w:eastAsia="Times" w:hAnsi="Times" w:cs="Times"/>
        </w:rPr>
      </w:pPr>
      <w:bookmarkStart w:id="16" w:name="_Toc520105248"/>
      <w:bookmarkStart w:id="17" w:name="_Toc520105418"/>
      <w:bookmarkStart w:id="18" w:name="_Toc516815941"/>
      <w:bookmarkStart w:id="19" w:name="_Toc516816084"/>
      <w:bookmarkStart w:id="20" w:name="_Toc515581329"/>
      <w:r w:rsidRPr="75A703E1">
        <w:rPr>
          <w:rFonts w:ascii="Times" w:eastAsia="Times" w:hAnsi="Times" w:cs="Times"/>
        </w:rPr>
        <w:t>List of Figures</w:t>
      </w:r>
      <w:bookmarkEnd w:id="16"/>
      <w:bookmarkEnd w:id="17"/>
      <w:r w:rsidRPr="75A703E1">
        <w:rPr>
          <w:rFonts w:ascii="Times" w:eastAsia="Times" w:hAnsi="Times" w:cs="Times"/>
        </w:rPr>
        <w:t xml:space="preserve">  </w:t>
      </w:r>
      <w:bookmarkEnd w:id="18"/>
      <w:bookmarkEnd w:id="19"/>
      <w:bookmarkEnd w:id="20"/>
    </w:p>
    <w:p w14:paraId="73D0C90E" w14:textId="2DD900E2" w:rsidR="003B0408" w:rsidRPr="003B0408" w:rsidRDefault="003B0408" w:rsidP="003B0408">
      <w:pPr>
        <w:rPr>
          <w:rFonts w:ascii="Times" w:eastAsia="Times" w:hAnsi="Times" w:cs="Times"/>
        </w:rPr>
      </w:pPr>
    </w:p>
    <w:p w14:paraId="011BDB41" w14:textId="7E699536" w:rsidR="00145CFB" w:rsidRPr="002E3278" w:rsidRDefault="75A703E1" w:rsidP="75A703E1">
      <w:pPr>
        <w:pStyle w:val="a"/>
        <w:ind w:left="91" w:firstLine="0"/>
        <w:rPr>
          <w:rFonts w:ascii="Times" w:eastAsia="Times" w:hAnsi="Times" w:cs="Times"/>
        </w:rPr>
      </w:pPr>
      <w:bookmarkStart w:id="21" w:name="_Toc520105249"/>
      <w:bookmarkStart w:id="22" w:name="_Toc520105419"/>
      <w:bookmarkStart w:id="23" w:name="_Toc516815942"/>
      <w:bookmarkStart w:id="24" w:name="_Toc516816085"/>
      <w:bookmarkStart w:id="25" w:name="_Toc515581330"/>
      <w:r w:rsidRPr="75A703E1">
        <w:rPr>
          <w:rFonts w:ascii="Times" w:eastAsia="Times" w:hAnsi="Times" w:cs="Times"/>
        </w:rPr>
        <w:t>Definitions, Acronyms, and Abbreviations</w:t>
      </w:r>
      <w:bookmarkEnd w:id="21"/>
      <w:bookmarkEnd w:id="22"/>
      <w:r w:rsidRPr="75A703E1">
        <w:rPr>
          <w:rFonts w:ascii="Times" w:eastAsia="Times" w:hAnsi="Times" w:cs="Times"/>
        </w:rPr>
        <w:t xml:space="preserve"> </w:t>
      </w:r>
      <w:bookmarkEnd w:id="23"/>
      <w:bookmarkEnd w:id="24"/>
      <w:bookmarkEnd w:id="25"/>
    </w:p>
    <w:p w14:paraId="45FB0818" w14:textId="77777777" w:rsidR="00145CFB" w:rsidRPr="002E3278" w:rsidRDefault="00145CFB" w:rsidP="00145CFB">
      <w:pPr>
        <w:ind w:left="10" w:right="695" w:hanging="10"/>
        <w:rPr>
          <w:rFonts w:ascii="Times" w:eastAsia="Cambria" w:hAnsi="Times" w:cs="Times"/>
        </w:rPr>
      </w:pPr>
    </w:p>
    <w:tbl>
      <w:tblPr>
        <w:tblStyle w:val="TableGrid31"/>
        <w:tblW w:w="8008" w:type="dxa"/>
        <w:tblLayout w:type="fixed"/>
        <w:tblLook w:val="04A0" w:firstRow="1" w:lastRow="0" w:firstColumn="1" w:lastColumn="0" w:noHBand="0" w:noVBand="1"/>
      </w:tblPr>
      <w:tblGrid>
        <w:gridCol w:w="2266"/>
        <w:gridCol w:w="5742"/>
      </w:tblGrid>
      <w:tr w:rsidR="00145CFB" w:rsidRPr="002E3278" w14:paraId="5BD8210A" w14:textId="77777777" w:rsidTr="75A703E1">
        <w:trPr>
          <w:trHeight w:val="280"/>
        </w:trPr>
        <w:tc>
          <w:tcPr>
            <w:tcW w:w="2266" w:type="dxa"/>
          </w:tcPr>
          <w:p w14:paraId="16B86293" w14:textId="77777777" w:rsidR="00145CFB" w:rsidRPr="002E3278" w:rsidRDefault="75A703E1" w:rsidP="75A703E1">
            <w:pPr>
              <w:rPr>
                <w:rFonts w:ascii="Times,Cambria" w:eastAsia="Times,Cambria" w:hAnsi="Times,Cambria" w:cs="Times,Cambria"/>
                <w:b/>
                <w:bCs/>
                <w:color w:val="auto"/>
              </w:rPr>
            </w:pPr>
            <w:r w:rsidRPr="75A703E1">
              <w:rPr>
                <w:rFonts w:ascii="Times" w:eastAsia="Times" w:hAnsi="Times" w:cs="Times"/>
                <w:b/>
                <w:bCs/>
                <w:color w:val="auto"/>
                <w:sz w:val="24"/>
                <w:szCs w:val="24"/>
              </w:rPr>
              <w:t xml:space="preserve">Name </w:t>
            </w:r>
          </w:p>
        </w:tc>
        <w:tc>
          <w:tcPr>
            <w:tcW w:w="5742" w:type="dxa"/>
          </w:tcPr>
          <w:p w14:paraId="26B3A6B9" w14:textId="77777777" w:rsidR="00145CFB" w:rsidRPr="002E3278" w:rsidRDefault="75A703E1" w:rsidP="75A703E1">
            <w:pPr>
              <w:ind w:left="2"/>
              <w:rPr>
                <w:rFonts w:ascii="Times,Cambria" w:eastAsia="Times,Cambria" w:hAnsi="Times,Cambria" w:cs="Times,Cambria"/>
                <w:b/>
                <w:bCs/>
                <w:color w:val="auto"/>
              </w:rPr>
            </w:pPr>
            <w:r w:rsidRPr="75A703E1">
              <w:rPr>
                <w:rFonts w:ascii="Times" w:eastAsia="Times" w:hAnsi="Times" w:cs="Times"/>
                <w:b/>
                <w:bCs/>
                <w:color w:val="auto"/>
                <w:sz w:val="24"/>
                <w:szCs w:val="24"/>
              </w:rPr>
              <w:t xml:space="preserve">Definition </w:t>
            </w:r>
          </w:p>
        </w:tc>
      </w:tr>
      <w:tr w:rsidR="00145CFB" w:rsidRPr="002E3278" w14:paraId="5423C6FC" w14:textId="77777777" w:rsidTr="75A703E1">
        <w:trPr>
          <w:trHeight w:val="300"/>
        </w:trPr>
        <w:tc>
          <w:tcPr>
            <w:tcW w:w="2266" w:type="dxa"/>
          </w:tcPr>
          <w:p w14:paraId="76CC42C5"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PO</w:t>
            </w:r>
          </w:p>
        </w:tc>
        <w:tc>
          <w:tcPr>
            <w:tcW w:w="5742" w:type="dxa"/>
          </w:tcPr>
          <w:p w14:paraId="3447CEB4" w14:textId="77777777" w:rsidR="00145CFB" w:rsidRPr="002E3278" w:rsidRDefault="75A703E1" w:rsidP="75A703E1">
            <w:pPr>
              <w:ind w:left="2"/>
              <w:rPr>
                <w:rFonts w:ascii="Times,Cambria" w:eastAsia="Times,Cambria" w:hAnsi="Times,Cambria" w:cs="Times,Cambria"/>
                <w:color w:val="auto"/>
              </w:rPr>
            </w:pPr>
            <w:r w:rsidRPr="75A703E1">
              <w:rPr>
                <w:rFonts w:ascii="Times" w:eastAsia="Times" w:hAnsi="Times" w:cs="Times"/>
                <w:color w:val="auto"/>
                <w:sz w:val="24"/>
                <w:szCs w:val="24"/>
              </w:rPr>
              <w:t>Product owner</w:t>
            </w:r>
          </w:p>
        </w:tc>
      </w:tr>
    </w:tbl>
    <w:p w14:paraId="049F31CB" w14:textId="545E281C" w:rsidR="00145CFB" w:rsidRPr="002E3278" w:rsidRDefault="00145CFB" w:rsidP="00145CFB">
      <w:pPr>
        <w:rPr>
          <w:rFonts w:ascii="Times" w:hAnsi="Times" w:cs="Times"/>
        </w:rPr>
      </w:pPr>
      <w:r w:rsidRPr="002E3278">
        <w:rPr>
          <w:rFonts w:ascii="Times" w:hAnsi="Times" w:cs="Times"/>
        </w:rPr>
        <w:br w:type="page"/>
      </w:r>
    </w:p>
    <w:p w14:paraId="28EF3FC5" w14:textId="43D2E930" w:rsidR="00145CFB" w:rsidRPr="002E3278" w:rsidRDefault="75A703E1" w:rsidP="00CB7118">
      <w:pPr>
        <w:pStyle w:val="a"/>
        <w:numPr>
          <w:ilvl w:val="0"/>
          <w:numId w:val="36"/>
        </w:numPr>
        <w:spacing w:before="240" w:after="0"/>
        <w:ind w:left="567" w:hanging="567"/>
        <w:rPr>
          <w:rFonts w:ascii="Times" w:eastAsia="Times" w:hAnsi="Times" w:cs="Times"/>
        </w:rPr>
      </w:pPr>
      <w:bookmarkStart w:id="26" w:name="_Toc520105250"/>
      <w:bookmarkStart w:id="27" w:name="_Toc520105420"/>
      <w:bookmarkStart w:id="28" w:name="_Toc516815943"/>
      <w:bookmarkStart w:id="29" w:name="_Toc516816086"/>
      <w:bookmarkStart w:id="30" w:name="_Toc515581331"/>
      <w:r w:rsidRPr="75A703E1">
        <w:rPr>
          <w:rFonts w:ascii="Times" w:eastAsia="Times" w:hAnsi="Times" w:cs="Times"/>
        </w:rPr>
        <w:lastRenderedPageBreak/>
        <w:t>Introduction</w:t>
      </w:r>
      <w:bookmarkEnd w:id="26"/>
      <w:bookmarkEnd w:id="27"/>
      <w:r w:rsidRPr="75A703E1">
        <w:rPr>
          <w:rFonts w:ascii="Times" w:eastAsia="Times" w:hAnsi="Times" w:cs="Times"/>
        </w:rPr>
        <w:t xml:space="preserve"> </w:t>
      </w:r>
      <w:bookmarkEnd w:id="28"/>
      <w:bookmarkEnd w:id="29"/>
      <w:bookmarkEnd w:id="30"/>
    </w:p>
    <w:p w14:paraId="0F2B0CE1" w14:textId="49B69B01" w:rsidR="00145CFB" w:rsidRPr="002E3278" w:rsidRDefault="75A703E1" w:rsidP="00CB7118">
      <w:pPr>
        <w:pStyle w:val="Heading2"/>
        <w:numPr>
          <w:ilvl w:val="0"/>
          <w:numId w:val="37"/>
        </w:numPr>
        <w:ind w:left="567" w:hanging="283"/>
        <w:rPr>
          <w:rFonts w:ascii="Times" w:eastAsia="Times" w:hAnsi="Times" w:cs="Times"/>
        </w:rPr>
      </w:pPr>
      <w:bookmarkStart w:id="31" w:name="_Toc520105251"/>
      <w:bookmarkStart w:id="32" w:name="_Toc520105421"/>
      <w:bookmarkStart w:id="33" w:name="_Toc516815944"/>
      <w:bookmarkStart w:id="34" w:name="_Toc516816087"/>
      <w:bookmarkStart w:id="35" w:name="_Toc515581332"/>
      <w:r w:rsidRPr="75A703E1">
        <w:rPr>
          <w:rFonts w:ascii="Times" w:eastAsia="Times" w:hAnsi="Times" w:cs="Times"/>
        </w:rPr>
        <w:t>Project Information</w:t>
      </w:r>
      <w:bookmarkEnd w:id="31"/>
      <w:bookmarkEnd w:id="32"/>
      <w:r w:rsidRPr="75A703E1">
        <w:rPr>
          <w:rFonts w:ascii="Times" w:eastAsia="Times" w:hAnsi="Times" w:cs="Times"/>
        </w:rPr>
        <w:t xml:space="preserve"> </w:t>
      </w:r>
      <w:bookmarkEnd w:id="33"/>
      <w:bookmarkEnd w:id="34"/>
      <w:bookmarkEnd w:id="35"/>
    </w:p>
    <w:p w14:paraId="7DA4A1D0" w14:textId="77777777" w:rsidR="00145CFB" w:rsidRPr="002E3278" w:rsidRDefault="75A703E1" w:rsidP="00CB7118">
      <w:pPr>
        <w:pStyle w:val="ListParagraph"/>
        <w:numPr>
          <w:ilvl w:val="0"/>
          <w:numId w:val="35"/>
        </w:numPr>
        <w:ind w:left="851" w:right="660" w:hanging="284"/>
        <w:jc w:val="both"/>
        <w:rPr>
          <w:rFonts w:ascii="Times" w:eastAsia="Times" w:hAnsi="Times" w:cs="Times"/>
          <w:b/>
          <w:bCs/>
        </w:rPr>
      </w:pPr>
      <w:r w:rsidRPr="75A703E1">
        <w:rPr>
          <w:rFonts w:ascii="Times" w:eastAsia="Times" w:hAnsi="Times" w:cs="Times"/>
        </w:rPr>
        <w:t xml:space="preserve">Project name: </w:t>
      </w:r>
      <w:r w:rsidRPr="75A703E1">
        <w:rPr>
          <w:rFonts w:ascii="Times" w:eastAsia="Times" w:hAnsi="Times" w:cs="Times"/>
          <w:b/>
          <w:bCs/>
        </w:rPr>
        <w:t>Call-Center on Mobile for Clinic</w:t>
      </w:r>
    </w:p>
    <w:p w14:paraId="182D74E1" w14:textId="77777777" w:rsidR="00145CFB" w:rsidRPr="002E3278" w:rsidRDefault="75A703E1" w:rsidP="00CB7118">
      <w:pPr>
        <w:pStyle w:val="ListParagraph"/>
        <w:numPr>
          <w:ilvl w:val="0"/>
          <w:numId w:val="35"/>
        </w:numPr>
        <w:ind w:left="851" w:right="660" w:hanging="284"/>
        <w:jc w:val="both"/>
        <w:rPr>
          <w:rFonts w:ascii="Times" w:eastAsia="Times" w:hAnsi="Times" w:cs="Times"/>
        </w:rPr>
      </w:pPr>
      <w:r w:rsidRPr="75A703E1">
        <w:rPr>
          <w:rFonts w:ascii="Times" w:eastAsia="Times" w:hAnsi="Times" w:cs="Times"/>
        </w:rPr>
        <w:t xml:space="preserve">Project Code: </w:t>
      </w:r>
      <w:proofErr w:type="spellStart"/>
      <w:r w:rsidRPr="75A703E1">
        <w:rPr>
          <w:rFonts w:ascii="Times" w:eastAsia="Times" w:hAnsi="Times" w:cs="Times"/>
          <w:b/>
          <w:bCs/>
        </w:rPr>
        <w:t>CallClinic</w:t>
      </w:r>
      <w:proofErr w:type="spellEnd"/>
    </w:p>
    <w:p w14:paraId="685083B3" w14:textId="77777777" w:rsidR="00145CFB" w:rsidRPr="002E3278" w:rsidRDefault="75A703E1" w:rsidP="00CB7118">
      <w:pPr>
        <w:pStyle w:val="ListParagraph"/>
        <w:numPr>
          <w:ilvl w:val="0"/>
          <w:numId w:val="35"/>
        </w:numPr>
        <w:ind w:left="851" w:right="660" w:hanging="284"/>
        <w:jc w:val="both"/>
        <w:rPr>
          <w:rFonts w:ascii="Times" w:eastAsia="Times" w:hAnsi="Times" w:cs="Times"/>
        </w:rPr>
      </w:pPr>
      <w:r w:rsidRPr="75A703E1">
        <w:rPr>
          <w:rFonts w:ascii="Times" w:eastAsia="Times" w:hAnsi="Times" w:cs="Times"/>
        </w:rPr>
        <w:t xml:space="preserve">Product Type: </w:t>
      </w:r>
      <w:r w:rsidRPr="75A703E1">
        <w:rPr>
          <w:rFonts w:ascii="Times" w:eastAsia="Times" w:hAnsi="Times" w:cs="Times"/>
          <w:b/>
          <w:bCs/>
        </w:rPr>
        <w:t>Mobile Application</w:t>
      </w:r>
    </w:p>
    <w:p w14:paraId="49EC0EAB" w14:textId="77777777" w:rsidR="00145CFB" w:rsidRPr="002E3278" w:rsidRDefault="75A703E1" w:rsidP="00CB7118">
      <w:pPr>
        <w:pStyle w:val="ListParagraph"/>
        <w:numPr>
          <w:ilvl w:val="0"/>
          <w:numId w:val="35"/>
        </w:numPr>
        <w:spacing w:after="240"/>
        <w:ind w:left="851" w:right="660" w:hanging="284"/>
        <w:jc w:val="both"/>
        <w:rPr>
          <w:rFonts w:ascii="Times" w:eastAsia="Times" w:hAnsi="Times" w:cs="Times"/>
        </w:rPr>
      </w:pPr>
      <w:r w:rsidRPr="75A703E1">
        <w:rPr>
          <w:rFonts w:ascii="Times" w:eastAsia="Times" w:hAnsi="Times" w:cs="Times"/>
        </w:rPr>
        <w:t xml:space="preserve">Start Date: </w:t>
      </w:r>
      <w:r w:rsidRPr="75A703E1">
        <w:rPr>
          <w:rFonts w:ascii="Times" w:eastAsia="Times" w:hAnsi="Times" w:cs="Times"/>
          <w:b/>
          <w:bCs/>
        </w:rPr>
        <w:t>May 18</w:t>
      </w:r>
      <w:r w:rsidRPr="75A703E1">
        <w:rPr>
          <w:rFonts w:ascii="Times" w:eastAsia="Times" w:hAnsi="Times" w:cs="Times"/>
          <w:b/>
          <w:bCs/>
          <w:sz w:val="32"/>
          <w:szCs w:val="32"/>
          <w:vertAlign w:val="superscript"/>
        </w:rPr>
        <w:t>th</w:t>
      </w:r>
      <w:r w:rsidRPr="75A703E1">
        <w:rPr>
          <w:rFonts w:ascii="Times" w:eastAsia="Times" w:hAnsi="Times" w:cs="Times"/>
          <w:b/>
          <w:bCs/>
        </w:rPr>
        <w:t>, 2018</w:t>
      </w:r>
    </w:p>
    <w:p w14:paraId="4F170E4D" w14:textId="78D2EBA0" w:rsidR="00145CFB" w:rsidRPr="002E3278" w:rsidRDefault="75A703E1" w:rsidP="00CB7118">
      <w:pPr>
        <w:pStyle w:val="ListParagraph"/>
        <w:numPr>
          <w:ilvl w:val="0"/>
          <w:numId w:val="35"/>
        </w:numPr>
        <w:ind w:left="851" w:right="660" w:hanging="284"/>
        <w:jc w:val="both"/>
        <w:rPr>
          <w:rFonts w:ascii="Times" w:eastAsia="Times" w:hAnsi="Times" w:cs="Times"/>
          <w:b/>
          <w:bCs/>
        </w:rPr>
      </w:pPr>
      <w:r w:rsidRPr="75A703E1">
        <w:rPr>
          <w:rFonts w:ascii="Times" w:eastAsia="Times" w:hAnsi="Times" w:cs="Times"/>
        </w:rPr>
        <w:t xml:space="preserve">End Date: </w:t>
      </w:r>
      <w:r w:rsidRPr="75A703E1">
        <w:rPr>
          <w:rFonts w:ascii="Times" w:eastAsia="Times" w:hAnsi="Times" w:cs="Times"/>
          <w:b/>
          <w:bCs/>
        </w:rPr>
        <w:t xml:space="preserve">August </w:t>
      </w:r>
      <w:r w:rsidR="2AB9BC32" w:rsidRPr="00D64D23">
        <w:rPr>
          <w:rFonts w:ascii="Times" w:eastAsia="Times" w:hAnsi="Times" w:cs="Times"/>
          <w:b/>
          <w:bCs/>
          <w:noProof/>
        </w:rPr>
        <w:t>31</w:t>
      </w:r>
      <w:r w:rsidR="00D64D23">
        <w:rPr>
          <w:rFonts w:ascii="Times" w:eastAsia="Times" w:hAnsi="Times" w:cs="Times"/>
          <w:b/>
          <w:bCs/>
          <w:noProof/>
          <w:sz w:val="32"/>
          <w:szCs w:val="32"/>
          <w:vertAlign w:val="superscript"/>
        </w:rPr>
        <w:t>st</w:t>
      </w:r>
      <w:r w:rsidRPr="75A703E1">
        <w:rPr>
          <w:rFonts w:ascii="Times" w:eastAsia="Times" w:hAnsi="Times" w:cs="Times"/>
          <w:b/>
          <w:bCs/>
        </w:rPr>
        <w:t>, 2018</w:t>
      </w:r>
    </w:p>
    <w:p w14:paraId="64BE7594" w14:textId="6AD0B56F" w:rsidR="00145CFB" w:rsidRPr="002E3278" w:rsidRDefault="75A703E1" w:rsidP="00CB7118">
      <w:pPr>
        <w:pStyle w:val="Heading2"/>
        <w:numPr>
          <w:ilvl w:val="0"/>
          <w:numId w:val="37"/>
        </w:numPr>
        <w:ind w:left="567" w:hanging="283"/>
        <w:rPr>
          <w:rFonts w:ascii="Times" w:eastAsia="Times" w:hAnsi="Times" w:cs="Times"/>
        </w:rPr>
      </w:pPr>
      <w:bookmarkStart w:id="36" w:name="_Toc515581333"/>
      <w:bookmarkStart w:id="37" w:name="_Toc516815945"/>
      <w:bookmarkStart w:id="38" w:name="_Toc516816088"/>
      <w:bookmarkStart w:id="39" w:name="_Toc520105252"/>
      <w:bookmarkStart w:id="40" w:name="_Toc520105422"/>
      <w:r w:rsidRPr="75A703E1">
        <w:rPr>
          <w:rFonts w:ascii="Times" w:eastAsia="Times" w:hAnsi="Times" w:cs="Times"/>
        </w:rPr>
        <w:t>Introduction</w:t>
      </w:r>
      <w:bookmarkEnd w:id="36"/>
      <w:bookmarkEnd w:id="37"/>
      <w:bookmarkEnd w:id="38"/>
      <w:bookmarkEnd w:id="39"/>
      <w:bookmarkEnd w:id="40"/>
    </w:p>
    <w:p w14:paraId="35645DAC" w14:textId="139AC9FF" w:rsidR="001F5281" w:rsidRPr="002E3278" w:rsidRDefault="75A703E1" w:rsidP="006A7E7A">
      <w:pPr>
        <w:pStyle w:val="NormalWeb"/>
        <w:spacing w:before="0" w:beforeAutospacing="0" w:after="0" w:afterAutospacing="0"/>
        <w:ind w:firstLine="567"/>
        <w:jc w:val="both"/>
        <w:rPr>
          <w:rFonts w:ascii="Times,Cambria" w:eastAsia="Times,Cambria" w:hAnsi="Times,Cambria" w:cs="Times,Cambria"/>
        </w:rPr>
      </w:pPr>
      <w:r w:rsidRPr="75A703E1">
        <w:rPr>
          <w:rFonts w:ascii="Times" w:eastAsia="Times" w:hAnsi="Times" w:cs="Times"/>
        </w:rPr>
        <w:t xml:space="preserve">In this document, we introduce an automatically Call-Center system for clinics. At the present, the clinic usually uses traditional ways to receive the call, that is hiring </w:t>
      </w:r>
      <w:r w:rsidR="00D64D23">
        <w:rPr>
          <w:rFonts w:ascii="Times" w:eastAsia="Times" w:hAnsi="Times" w:cs="Times"/>
        </w:rPr>
        <w:t xml:space="preserve">a </w:t>
      </w:r>
      <w:r w:rsidRPr="75A703E1">
        <w:rPr>
          <w:rFonts w:ascii="Times" w:eastAsia="Times" w:hAnsi="Times" w:cs="Times"/>
        </w:rPr>
        <w:t xml:space="preserve">switchboard operator. But, that solution has a few problems such as missed call or receive </w:t>
      </w:r>
      <w:r w:rsidR="00D64D23">
        <w:rPr>
          <w:rFonts w:ascii="Times" w:eastAsia="Times" w:hAnsi="Times" w:cs="Times"/>
        </w:rPr>
        <w:t xml:space="preserve">the </w:t>
      </w:r>
      <w:r w:rsidRPr="75A703E1">
        <w:rPr>
          <w:rFonts w:ascii="Times" w:eastAsia="Times" w:hAnsi="Times" w:cs="Times"/>
        </w:rPr>
        <w:t>wrong information. So, the use of switchboard operator to received call do not high efficiency.</w:t>
      </w:r>
    </w:p>
    <w:p w14:paraId="1E7490F9" w14:textId="77777777" w:rsidR="001F5281" w:rsidRPr="002E3278" w:rsidRDefault="75A703E1" w:rsidP="006A7E7A">
      <w:pPr>
        <w:pStyle w:val="NormalWeb"/>
        <w:spacing w:before="0" w:beforeAutospacing="0" w:after="0" w:afterAutospacing="0"/>
        <w:ind w:firstLine="567"/>
        <w:jc w:val="both"/>
        <w:rPr>
          <w:rFonts w:ascii="Times,Cambria" w:eastAsia="Times,Cambria" w:hAnsi="Times,Cambria" w:cs="Times,Cambria"/>
        </w:rPr>
      </w:pPr>
      <w:r w:rsidRPr="75A703E1">
        <w:rPr>
          <w:rFonts w:ascii="Times" w:eastAsia="Times" w:hAnsi="Times" w:cs="Times"/>
        </w:rPr>
        <w:t>Another way to solve this problem for the clinic is Call-Center, the clinic will rent Call-Center to receive the call from patients. In this method, Call-Center will provide more professional service for the clinic, but the cost is quite expensive and it is hard to exchange appointment information for the clinic.</w:t>
      </w:r>
    </w:p>
    <w:p w14:paraId="29032B5F" w14:textId="77777777" w:rsidR="001F5281" w:rsidRDefault="75A703E1" w:rsidP="006A7E7A">
      <w:pPr>
        <w:pStyle w:val="NormalWeb"/>
        <w:spacing w:before="0" w:beforeAutospacing="0" w:after="0" w:afterAutospacing="0"/>
        <w:ind w:firstLine="567"/>
        <w:jc w:val="both"/>
        <w:rPr>
          <w:rFonts w:ascii="Times" w:eastAsia="Times" w:hAnsi="Times" w:cs="Times"/>
        </w:rPr>
      </w:pPr>
      <w:r w:rsidRPr="75A703E1">
        <w:rPr>
          <w:rFonts w:ascii="Times" w:eastAsia="Times" w:hAnsi="Times" w:cs="Times"/>
        </w:rPr>
        <w:t>That is the reason why we decided to build an automatically Call-Center system to save time and cost for the clinic. When there is a call from the patient, the system will pick up the call automatically, receive information and schedule appointment for the patient. And then, the system will send SMS for the patient when the appointment is due. The clinic just accesses the system to view all schedule appointment.</w:t>
      </w:r>
    </w:p>
    <w:p w14:paraId="5502356D" w14:textId="4DC8B72D" w:rsidR="000661F6" w:rsidRDefault="000661F6" w:rsidP="00CB7118">
      <w:pPr>
        <w:pStyle w:val="Heading2"/>
        <w:numPr>
          <w:ilvl w:val="0"/>
          <w:numId w:val="37"/>
        </w:numPr>
        <w:ind w:left="567" w:hanging="283"/>
        <w:rPr>
          <w:rFonts w:ascii="Times" w:eastAsia="Times" w:hAnsi="Times" w:cs="Times"/>
        </w:rPr>
      </w:pPr>
      <w:bookmarkStart w:id="41" w:name="_Toc520105253"/>
      <w:bookmarkStart w:id="42" w:name="_Toc520105423"/>
      <w:r>
        <w:rPr>
          <w:rFonts w:ascii="Times" w:eastAsia="Times" w:hAnsi="Times" w:cs="Times"/>
        </w:rPr>
        <w:t>Current Situation</w:t>
      </w:r>
      <w:bookmarkEnd w:id="41"/>
      <w:bookmarkEnd w:id="42"/>
    </w:p>
    <w:p w14:paraId="1EA19FF2" w14:textId="77777777" w:rsidR="00E9715C" w:rsidRPr="002E3278" w:rsidRDefault="75A703E1" w:rsidP="00D55B09">
      <w:pPr>
        <w:pStyle w:val="NormalWeb"/>
        <w:spacing w:before="0" w:beforeAutospacing="0" w:after="0" w:afterAutospacing="0"/>
        <w:ind w:firstLine="567"/>
        <w:jc w:val="both"/>
        <w:rPr>
          <w:rFonts w:ascii="Times,Cambria" w:eastAsia="Times,Cambria" w:hAnsi="Times,Cambria" w:cs="Times,Cambria"/>
        </w:rPr>
      </w:pPr>
      <w:r w:rsidRPr="75A703E1">
        <w:rPr>
          <w:rFonts w:ascii="Times" w:eastAsia="Times" w:hAnsi="Times" w:cs="Times"/>
        </w:rPr>
        <w:t>Currently, Clinic using two ways for make appointment:</w:t>
      </w:r>
    </w:p>
    <w:p w14:paraId="5F7FA9D4" w14:textId="18F4C244" w:rsidR="00017143" w:rsidRPr="002E3278" w:rsidRDefault="75A703E1" w:rsidP="00CB7118">
      <w:pPr>
        <w:pStyle w:val="NormalWeb"/>
        <w:numPr>
          <w:ilvl w:val="0"/>
          <w:numId w:val="11"/>
        </w:numPr>
        <w:spacing w:before="0" w:beforeAutospacing="0" w:after="0" w:afterAutospacing="0"/>
        <w:ind w:left="0" w:firstLine="567"/>
        <w:jc w:val="both"/>
        <w:rPr>
          <w:rFonts w:ascii="Times,Cambria" w:eastAsia="Times,Cambria" w:hAnsi="Times,Cambria" w:cs="Times,Cambria"/>
          <w:b/>
          <w:bCs/>
        </w:rPr>
      </w:pPr>
      <w:r w:rsidRPr="75A703E1">
        <w:rPr>
          <w:rFonts w:ascii="Times" w:eastAsia="Times" w:hAnsi="Times" w:cs="Times"/>
          <w:b/>
          <w:bCs/>
        </w:rPr>
        <w:t>Switchboard operator</w:t>
      </w:r>
      <w:r w:rsidRPr="75A703E1">
        <w:rPr>
          <w:rFonts w:ascii="Times,Cambria" w:eastAsia="Times,Cambria" w:hAnsi="Times,Cambria" w:cs="Times,Cambria"/>
          <w:b/>
          <w:bCs/>
        </w:rPr>
        <w:t>:</w:t>
      </w:r>
    </w:p>
    <w:p w14:paraId="7C7C7D78" w14:textId="0879A098" w:rsidR="00E9715C" w:rsidRPr="002E3278" w:rsidRDefault="75A703E1" w:rsidP="00D55B09">
      <w:pPr>
        <w:ind w:firstLine="567"/>
        <w:jc w:val="both"/>
        <w:rPr>
          <w:rFonts w:ascii="Times,Cambria" w:eastAsia="Times,Cambria" w:hAnsi="Times,Cambria" w:cs="Times,Cambria"/>
        </w:rPr>
      </w:pPr>
      <w:r w:rsidRPr="75A703E1">
        <w:rPr>
          <w:rFonts w:ascii="Times" w:eastAsia="Times" w:hAnsi="Times" w:cs="Times"/>
        </w:rPr>
        <w:t>When patients want to book an appointment in the afternoon, they must call the clinic that morning. An employee at the clinic will record this information, based on that information, the employee will give the patient a specific time. The patient will go to the clinic at the time given and have the examination. All this process must be done manually, this is time</w:t>
      </w:r>
      <w:r w:rsidR="00D64D23">
        <w:rPr>
          <w:rFonts w:ascii="Times" w:eastAsia="Times" w:hAnsi="Times" w:cs="Times"/>
          <w:noProof/>
        </w:rPr>
        <w:t>-</w:t>
      </w:r>
      <w:r w:rsidRPr="75A703E1">
        <w:rPr>
          <w:rFonts w:ascii="Times" w:eastAsia="Times" w:hAnsi="Times" w:cs="Times"/>
        </w:rPr>
        <w:t xml:space="preserve">consuming and </w:t>
      </w:r>
      <w:r w:rsidR="2AB9BC32" w:rsidRPr="00D64D23">
        <w:rPr>
          <w:rFonts w:ascii="Times" w:eastAsia="Times" w:hAnsi="Times" w:cs="Times"/>
          <w:noProof/>
        </w:rPr>
        <w:t>sometime</w:t>
      </w:r>
      <w:r w:rsidR="00D64D23">
        <w:rPr>
          <w:rFonts w:ascii="Times" w:eastAsia="Times" w:hAnsi="Times" w:cs="Times"/>
          <w:noProof/>
        </w:rPr>
        <w:t>s</w:t>
      </w:r>
      <w:r w:rsidRPr="75A703E1">
        <w:rPr>
          <w:rFonts w:ascii="Times" w:eastAsia="Times" w:hAnsi="Times" w:cs="Times"/>
        </w:rPr>
        <w:t>, some information is missing or mistaken because employees usually do many things at the same time.</w:t>
      </w:r>
    </w:p>
    <w:p w14:paraId="0AC067D3" w14:textId="298F47CB" w:rsidR="00E9715C" w:rsidRPr="002E3278" w:rsidRDefault="75A703E1" w:rsidP="00CB7118">
      <w:pPr>
        <w:pStyle w:val="NormalWeb"/>
        <w:numPr>
          <w:ilvl w:val="0"/>
          <w:numId w:val="11"/>
        </w:numPr>
        <w:spacing w:before="0" w:beforeAutospacing="0" w:after="0" w:afterAutospacing="0"/>
        <w:ind w:left="0" w:firstLine="567"/>
        <w:jc w:val="both"/>
        <w:rPr>
          <w:rFonts w:ascii="Times,Cambria" w:eastAsia="Times,Cambria" w:hAnsi="Times,Cambria" w:cs="Times,Cambria"/>
          <w:b/>
          <w:bCs/>
        </w:rPr>
      </w:pPr>
      <w:r w:rsidRPr="75A703E1">
        <w:rPr>
          <w:rFonts w:ascii="Times" w:eastAsia="Times" w:hAnsi="Times" w:cs="Times"/>
          <w:b/>
          <w:bCs/>
        </w:rPr>
        <w:t>Call Center</w:t>
      </w:r>
      <w:r w:rsidRPr="75A703E1">
        <w:rPr>
          <w:rFonts w:ascii="Times,Cambria" w:eastAsia="Times,Cambria" w:hAnsi="Times,Cambria" w:cs="Times,Cambria"/>
          <w:b/>
          <w:bCs/>
        </w:rPr>
        <w:t>:</w:t>
      </w:r>
    </w:p>
    <w:p w14:paraId="0A26399A" w14:textId="1EF8F0F1" w:rsidR="00C311E4" w:rsidRDefault="75A703E1" w:rsidP="00D55B09">
      <w:pPr>
        <w:pStyle w:val="NormalWeb"/>
        <w:spacing w:before="0" w:beforeAutospacing="0" w:after="0" w:afterAutospacing="0"/>
        <w:ind w:firstLine="567"/>
        <w:jc w:val="both"/>
        <w:rPr>
          <w:rFonts w:ascii="Times" w:eastAsia="Times" w:hAnsi="Times" w:cs="Times"/>
        </w:rPr>
      </w:pPr>
      <w:r w:rsidRPr="75A703E1">
        <w:rPr>
          <w:rFonts w:ascii="Times" w:eastAsia="Times" w:hAnsi="Times" w:cs="Times"/>
        </w:rPr>
        <w:t xml:space="preserve">Call center acts as a middleman between </w:t>
      </w:r>
      <w:r w:rsidR="00D64D23">
        <w:rPr>
          <w:rFonts w:ascii="Times" w:eastAsia="Times" w:hAnsi="Times" w:cs="Times"/>
        </w:rPr>
        <w:t xml:space="preserve">the </w:t>
      </w:r>
      <w:r w:rsidRPr="75A703E1">
        <w:rPr>
          <w:rFonts w:ascii="Times" w:eastAsia="Times" w:hAnsi="Times" w:cs="Times"/>
        </w:rPr>
        <w:t>clinic and patients. At first, the clinic contacts a call center and sign up for a service there. When patients want to make an appointment, they call to call center's number, the staff at the call center will receive information from patients and transfer back to the clinic.</w:t>
      </w:r>
    </w:p>
    <w:p w14:paraId="10E7D091" w14:textId="023021CB" w:rsidR="000661F6" w:rsidRPr="000661F6" w:rsidRDefault="000661F6" w:rsidP="00CB7118">
      <w:pPr>
        <w:pStyle w:val="Heading2"/>
        <w:numPr>
          <w:ilvl w:val="0"/>
          <w:numId w:val="37"/>
        </w:numPr>
        <w:ind w:left="567" w:hanging="283"/>
        <w:rPr>
          <w:rFonts w:ascii="Times" w:eastAsia="Times" w:hAnsi="Times" w:cs="Times"/>
        </w:rPr>
      </w:pPr>
      <w:bookmarkStart w:id="43" w:name="_Toc520105254"/>
      <w:bookmarkStart w:id="44" w:name="_Toc520105424"/>
      <w:r w:rsidRPr="75A703E1">
        <w:rPr>
          <w:rFonts w:ascii="Times" w:eastAsia="Times" w:hAnsi="Times" w:cs="Times"/>
        </w:rPr>
        <w:t>Problem Definition</w:t>
      </w:r>
      <w:bookmarkEnd w:id="43"/>
      <w:bookmarkEnd w:id="44"/>
    </w:p>
    <w:p w14:paraId="48DE0A73" w14:textId="77777777" w:rsidR="00E9715C" w:rsidRPr="002E3278" w:rsidRDefault="75A703E1" w:rsidP="00CB7118">
      <w:pPr>
        <w:pStyle w:val="NormalWeb"/>
        <w:numPr>
          <w:ilvl w:val="0"/>
          <w:numId w:val="25"/>
        </w:numPr>
        <w:spacing w:before="0" w:beforeAutospacing="0" w:after="0" w:afterAutospacing="0"/>
        <w:ind w:left="1080"/>
        <w:jc w:val="both"/>
        <w:rPr>
          <w:rFonts w:ascii="Times,Cambria" w:eastAsia="Times,Cambria" w:hAnsi="Times,Cambria" w:cs="Times,Cambria"/>
          <w:b/>
          <w:bCs/>
          <w:sz w:val="28"/>
          <w:szCs w:val="28"/>
        </w:rPr>
      </w:pPr>
      <w:r w:rsidRPr="75A703E1">
        <w:rPr>
          <w:rFonts w:ascii="Times" w:eastAsia="Times" w:hAnsi="Times" w:cs="Times"/>
          <w:b/>
          <w:bCs/>
          <w:sz w:val="28"/>
          <w:szCs w:val="28"/>
        </w:rPr>
        <w:t>Clinic using Call-Center:</w:t>
      </w:r>
    </w:p>
    <w:p w14:paraId="013A2C6B" w14:textId="77777777" w:rsidR="00E9715C" w:rsidRPr="002E3278" w:rsidRDefault="75A703E1" w:rsidP="00CB7118">
      <w:pPr>
        <w:pStyle w:val="NormalWeb"/>
        <w:numPr>
          <w:ilvl w:val="1"/>
          <w:numId w:val="29"/>
        </w:numPr>
        <w:spacing w:before="0" w:beforeAutospacing="0" w:after="0" w:afterAutospacing="0"/>
        <w:ind w:left="1800"/>
        <w:jc w:val="both"/>
        <w:rPr>
          <w:rFonts w:ascii="Times,Cambria" w:eastAsia="Times,Cambria" w:hAnsi="Times,Cambria" w:cs="Times,Cambria"/>
          <w:sz w:val="22"/>
          <w:szCs w:val="22"/>
        </w:rPr>
      </w:pPr>
      <w:r w:rsidRPr="75A703E1">
        <w:rPr>
          <w:rFonts w:ascii="Times" w:eastAsia="Times" w:hAnsi="Times" w:cs="Times"/>
          <w:b/>
          <w:bCs/>
        </w:rPr>
        <w:t>Advantages</w:t>
      </w:r>
      <w:r w:rsidRPr="75A703E1">
        <w:rPr>
          <w:rFonts w:ascii="Times,Cambria" w:eastAsia="Times,Cambria" w:hAnsi="Times,Cambria" w:cs="Times,Cambria"/>
          <w:sz w:val="22"/>
          <w:szCs w:val="22"/>
        </w:rPr>
        <w:t>:</w:t>
      </w:r>
    </w:p>
    <w:p w14:paraId="2B04A8D7" w14:textId="6482064C" w:rsidR="00E9715C" w:rsidRPr="002E3278" w:rsidRDefault="75A703E1" w:rsidP="00CB7118">
      <w:pPr>
        <w:pStyle w:val="NormalWeb"/>
        <w:numPr>
          <w:ilvl w:val="0"/>
          <w:numId w:val="30"/>
        </w:numPr>
        <w:spacing w:before="0" w:beforeAutospacing="0" w:after="0" w:afterAutospacing="0"/>
        <w:ind w:left="2520"/>
        <w:jc w:val="both"/>
        <w:rPr>
          <w:rFonts w:ascii="Times,Cambria" w:eastAsia="Times,Cambria" w:hAnsi="Times,Cambria" w:cs="Times,Cambria"/>
        </w:rPr>
      </w:pPr>
      <w:r w:rsidRPr="75A703E1">
        <w:rPr>
          <w:rFonts w:ascii="Times" w:eastAsia="Times" w:hAnsi="Times" w:cs="Times"/>
        </w:rPr>
        <w:t>Provide professional service to take care patient</w:t>
      </w:r>
      <w:r w:rsidR="00EF5D5B">
        <w:rPr>
          <w:rFonts w:ascii="Times" w:eastAsia="Times" w:hAnsi="Times" w:cs="Times"/>
        </w:rPr>
        <w:t>.</w:t>
      </w:r>
    </w:p>
    <w:p w14:paraId="5024C88D" w14:textId="77777777" w:rsidR="00E9715C" w:rsidRPr="002E3278" w:rsidRDefault="75A703E1" w:rsidP="00CB7118">
      <w:pPr>
        <w:pStyle w:val="NormalWeb"/>
        <w:numPr>
          <w:ilvl w:val="1"/>
          <w:numId w:val="29"/>
        </w:numPr>
        <w:spacing w:before="0" w:beforeAutospacing="0" w:after="0" w:afterAutospacing="0"/>
        <w:ind w:left="1800"/>
        <w:jc w:val="both"/>
        <w:rPr>
          <w:rFonts w:ascii="Times,Cambria" w:eastAsia="Times,Cambria" w:hAnsi="Times,Cambria" w:cs="Times,Cambria"/>
          <w:sz w:val="22"/>
          <w:szCs w:val="22"/>
        </w:rPr>
      </w:pPr>
      <w:r w:rsidRPr="75A703E1">
        <w:rPr>
          <w:rFonts w:ascii="Times" w:eastAsia="Times" w:hAnsi="Times" w:cs="Times"/>
          <w:b/>
          <w:bCs/>
        </w:rPr>
        <w:t>Disadvantages</w:t>
      </w:r>
      <w:r w:rsidRPr="75A703E1">
        <w:rPr>
          <w:rFonts w:ascii="Times,Cambria" w:eastAsia="Times,Cambria" w:hAnsi="Times,Cambria" w:cs="Times,Cambria"/>
          <w:sz w:val="22"/>
          <w:szCs w:val="22"/>
        </w:rPr>
        <w:t>:</w:t>
      </w:r>
    </w:p>
    <w:p w14:paraId="41C024BF" w14:textId="3B4C9AE4" w:rsidR="00E9715C" w:rsidRDefault="00D64D23" w:rsidP="00CB7118">
      <w:pPr>
        <w:pStyle w:val="NormalWeb"/>
        <w:numPr>
          <w:ilvl w:val="0"/>
          <w:numId w:val="31"/>
        </w:numPr>
        <w:spacing w:before="0" w:beforeAutospacing="0" w:after="0" w:afterAutospacing="0"/>
        <w:ind w:left="2520"/>
        <w:jc w:val="both"/>
        <w:rPr>
          <w:rFonts w:ascii="Times" w:eastAsia="Times" w:hAnsi="Times" w:cs="Times"/>
        </w:rPr>
      </w:pPr>
      <w:r>
        <w:rPr>
          <w:rFonts w:ascii="Times" w:eastAsia="Times" w:hAnsi="Times" w:cs="Times"/>
          <w:noProof/>
        </w:rPr>
        <w:t>The e</w:t>
      </w:r>
      <w:r w:rsidR="2AB9BC32" w:rsidRPr="00D64D23">
        <w:rPr>
          <w:rFonts w:ascii="Times" w:eastAsia="Times" w:hAnsi="Times" w:cs="Times"/>
          <w:noProof/>
        </w:rPr>
        <w:t>xpensive</w:t>
      </w:r>
      <w:r w:rsidR="75A703E1" w:rsidRPr="75A703E1">
        <w:rPr>
          <w:rFonts w:ascii="Times" w:eastAsia="Times" w:hAnsi="Times" w:cs="Times"/>
        </w:rPr>
        <w:t xml:space="preserve"> cost that’s why small clinics do not have funds to hire Call-Center</w:t>
      </w:r>
      <w:r w:rsidR="00EF5D5B">
        <w:rPr>
          <w:rFonts w:ascii="Times" w:eastAsia="Times" w:hAnsi="Times" w:cs="Times"/>
        </w:rPr>
        <w:t>.</w:t>
      </w:r>
    </w:p>
    <w:p w14:paraId="433FF36C" w14:textId="77777777" w:rsidR="00E9715C" w:rsidRPr="00B366C1" w:rsidRDefault="75A703E1" w:rsidP="00CB7118">
      <w:pPr>
        <w:pStyle w:val="NormalWeb"/>
        <w:numPr>
          <w:ilvl w:val="0"/>
          <w:numId w:val="25"/>
        </w:numPr>
        <w:spacing w:before="0" w:beforeAutospacing="0" w:after="0" w:afterAutospacing="0"/>
        <w:ind w:left="1080"/>
        <w:jc w:val="both"/>
        <w:rPr>
          <w:rFonts w:ascii="Times,Cambria" w:eastAsia="Times,Cambria" w:hAnsi="Times,Cambria" w:cs="Times,Cambria"/>
        </w:rPr>
      </w:pPr>
      <w:r w:rsidRPr="75A703E1">
        <w:rPr>
          <w:rFonts w:ascii="Times" w:eastAsia="Times" w:hAnsi="Times" w:cs="Times"/>
          <w:b/>
          <w:bCs/>
          <w:sz w:val="28"/>
          <w:szCs w:val="28"/>
        </w:rPr>
        <w:t>Switchboard operator:</w:t>
      </w:r>
    </w:p>
    <w:p w14:paraId="6CDC197E" w14:textId="77777777" w:rsidR="00E9715C" w:rsidRPr="002E3278" w:rsidRDefault="75A703E1" w:rsidP="00CB7118">
      <w:pPr>
        <w:pStyle w:val="NormalWeb"/>
        <w:numPr>
          <w:ilvl w:val="1"/>
          <w:numId w:val="32"/>
        </w:numPr>
        <w:spacing w:before="0" w:beforeAutospacing="0" w:after="0" w:afterAutospacing="0"/>
        <w:ind w:left="1800"/>
        <w:jc w:val="both"/>
        <w:rPr>
          <w:rFonts w:ascii="Times,Cambria" w:eastAsia="Times,Cambria" w:hAnsi="Times,Cambria" w:cs="Times,Cambria"/>
          <w:sz w:val="22"/>
          <w:szCs w:val="22"/>
        </w:rPr>
      </w:pPr>
      <w:r w:rsidRPr="75A703E1">
        <w:rPr>
          <w:rFonts w:ascii="Times" w:eastAsia="Times" w:hAnsi="Times" w:cs="Times"/>
          <w:b/>
          <w:bCs/>
        </w:rPr>
        <w:t>Advantages</w:t>
      </w:r>
      <w:r w:rsidRPr="75A703E1">
        <w:rPr>
          <w:rFonts w:ascii="Times,Cambria" w:eastAsia="Times,Cambria" w:hAnsi="Times,Cambria" w:cs="Times,Cambria"/>
          <w:sz w:val="22"/>
          <w:szCs w:val="22"/>
        </w:rPr>
        <w:t>:</w:t>
      </w:r>
    </w:p>
    <w:p w14:paraId="209745CD" w14:textId="160951C0" w:rsidR="00E9715C" w:rsidRPr="002E3278" w:rsidRDefault="75A703E1" w:rsidP="00CB7118">
      <w:pPr>
        <w:pStyle w:val="NormalWeb"/>
        <w:numPr>
          <w:ilvl w:val="0"/>
          <w:numId w:val="33"/>
        </w:numPr>
        <w:spacing w:before="0" w:beforeAutospacing="0" w:after="0" w:afterAutospacing="0"/>
        <w:ind w:left="2520"/>
        <w:jc w:val="both"/>
        <w:rPr>
          <w:rFonts w:ascii="Times,Cambria" w:eastAsia="Times,Cambria" w:hAnsi="Times,Cambria" w:cs="Times,Cambria"/>
        </w:rPr>
      </w:pPr>
      <w:r w:rsidRPr="75A703E1">
        <w:rPr>
          <w:rFonts w:ascii="Times" w:eastAsia="Times" w:hAnsi="Times" w:cs="Times"/>
        </w:rPr>
        <w:t>Reduce costs and suitable for small clinics</w:t>
      </w:r>
      <w:r w:rsidR="00EF5D5B">
        <w:rPr>
          <w:rFonts w:ascii="Times" w:eastAsia="Times" w:hAnsi="Times" w:cs="Times"/>
        </w:rPr>
        <w:t>.</w:t>
      </w:r>
    </w:p>
    <w:p w14:paraId="5BB857BB" w14:textId="77777777" w:rsidR="00E9715C" w:rsidRPr="002E3278" w:rsidRDefault="75A703E1" w:rsidP="00CB7118">
      <w:pPr>
        <w:pStyle w:val="NormalWeb"/>
        <w:numPr>
          <w:ilvl w:val="1"/>
          <w:numId w:val="32"/>
        </w:numPr>
        <w:spacing w:before="0" w:beforeAutospacing="0" w:after="0" w:afterAutospacing="0"/>
        <w:ind w:left="1800"/>
        <w:jc w:val="both"/>
        <w:rPr>
          <w:rFonts w:ascii="Times,Cambria" w:eastAsia="Times,Cambria" w:hAnsi="Times,Cambria" w:cs="Times,Cambria"/>
          <w:sz w:val="22"/>
          <w:szCs w:val="22"/>
        </w:rPr>
      </w:pPr>
      <w:r w:rsidRPr="75A703E1">
        <w:rPr>
          <w:rFonts w:ascii="Times" w:eastAsia="Times" w:hAnsi="Times" w:cs="Times"/>
          <w:b/>
          <w:bCs/>
        </w:rPr>
        <w:t>Disadvantages</w:t>
      </w:r>
      <w:r w:rsidRPr="75A703E1">
        <w:rPr>
          <w:rFonts w:ascii="Times,Cambria" w:eastAsia="Times,Cambria" w:hAnsi="Times,Cambria" w:cs="Times,Cambria"/>
          <w:sz w:val="22"/>
          <w:szCs w:val="22"/>
        </w:rPr>
        <w:t>:</w:t>
      </w:r>
    </w:p>
    <w:p w14:paraId="6E83A8F4" w14:textId="03A6A2AF" w:rsidR="00E9715C" w:rsidRPr="002E3278" w:rsidRDefault="75A703E1" w:rsidP="00CB7118">
      <w:pPr>
        <w:pStyle w:val="NormalWeb"/>
        <w:numPr>
          <w:ilvl w:val="0"/>
          <w:numId w:val="34"/>
        </w:numPr>
        <w:spacing w:before="0" w:beforeAutospacing="0" w:after="0" w:afterAutospacing="0"/>
        <w:ind w:left="2520"/>
        <w:jc w:val="both"/>
        <w:rPr>
          <w:rFonts w:ascii="Times,Cambria" w:eastAsia="Times,Cambria" w:hAnsi="Times,Cambria" w:cs="Times,Cambria"/>
        </w:rPr>
      </w:pPr>
      <w:r w:rsidRPr="75A703E1">
        <w:rPr>
          <w:rFonts w:ascii="Times" w:eastAsia="Times" w:hAnsi="Times" w:cs="Times"/>
        </w:rPr>
        <w:lastRenderedPageBreak/>
        <w:t xml:space="preserve">Clinics need a staff </w:t>
      </w:r>
      <w:r w:rsidR="00D64D23">
        <w:rPr>
          <w:rFonts w:ascii="Times" w:eastAsia="Times" w:hAnsi="Times" w:cs="Times"/>
          <w:noProof/>
        </w:rPr>
        <w:t>to</w:t>
      </w:r>
      <w:r w:rsidRPr="75A703E1">
        <w:rPr>
          <w:rFonts w:ascii="Times" w:eastAsia="Times" w:hAnsi="Times" w:cs="Times"/>
        </w:rPr>
        <w:t xml:space="preserve"> wait </w:t>
      </w:r>
      <w:r w:rsidR="00D64D23">
        <w:rPr>
          <w:rFonts w:ascii="Times" w:eastAsia="Times" w:hAnsi="Times" w:cs="Times"/>
          <w:noProof/>
        </w:rPr>
        <w:t>for</w:t>
      </w:r>
      <w:r w:rsidR="2AB9BC32" w:rsidRPr="2AB9BC32">
        <w:rPr>
          <w:rFonts w:ascii="Times" w:eastAsia="Times" w:hAnsi="Times" w:cs="Times"/>
        </w:rPr>
        <w:t xml:space="preserve"> </w:t>
      </w:r>
      <w:r w:rsidRPr="75A703E1">
        <w:rPr>
          <w:rFonts w:ascii="Times" w:eastAsia="Times" w:hAnsi="Times" w:cs="Times"/>
        </w:rPr>
        <w:t xml:space="preserve">a call from </w:t>
      </w:r>
      <w:r w:rsidR="00D64D23">
        <w:rPr>
          <w:rFonts w:ascii="Times" w:eastAsia="Times" w:hAnsi="Times" w:cs="Times"/>
        </w:rPr>
        <w:t xml:space="preserve">a </w:t>
      </w:r>
      <w:r w:rsidRPr="75A703E1">
        <w:rPr>
          <w:rFonts w:ascii="Times" w:eastAsia="Times" w:hAnsi="Times" w:cs="Times"/>
        </w:rPr>
        <w:t>patient.</w:t>
      </w:r>
    </w:p>
    <w:p w14:paraId="2F37A18B" w14:textId="7D186920" w:rsidR="00E9715C" w:rsidRPr="002E3278" w:rsidRDefault="00D64D23" w:rsidP="00CB7118">
      <w:pPr>
        <w:pStyle w:val="NormalWeb"/>
        <w:numPr>
          <w:ilvl w:val="0"/>
          <w:numId w:val="34"/>
        </w:numPr>
        <w:spacing w:before="0" w:beforeAutospacing="0" w:after="0" w:afterAutospacing="0"/>
        <w:ind w:left="2520"/>
        <w:jc w:val="both"/>
        <w:rPr>
          <w:rFonts w:ascii="Times,Cambria" w:eastAsia="Times,Cambria" w:hAnsi="Times,Cambria" w:cs="Times,Cambria"/>
        </w:rPr>
      </w:pPr>
      <w:r>
        <w:rPr>
          <w:rFonts w:ascii="Times" w:eastAsia="Times" w:hAnsi="Times" w:cs="Times"/>
          <w:noProof/>
        </w:rPr>
        <w:t>The s</w:t>
      </w:r>
      <w:r w:rsidR="2AB9BC32" w:rsidRPr="00D64D23">
        <w:rPr>
          <w:rFonts w:ascii="Times" w:eastAsia="Times" w:hAnsi="Times" w:cs="Times"/>
          <w:noProof/>
        </w:rPr>
        <w:t>taff</w:t>
      </w:r>
      <w:r w:rsidR="75A703E1" w:rsidRPr="75A703E1">
        <w:rPr>
          <w:rFonts w:ascii="Times" w:eastAsia="Times" w:hAnsi="Times" w:cs="Times"/>
        </w:rPr>
        <w:t xml:space="preserve"> has difficulties to get information from </w:t>
      </w:r>
      <w:r>
        <w:rPr>
          <w:rFonts w:ascii="Times" w:eastAsia="Times" w:hAnsi="Times" w:cs="Times"/>
        </w:rPr>
        <w:t xml:space="preserve">the </w:t>
      </w:r>
      <w:r w:rsidR="75A703E1" w:rsidRPr="75A703E1">
        <w:rPr>
          <w:rFonts w:ascii="Times" w:eastAsia="Times" w:hAnsi="Times" w:cs="Times"/>
        </w:rPr>
        <w:t>patient for the appointment.</w:t>
      </w:r>
    </w:p>
    <w:p w14:paraId="613FC289" w14:textId="77777777" w:rsidR="00E9715C" w:rsidRPr="002E3278" w:rsidRDefault="75A703E1" w:rsidP="00CB7118">
      <w:pPr>
        <w:pStyle w:val="NormalWeb"/>
        <w:numPr>
          <w:ilvl w:val="0"/>
          <w:numId w:val="34"/>
        </w:numPr>
        <w:spacing w:before="0" w:beforeAutospacing="0" w:after="0" w:afterAutospacing="0"/>
        <w:ind w:left="2520"/>
        <w:jc w:val="both"/>
        <w:rPr>
          <w:rFonts w:ascii="Times,Cambria" w:eastAsia="Times,Cambria" w:hAnsi="Times,Cambria" w:cs="Times,Cambria"/>
        </w:rPr>
      </w:pPr>
      <w:r w:rsidRPr="75A703E1">
        <w:rPr>
          <w:rFonts w:ascii="Times" w:eastAsia="Times" w:hAnsi="Times" w:cs="Times"/>
        </w:rPr>
        <w:t>Clinics are managing patient information, schedule appointment manually, that way makes them time-consuming and inconvenient.</w:t>
      </w:r>
    </w:p>
    <w:p w14:paraId="34AD64E7" w14:textId="77777777" w:rsidR="000661F6" w:rsidRPr="000661F6" w:rsidRDefault="000661F6" w:rsidP="000661F6">
      <w:pPr>
        <w:pStyle w:val="NormalWeb"/>
        <w:spacing w:before="0" w:beforeAutospacing="0" w:after="0" w:afterAutospacing="0"/>
        <w:ind w:left="720" w:firstLine="720"/>
        <w:jc w:val="both"/>
        <w:rPr>
          <w:rFonts w:ascii="Times,Cambria" w:eastAsia="Times,Cambria" w:hAnsi="Times,Cambria" w:cs="Times,Cambria"/>
        </w:rPr>
      </w:pPr>
    </w:p>
    <w:p w14:paraId="1B2A701B" w14:textId="03ADA6CD" w:rsidR="000661F6" w:rsidRDefault="000661F6" w:rsidP="00CB7118">
      <w:pPr>
        <w:pStyle w:val="Heading2"/>
        <w:numPr>
          <w:ilvl w:val="0"/>
          <w:numId w:val="37"/>
        </w:numPr>
        <w:ind w:left="567" w:hanging="283"/>
        <w:rPr>
          <w:rFonts w:ascii="Times" w:eastAsia="Times" w:hAnsi="Times" w:cs="Times"/>
        </w:rPr>
      </w:pPr>
      <w:bookmarkStart w:id="45" w:name="_Toc520105255"/>
      <w:bookmarkStart w:id="46" w:name="_Toc520105425"/>
      <w:r w:rsidRPr="75A703E1">
        <w:rPr>
          <w:rFonts w:ascii="Times" w:eastAsia="Times" w:hAnsi="Times" w:cs="Times"/>
        </w:rPr>
        <w:t>Proposed Solution</w:t>
      </w:r>
      <w:bookmarkEnd w:id="45"/>
      <w:bookmarkEnd w:id="46"/>
    </w:p>
    <w:p w14:paraId="2D7EB902" w14:textId="3477EB4B" w:rsidR="00145CFB" w:rsidRPr="002E3278" w:rsidRDefault="75A703E1" w:rsidP="75A703E1">
      <w:pPr>
        <w:pStyle w:val="Heading3"/>
        <w:rPr>
          <w:rFonts w:ascii="Times" w:eastAsia="Times" w:hAnsi="Times" w:cs="Times"/>
          <w:i/>
          <w:iCs/>
        </w:rPr>
      </w:pPr>
      <w:bookmarkStart w:id="47" w:name="_Toc520105256"/>
      <w:bookmarkStart w:id="48" w:name="_Toc520105426"/>
      <w:r w:rsidRPr="75A703E1">
        <w:rPr>
          <w:rFonts w:ascii="Times" w:eastAsia="Times" w:hAnsi="Times" w:cs="Times"/>
        </w:rPr>
        <w:t>5.1 Feature functions</w:t>
      </w:r>
      <w:bookmarkEnd w:id="47"/>
      <w:bookmarkEnd w:id="48"/>
    </w:p>
    <w:p w14:paraId="43D41882" w14:textId="03DCFC34" w:rsidR="00B51631" w:rsidRPr="002E3278" w:rsidRDefault="75A703E1" w:rsidP="75A703E1">
      <w:pPr>
        <w:ind w:firstLine="720"/>
        <w:jc w:val="both"/>
        <w:rPr>
          <w:rFonts w:ascii="Times,Cambria" w:eastAsia="Times,Cambria" w:hAnsi="Times,Cambria" w:cs="Times,Cambria"/>
        </w:rPr>
      </w:pPr>
      <w:r w:rsidRPr="75A703E1">
        <w:rPr>
          <w:rFonts w:ascii="Times" w:eastAsia="Times" w:hAnsi="Times" w:cs="Times"/>
        </w:rPr>
        <w:t xml:space="preserve">Our solution is </w:t>
      </w:r>
      <w:r w:rsidR="00D64D23">
        <w:rPr>
          <w:rFonts w:ascii="Times" w:eastAsia="Times" w:hAnsi="Times" w:cs="Times"/>
          <w:noProof/>
        </w:rPr>
        <w:t>to</w:t>
      </w:r>
      <w:r w:rsidR="2AB9BC32" w:rsidRPr="00D64D23">
        <w:rPr>
          <w:rFonts w:ascii="Times" w:eastAsia="Times" w:hAnsi="Times" w:cs="Times"/>
          <w:noProof/>
        </w:rPr>
        <w:t xml:space="preserve"> </w:t>
      </w:r>
      <w:r w:rsidRPr="75A703E1">
        <w:rPr>
          <w:rFonts w:ascii="Times" w:eastAsia="Times" w:hAnsi="Times" w:cs="Times"/>
        </w:rPr>
        <w:t>build an automatically Call-Center system for clinics to provide appointment booking service.</w:t>
      </w:r>
    </w:p>
    <w:p w14:paraId="6DEFDCFE" w14:textId="660EF07E" w:rsidR="00B51631" w:rsidRPr="002E3278" w:rsidRDefault="75A703E1" w:rsidP="75A703E1">
      <w:pPr>
        <w:ind w:firstLine="720"/>
        <w:jc w:val="both"/>
        <w:rPr>
          <w:rFonts w:ascii="Times,Cambria" w:eastAsia="Times,Cambria" w:hAnsi="Times,Cambria" w:cs="Times,Cambria"/>
        </w:rPr>
      </w:pPr>
      <w:r w:rsidRPr="75A703E1">
        <w:rPr>
          <w:rFonts w:ascii="Times" w:eastAsia="Times" w:hAnsi="Times" w:cs="Times"/>
        </w:rPr>
        <w:t xml:space="preserve">When there is a call from the patient, the system will pick up the call automatically, receive information and schedules the appointment for </w:t>
      </w:r>
      <w:r w:rsidR="00D64D23">
        <w:rPr>
          <w:rFonts w:ascii="Times" w:eastAsia="Times" w:hAnsi="Times" w:cs="Times"/>
        </w:rPr>
        <w:t xml:space="preserve">the </w:t>
      </w:r>
      <w:r w:rsidRPr="75A703E1">
        <w:rPr>
          <w:rFonts w:ascii="Times" w:eastAsia="Times" w:hAnsi="Times" w:cs="Times"/>
        </w:rPr>
        <w:t xml:space="preserve">patient. Appointments will automatically schedule base on doctor's hours and patient's free time. The end result is that the doctor will only need </w:t>
      </w:r>
      <w:r w:rsidR="00D64D23">
        <w:rPr>
          <w:rFonts w:ascii="Times" w:eastAsia="Times" w:hAnsi="Times" w:cs="Times"/>
          <w:noProof/>
        </w:rPr>
        <w:t>to</w:t>
      </w:r>
      <w:r w:rsidR="2AB9BC32" w:rsidRPr="2AB9BC32">
        <w:rPr>
          <w:rFonts w:ascii="Times" w:eastAsia="Times" w:hAnsi="Times" w:cs="Times"/>
        </w:rPr>
        <w:t xml:space="preserve"> </w:t>
      </w:r>
      <w:r w:rsidRPr="75A703E1">
        <w:rPr>
          <w:rFonts w:ascii="Times" w:eastAsia="Times" w:hAnsi="Times" w:cs="Times"/>
        </w:rPr>
        <w:t>follow those schedule, and the patient will receive the correct date and time without the need to pick up or wait for the appointment. Clinics free times will be optimized and no more overload.</w:t>
      </w:r>
    </w:p>
    <w:p w14:paraId="23A71BDA" w14:textId="3AAD6BCF" w:rsidR="00145CFB" w:rsidRPr="002E3278" w:rsidRDefault="75A703E1" w:rsidP="75A703E1">
      <w:pPr>
        <w:pStyle w:val="Heading3"/>
        <w:spacing w:before="240"/>
        <w:rPr>
          <w:rFonts w:ascii="Times" w:eastAsia="Times" w:hAnsi="Times" w:cs="Times"/>
        </w:rPr>
      </w:pPr>
      <w:bookmarkStart w:id="49" w:name="_Toc520105257"/>
      <w:bookmarkStart w:id="50" w:name="_Toc520105427"/>
      <w:r w:rsidRPr="75A703E1">
        <w:rPr>
          <w:rFonts w:ascii="Times" w:eastAsia="Times" w:hAnsi="Times" w:cs="Times"/>
        </w:rPr>
        <w:t xml:space="preserve">5.2 </w:t>
      </w:r>
      <w:r w:rsidRPr="75A703E1">
        <w:rPr>
          <w:rFonts w:ascii="Times" w:eastAsia="Times" w:hAnsi="Times" w:cs="Times"/>
          <w:sz w:val="26"/>
          <w:szCs w:val="26"/>
        </w:rPr>
        <w:t>Values and Challenges</w:t>
      </w:r>
      <w:bookmarkEnd w:id="49"/>
      <w:bookmarkEnd w:id="50"/>
    </w:p>
    <w:p w14:paraId="1B5087DA" w14:textId="77777777" w:rsidR="00145CFB" w:rsidRPr="002E3278" w:rsidRDefault="75A703E1" w:rsidP="75A703E1">
      <w:pPr>
        <w:spacing w:line="270" w:lineRule="auto"/>
        <w:ind w:left="720" w:right="1409" w:firstLine="720"/>
        <w:rPr>
          <w:rFonts w:ascii="Times,Cambria" w:eastAsia="Times,Cambria" w:hAnsi="Times,Cambria" w:cs="Times,Cambria"/>
          <w:b/>
          <w:bCs/>
        </w:rPr>
      </w:pPr>
      <w:r w:rsidRPr="75A703E1">
        <w:rPr>
          <w:rFonts w:ascii="Times" w:eastAsia="Times" w:hAnsi="Times" w:cs="Times"/>
          <w:b/>
          <w:bCs/>
        </w:rPr>
        <w:t xml:space="preserve">Values:  </w:t>
      </w:r>
    </w:p>
    <w:p w14:paraId="682E2273" w14:textId="4AC0D8B5" w:rsidR="00C769C7" w:rsidRPr="002E3278" w:rsidRDefault="75A703E1" w:rsidP="0053164F">
      <w:pPr>
        <w:numPr>
          <w:ilvl w:val="0"/>
          <w:numId w:val="8"/>
        </w:numPr>
        <w:textAlignment w:val="baseline"/>
        <w:rPr>
          <w:rFonts w:ascii="Times" w:eastAsia="Times" w:hAnsi="Times" w:cs="Times"/>
          <w:color w:val="000000" w:themeColor="text1"/>
          <w:lang w:eastAsia="ja-JP"/>
        </w:rPr>
      </w:pPr>
      <w:r w:rsidRPr="75A703E1">
        <w:rPr>
          <w:rFonts w:ascii="Times" w:eastAsia="Times" w:hAnsi="Times" w:cs="Times"/>
        </w:rPr>
        <w:t xml:space="preserve">Save the time and the money for </w:t>
      </w:r>
      <w:r w:rsidR="00D64D23">
        <w:rPr>
          <w:rFonts w:ascii="Times" w:eastAsia="Times" w:hAnsi="Times" w:cs="Times"/>
        </w:rPr>
        <w:t xml:space="preserve">the </w:t>
      </w:r>
      <w:r w:rsidRPr="75A703E1">
        <w:rPr>
          <w:rFonts w:ascii="Times" w:eastAsia="Times" w:hAnsi="Times" w:cs="Times"/>
        </w:rPr>
        <w:t>clinic.</w:t>
      </w:r>
    </w:p>
    <w:p w14:paraId="5888699F" w14:textId="77777777" w:rsidR="00C769C7" w:rsidRPr="002E3278" w:rsidRDefault="75A703E1" w:rsidP="0053164F">
      <w:pPr>
        <w:pStyle w:val="NormalWeb"/>
        <w:numPr>
          <w:ilvl w:val="0"/>
          <w:numId w:val="8"/>
        </w:numPr>
        <w:spacing w:before="0" w:beforeAutospacing="0" w:after="0" w:afterAutospacing="0"/>
        <w:textAlignment w:val="baseline"/>
        <w:rPr>
          <w:rFonts w:ascii="Times" w:eastAsia="Times" w:hAnsi="Times" w:cs="Times"/>
          <w:color w:val="000000" w:themeColor="text1"/>
        </w:rPr>
      </w:pPr>
      <w:r w:rsidRPr="75A703E1">
        <w:rPr>
          <w:rFonts w:ascii="Times" w:eastAsia="Times" w:hAnsi="Times" w:cs="Times"/>
        </w:rPr>
        <w:t>Provide better information management system for the clinic</w:t>
      </w:r>
      <w:r w:rsidRPr="75A703E1">
        <w:rPr>
          <w:rFonts w:ascii="Times" w:eastAsia="Times" w:hAnsi="Times" w:cs="Times"/>
          <w:color w:val="000000" w:themeColor="text1"/>
        </w:rPr>
        <w:t>.</w:t>
      </w:r>
    </w:p>
    <w:p w14:paraId="15F408A8" w14:textId="77777777" w:rsidR="00145CFB" w:rsidRPr="002E3278" w:rsidRDefault="75A703E1" w:rsidP="75A703E1">
      <w:pPr>
        <w:spacing w:before="200" w:line="270" w:lineRule="auto"/>
        <w:ind w:left="720" w:firstLine="720"/>
        <w:rPr>
          <w:rFonts w:ascii="Times,Cambria" w:eastAsia="Times,Cambria" w:hAnsi="Times,Cambria" w:cs="Times,Cambria"/>
          <w:b/>
          <w:bCs/>
        </w:rPr>
      </w:pPr>
      <w:r w:rsidRPr="75A703E1">
        <w:rPr>
          <w:rFonts w:ascii="Times" w:eastAsia="Times" w:hAnsi="Times" w:cs="Times"/>
          <w:b/>
          <w:bCs/>
        </w:rPr>
        <w:t xml:space="preserve">Challenges:  </w:t>
      </w:r>
    </w:p>
    <w:p w14:paraId="00BAD2E4" w14:textId="44D12ED9" w:rsidR="00C769C7" w:rsidRPr="002E3278" w:rsidRDefault="75A703E1" w:rsidP="0053164F">
      <w:pPr>
        <w:numPr>
          <w:ilvl w:val="0"/>
          <w:numId w:val="9"/>
        </w:numPr>
        <w:textAlignment w:val="baseline"/>
        <w:rPr>
          <w:rFonts w:ascii="Times,Cambria" w:eastAsia="Times,Cambria" w:hAnsi="Times,Cambria" w:cs="Times,Cambria"/>
        </w:rPr>
      </w:pPr>
      <w:r w:rsidRPr="75A703E1">
        <w:rPr>
          <w:rFonts w:ascii="Times" w:eastAsia="Times" w:hAnsi="Times" w:cs="Times"/>
        </w:rPr>
        <w:t>Make</w:t>
      </w:r>
      <w:r w:rsidR="2AB9BC32" w:rsidRPr="2AB9BC32">
        <w:rPr>
          <w:rFonts w:ascii="Times" w:eastAsia="Times" w:hAnsi="Times" w:cs="Times"/>
        </w:rPr>
        <w:t xml:space="preserve"> </w:t>
      </w:r>
      <w:r w:rsidR="00D64D23">
        <w:rPr>
          <w:rFonts w:ascii="Times" w:eastAsia="Times" w:hAnsi="Times" w:cs="Times"/>
        </w:rPr>
        <w:t>the</w:t>
      </w:r>
      <w:r w:rsidRPr="75A703E1">
        <w:rPr>
          <w:rFonts w:ascii="Times" w:eastAsia="Times" w:hAnsi="Times" w:cs="Times"/>
        </w:rPr>
        <w:t xml:space="preserve"> clinic’s phone (the device that we put in the clinic) auto pick up an incoming call.</w:t>
      </w:r>
    </w:p>
    <w:p w14:paraId="53FBCE26" w14:textId="77777777" w:rsidR="00C769C7" w:rsidRPr="002E3278" w:rsidRDefault="75A703E1" w:rsidP="0053164F">
      <w:pPr>
        <w:numPr>
          <w:ilvl w:val="0"/>
          <w:numId w:val="9"/>
        </w:numPr>
        <w:textAlignment w:val="baseline"/>
        <w:rPr>
          <w:rFonts w:ascii="Times" w:eastAsia="Times" w:hAnsi="Times" w:cs="Times"/>
          <w:color w:val="000000" w:themeColor="text1"/>
          <w:lang w:eastAsia="ja-JP"/>
        </w:rPr>
      </w:pPr>
      <w:r w:rsidRPr="75A703E1">
        <w:rPr>
          <w:rFonts w:ascii="Times" w:eastAsia="Times" w:hAnsi="Times" w:cs="Times"/>
        </w:rPr>
        <w:t>Get patient voice and analyze that.</w:t>
      </w:r>
    </w:p>
    <w:p w14:paraId="3DBFF693" w14:textId="532F7024" w:rsidR="00283BDB" w:rsidRPr="002E3278" w:rsidRDefault="75A703E1" w:rsidP="0053164F">
      <w:pPr>
        <w:numPr>
          <w:ilvl w:val="0"/>
          <w:numId w:val="9"/>
        </w:numPr>
        <w:textAlignment w:val="baseline"/>
        <w:rPr>
          <w:rFonts w:ascii="Times" w:eastAsia="Times" w:hAnsi="Times" w:cs="Times"/>
          <w:color w:val="000000" w:themeColor="text1"/>
          <w:sz w:val="22"/>
          <w:szCs w:val="22"/>
          <w:lang w:eastAsia="ja-JP"/>
        </w:rPr>
      </w:pPr>
      <w:r w:rsidRPr="75A703E1">
        <w:rPr>
          <w:rFonts w:ascii="Times" w:eastAsia="Times" w:hAnsi="Times" w:cs="Times"/>
        </w:rPr>
        <w:t xml:space="preserve">Push reply (by voice) back to </w:t>
      </w:r>
      <w:r w:rsidR="00D64D23">
        <w:rPr>
          <w:rFonts w:ascii="Times" w:eastAsia="Times" w:hAnsi="Times" w:cs="Times"/>
        </w:rPr>
        <w:t xml:space="preserve">the </w:t>
      </w:r>
      <w:r w:rsidRPr="75A703E1">
        <w:rPr>
          <w:rFonts w:ascii="Times" w:eastAsia="Times" w:hAnsi="Times" w:cs="Times"/>
        </w:rPr>
        <w:t>patient.</w:t>
      </w:r>
    </w:p>
    <w:p w14:paraId="16116630" w14:textId="037A2B1E" w:rsidR="00C22DAC" w:rsidRPr="002E3278" w:rsidRDefault="75A703E1" w:rsidP="0053164F">
      <w:pPr>
        <w:numPr>
          <w:ilvl w:val="0"/>
          <w:numId w:val="9"/>
        </w:numPr>
        <w:textAlignment w:val="baseline"/>
        <w:rPr>
          <w:rFonts w:ascii="Times" w:eastAsia="Times" w:hAnsi="Times" w:cs="Times"/>
          <w:color w:val="000000" w:themeColor="text1"/>
          <w:sz w:val="22"/>
          <w:szCs w:val="22"/>
          <w:lang w:eastAsia="ja-JP"/>
        </w:rPr>
      </w:pPr>
      <w:r w:rsidRPr="75A703E1">
        <w:rPr>
          <w:rFonts w:ascii="Times" w:eastAsia="Times" w:hAnsi="Times" w:cs="Times"/>
        </w:rPr>
        <w:t xml:space="preserve">Receive and analyze SMS from </w:t>
      </w:r>
      <w:r w:rsidR="00D64D23">
        <w:rPr>
          <w:rFonts w:ascii="Times" w:eastAsia="Times" w:hAnsi="Times" w:cs="Times"/>
        </w:rPr>
        <w:t xml:space="preserve">the </w:t>
      </w:r>
      <w:r w:rsidRPr="75A703E1">
        <w:rPr>
          <w:rFonts w:ascii="Times" w:eastAsia="Times" w:hAnsi="Times" w:cs="Times"/>
        </w:rPr>
        <w:t>patient.</w:t>
      </w:r>
    </w:p>
    <w:p w14:paraId="04BA830B" w14:textId="3408B987" w:rsidR="000661F6" w:rsidRDefault="000661F6" w:rsidP="00CB7118">
      <w:pPr>
        <w:pStyle w:val="Heading2"/>
        <w:numPr>
          <w:ilvl w:val="0"/>
          <w:numId w:val="37"/>
        </w:numPr>
        <w:ind w:left="567" w:hanging="283"/>
        <w:rPr>
          <w:rFonts w:ascii="Times" w:eastAsia="Times" w:hAnsi="Times" w:cs="Times"/>
        </w:rPr>
      </w:pPr>
      <w:bookmarkStart w:id="51" w:name="_Toc520105258"/>
      <w:bookmarkStart w:id="52" w:name="_Toc520105428"/>
      <w:r w:rsidRPr="75A703E1">
        <w:rPr>
          <w:rFonts w:ascii="Times" w:eastAsia="Times" w:hAnsi="Times" w:cs="Times"/>
        </w:rPr>
        <w:t>Functional Requirements</w:t>
      </w:r>
      <w:bookmarkEnd w:id="51"/>
      <w:bookmarkEnd w:id="52"/>
    </w:p>
    <w:p w14:paraId="0BF3EB12" w14:textId="77777777" w:rsidR="00145CFB" w:rsidRPr="002E3278" w:rsidRDefault="75A703E1" w:rsidP="75A703E1">
      <w:pPr>
        <w:spacing w:line="276" w:lineRule="auto"/>
        <w:ind w:left="720"/>
        <w:jc w:val="both"/>
        <w:rPr>
          <w:rFonts w:ascii="Times,Cambria" w:eastAsia="Times,Cambria" w:hAnsi="Times,Cambria" w:cs="Times,Cambria"/>
        </w:rPr>
      </w:pPr>
      <w:r w:rsidRPr="75A703E1">
        <w:rPr>
          <w:rFonts w:ascii="Times" w:eastAsia="Times" w:hAnsi="Times" w:cs="Times"/>
        </w:rPr>
        <w:t>Functional requirements of the system are listed as below:</w:t>
      </w:r>
    </w:p>
    <w:p w14:paraId="4C91F0BE" w14:textId="77777777" w:rsidR="002D132C" w:rsidRPr="002E3278" w:rsidRDefault="75A703E1" w:rsidP="0053164F">
      <w:pPr>
        <w:pStyle w:val="NormalWeb"/>
        <w:numPr>
          <w:ilvl w:val="0"/>
          <w:numId w:val="10"/>
        </w:numPr>
        <w:spacing w:before="0" w:beforeAutospacing="0" w:after="0" w:afterAutospacing="0"/>
        <w:rPr>
          <w:rFonts w:ascii="Times" w:eastAsia="Times" w:hAnsi="Times" w:cs="Times"/>
        </w:rPr>
      </w:pPr>
      <w:r w:rsidRPr="75A703E1">
        <w:rPr>
          <w:rFonts w:ascii="Times" w:eastAsia="Times" w:hAnsi="Times" w:cs="Times"/>
          <w:b/>
          <w:bCs/>
          <w:color w:val="000000" w:themeColor="text1"/>
        </w:rPr>
        <w:t>Doctor component</w:t>
      </w:r>
    </w:p>
    <w:p w14:paraId="4D23A9AC" w14:textId="77777777" w:rsidR="002D132C" w:rsidRPr="002E3278" w:rsidRDefault="75A703E1" w:rsidP="00CB7118">
      <w:pPr>
        <w:pStyle w:val="NormalWeb"/>
        <w:numPr>
          <w:ilvl w:val="0"/>
          <w:numId w:val="26"/>
        </w:numPr>
        <w:spacing w:before="0" w:beforeAutospacing="0" w:after="0" w:afterAutospacing="0"/>
        <w:rPr>
          <w:rFonts w:ascii="Times" w:eastAsia="Times" w:hAnsi="Times" w:cs="Times"/>
        </w:rPr>
      </w:pPr>
      <w:r w:rsidRPr="75A703E1">
        <w:rPr>
          <w:rFonts w:ascii="Times" w:eastAsia="Times" w:hAnsi="Times" w:cs="Times"/>
          <w:color w:val="000000" w:themeColor="text1"/>
        </w:rPr>
        <w:t>View list appointment</w:t>
      </w:r>
    </w:p>
    <w:p w14:paraId="51F59170" w14:textId="77777777" w:rsidR="002D132C" w:rsidRPr="002E3278" w:rsidRDefault="75A703E1" w:rsidP="0053164F">
      <w:pPr>
        <w:pStyle w:val="NormalWeb"/>
        <w:numPr>
          <w:ilvl w:val="0"/>
          <w:numId w:val="10"/>
        </w:numPr>
        <w:spacing w:before="0" w:beforeAutospacing="0" w:after="0" w:afterAutospacing="0"/>
        <w:rPr>
          <w:rFonts w:ascii="Times" w:eastAsia="Times" w:hAnsi="Times" w:cs="Times"/>
        </w:rPr>
      </w:pPr>
      <w:r w:rsidRPr="75A703E1">
        <w:rPr>
          <w:rFonts w:ascii="Times" w:eastAsia="Times" w:hAnsi="Times" w:cs="Times"/>
          <w:b/>
          <w:bCs/>
          <w:color w:val="000000" w:themeColor="text1"/>
        </w:rPr>
        <w:t>Service component</w:t>
      </w:r>
    </w:p>
    <w:p w14:paraId="2FC265D7" w14:textId="1E27D186" w:rsidR="00C769C7" w:rsidRPr="002E3278" w:rsidRDefault="75A703E1" w:rsidP="00CB7118">
      <w:pPr>
        <w:pStyle w:val="NormalWeb"/>
        <w:numPr>
          <w:ilvl w:val="0"/>
          <w:numId w:val="27"/>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 xml:space="preserve">Hotline call service for patient make </w:t>
      </w:r>
      <w:r w:rsidR="00D64D23">
        <w:rPr>
          <w:rFonts w:ascii="Times" w:eastAsia="Times" w:hAnsi="Times" w:cs="Times"/>
          <w:color w:val="000000" w:themeColor="text1"/>
        </w:rPr>
        <w:t xml:space="preserve">an </w:t>
      </w:r>
      <w:r w:rsidRPr="75A703E1">
        <w:rPr>
          <w:rFonts w:ascii="Times" w:eastAsia="Times" w:hAnsi="Times" w:cs="Times"/>
          <w:color w:val="000000" w:themeColor="text1"/>
        </w:rPr>
        <w:t>appointment</w:t>
      </w:r>
    </w:p>
    <w:p w14:paraId="679D1D97" w14:textId="4A9289F4" w:rsidR="00747D3B" w:rsidRPr="002E3278" w:rsidRDefault="75A703E1" w:rsidP="00CB7118">
      <w:pPr>
        <w:pStyle w:val="NormalWeb"/>
        <w:numPr>
          <w:ilvl w:val="0"/>
          <w:numId w:val="27"/>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 xml:space="preserve">SMS service for patient make </w:t>
      </w:r>
      <w:r w:rsidR="00D64D23">
        <w:rPr>
          <w:rFonts w:ascii="Times" w:eastAsia="Times" w:hAnsi="Times" w:cs="Times"/>
          <w:color w:val="000000" w:themeColor="text1"/>
        </w:rPr>
        <w:t xml:space="preserve">an </w:t>
      </w:r>
      <w:r w:rsidRPr="75A703E1">
        <w:rPr>
          <w:rFonts w:ascii="Times" w:eastAsia="Times" w:hAnsi="Times" w:cs="Times"/>
          <w:color w:val="000000" w:themeColor="text1"/>
        </w:rPr>
        <w:t>appointment</w:t>
      </w:r>
    </w:p>
    <w:p w14:paraId="6F3077D9" w14:textId="77777777" w:rsidR="00DB7975" w:rsidRPr="002E3278" w:rsidRDefault="75A703E1" w:rsidP="00CB7118">
      <w:pPr>
        <w:pStyle w:val="NormalWeb"/>
        <w:numPr>
          <w:ilvl w:val="0"/>
          <w:numId w:val="27"/>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 xml:space="preserve">Make schedule </w:t>
      </w:r>
    </w:p>
    <w:p w14:paraId="7B7C1820" w14:textId="77777777" w:rsidR="00C769C7" w:rsidRPr="002E3278" w:rsidRDefault="75A703E1" w:rsidP="00CB7118">
      <w:pPr>
        <w:pStyle w:val="NormalWeb"/>
        <w:numPr>
          <w:ilvl w:val="0"/>
          <w:numId w:val="27"/>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Generate list appointment</w:t>
      </w:r>
    </w:p>
    <w:p w14:paraId="7E8B7152" w14:textId="77777777" w:rsidR="00C769C7" w:rsidRPr="002E3278" w:rsidRDefault="75A703E1" w:rsidP="00CB7118">
      <w:pPr>
        <w:pStyle w:val="NormalWeb"/>
        <w:numPr>
          <w:ilvl w:val="0"/>
          <w:numId w:val="27"/>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Notification to doctor</w:t>
      </w:r>
    </w:p>
    <w:p w14:paraId="6CE323F1" w14:textId="68D7B850" w:rsidR="00C769C7" w:rsidRPr="002E3278" w:rsidRDefault="75A703E1" w:rsidP="00CB7118">
      <w:pPr>
        <w:pStyle w:val="NormalWeb"/>
        <w:numPr>
          <w:ilvl w:val="0"/>
          <w:numId w:val="27"/>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 xml:space="preserve">Notification to </w:t>
      </w:r>
      <w:r w:rsidR="00D64D23">
        <w:rPr>
          <w:rFonts w:ascii="Times" w:eastAsia="Times" w:hAnsi="Times" w:cs="Times"/>
          <w:color w:val="000000" w:themeColor="text1"/>
        </w:rPr>
        <w:t xml:space="preserve">the </w:t>
      </w:r>
      <w:r w:rsidRPr="75A703E1">
        <w:rPr>
          <w:rFonts w:ascii="Times" w:eastAsia="Times" w:hAnsi="Times" w:cs="Times"/>
        </w:rPr>
        <w:t>patient when the appointment is due</w:t>
      </w:r>
    </w:p>
    <w:p w14:paraId="39ACF55A" w14:textId="77777777" w:rsidR="00B42E5F" w:rsidRPr="002E3278" w:rsidRDefault="75A703E1" w:rsidP="0053164F">
      <w:pPr>
        <w:pStyle w:val="NormalWeb"/>
        <w:numPr>
          <w:ilvl w:val="0"/>
          <w:numId w:val="10"/>
        </w:numPr>
        <w:spacing w:before="0" w:beforeAutospacing="0" w:after="0" w:afterAutospacing="0"/>
        <w:rPr>
          <w:rFonts w:ascii="Times" w:eastAsia="Times" w:hAnsi="Times" w:cs="Times"/>
          <w:b/>
          <w:bCs/>
          <w:color w:val="000000" w:themeColor="text1"/>
        </w:rPr>
      </w:pPr>
      <w:r w:rsidRPr="75A703E1">
        <w:rPr>
          <w:rFonts w:ascii="Times" w:eastAsia="Times" w:hAnsi="Times" w:cs="Times"/>
          <w:b/>
          <w:bCs/>
          <w:color w:val="000000" w:themeColor="text1"/>
        </w:rPr>
        <w:t>Administrator component</w:t>
      </w:r>
    </w:p>
    <w:p w14:paraId="2479D4FD" w14:textId="77777777" w:rsidR="003D5666" w:rsidRPr="002E3278" w:rsidRDefault="75A703E1" w:rsidP="00CB7118">
      <w:pPr>
        <w:pStyle w:val="NormalWeb"/>
        <w:numPr>
          <w:ilvl w:val="0"/>
          <w:numId w:val="28"/>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Manage Clinic account</w:t>
      </w:r>
    </w:p>
    <w:p w14:paraId="420E1D30" w14:textId="5676D1F5" w:rsidR="00145CFB" w:rsidRPr="002E3278" w:rsidRDefault="75A703E1" w:rsidP="00CB7118">
      <w:pPr>
        <w:pStyle w:val="Heading2"/>
        <w:numPr>
          <w:ilvl w:val="0"/>
          <w:numId w:val="37"/>
        </w:numPr>
        <w:ind w:left="567" w:hanging="283"/>
        <w:rPr>
          <w:rFonts w:ascii="Times" w:eastAsia="Times" w:hAnsi="Times" w:cs="Times"/>
        </w:rPr>
      </w:pPr>
      <w:bookmarkStart w:id="53" w:name="_Toc516815952"/>
      <w:bookmarkStart w:id="54" w:name="_Toc516816095"/>
      <w:bookmarkStart w:id="55" w:name="_Toc515581340"/>
      <w:bookmarkStart w:id="56" w:name="_Toc520105259"/>
      <w:bookmarkStart w:id="57" w:name="_Toc520105429"/>
      <w:r w:rsidRPr="75A703E1">
        <w:rPr>
          <w:rFonts w:ascii="Times" w:eastAsia="Times" w:hAnsi="Times" w:cs="Times"/>
        </w:rPr>
        <w:t>Role and Responsibility</w:t>
      </w:r>
      <w:bookmarkEnd w:id="53"/>
      <w:bookmarkEnd w:id="54"/>
      <w:bookmarkEnd w:id="55"/>
      <w:bookmarkEnd w:id="56"/>
      <w:bookmarkEnd w:id="57"/>
    </w:p>
    <w:p w14:paraId="53128261" w14:textId="2993B9E9" w:rsidR="00145CFB" w:rsidRPr="002E3278" w:rsidRDefault="00145CFB" w:rsidP="00145CFB">
      <w:pPr>
        <w:spacing w:line="276" w:lineRule="auto"/>
        <w:ind w:left="-5" w:hanging="10"/>
        <w:jc w:val="both"/>
        <w:rPr>
          <w:rFonts w:ascii="Times" w:eastAsia="Cambria" w:hAnsi="Times" w:cs="Times"/>
        </w:rPr>
      </w:pPr>
    </w:p>
    <w:tbl>
      <w:tblPr>
        <w:tblStyle w:val="TableGrid31"/>
        <w:tblW w:w="9073" w:type="dxa"/>
        <w:jc w:val="center"/>
        <w:tblLayout w:type="fixed"/>
        <w:tblLook w:val="04A0" w:firstRow="1" w:lastRow="0" w:firstColumn="1" w:lastColumn="0" w:noHBand="0" w:noVBand="1"/>
      </w:tblPr>
      <w:tblGrid>
        <w:gridCol w:w="562"/>
        <w:gridCol w:w="2835"/>
        <w:gridCol w:w="1281"/>
        <w:gridCol w:w="1257"/>
        <w:gridCol w:w="3138"/>
      </w:tblGrid>
      <w:tr w:rsidR="00145CFB" w:rsidRPr="002E3278" w14:paraId="2DA2BE04" w14:textId="77777777" w:rsidTr="007D7222">
        <w:trPr>
          <w:trHeight w:val="429"/>
          <w:jc w:val="center"/>
        </w:trPr>
        <w:tc>
          <w:tcPr>
            <w:tcW w:w="562" w:type="dxa"/>
          </w:tcPr>
          <w:p w14:paraId="78BAA8A5" w14:textId="77777777" w:rsidR="00145CFB" w:rsidRPr="002E3278" w:rsidRDefault="75A703E1" w:rsidP="75A703E1">
            <w:pPr>
              <w:spacing w:line="276" w:lineRule="auto"/>
              <w:ind w:left="43"/>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No </w:t>
            </w:r>
          </w:p>
        </w:tc>
        <w:tc>
          <w:tcPr>
            <w:tcW w:w="2835" w:type="dxa"/>
          </w:tcPr>
          <w:p w14:paraId="4AB59D60" w14:textId="77777777" w:rsidR="00145CFB" w:rsidRPr="002E3278" w:rsidRDefault="75A703E1" w:rsidP="75A703E1">
            <w:pPr>
              <w:spacing w:line="276" w:lineRule="auto"/>
              <w:ind w:right="78"/>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Full Name </w:t>
            </w:r>
          </w:p>
        </w:tc>
        <w:tc>
          <w:tcPr>
            <w:tcW w:w="1281" w:type="dxa"/>
          </w:tcPr>
          <w:p w14:paraId="247E474C" w14:textId="77777777" w:rsidR="00145CFB" w:rsidRPr="002E3278" w:rsidRDefault="75A703E1" w:rsidP="75A703E1">
            <w:pPr>
              <w:spacing w:line="276" w:lineRule="auto"/>
              <w:ind w:right="81"/>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Role </w:t>
            </w:r>
          </w:p>
        </w:tc>
        <w:tc>
          <w:tcPr>
            <w:tcW w:w="1257" w:type="dxa"/>
          </w:tcPr>
          <w:p w14:paraId="32732CD9" w14:textId="77777777" w:rsidR="00145CFB" w:rsidRPr="002E3278" w:rsidRDefault="75A703E1" w:rsidP="75A703E1">
            <w:pPr>
              <w:spacing w:line="276" w:lineRule="auto"/>
              <w:ind w:right="77"/>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Position </w:t>
            </w:r>
          </w:p>
        </w:tc>
        <w:tc>
          <w:tcPr>
            <w:tcW w:w="3138" w:type="dxa"/>
          </w:tcPr>
          <w:p w14:paraId="03EFC69E" w14:textId="77777777" w:rsidR="00145CFB" w:rsidRPr="002E3278" w:rsidRDefault="75A703E1" w:rsidP="75A703E1">
            <w:pPr>
              <w:spacing w:line="276" w:lineRule="auto"/>
              <w:ind w:right="80"/>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Contact </w:t>
            </w:r>
          </w:p>
        </w:tc>
      </w:tr>
      <w:tr w:rsidR="00145CFB" w:rsidRPr="002E3278" w14:paraId="693C5E26" w14:textId="77777777" w:rsidTr="007D7222">
        <w:trPr>
          <w:trHeight w:val="265"/>
          <w:jc w:val="center"/>
        </w:trPr>
        <w:tc>
          <w:tcPr>
            <w:tcW w:w="562" w:type="dxa"/>
          </w:tcPr>
          <w:p w14:paraId="0605B8A2" w14:textId="77777777" w:rsidR="00145CFB" w:rsidRPr="002E3278" w:rsidRDefault="75A703E1" w:rsidP="000661F6">
            <w:pPr>
              <w:spacing w:line="276" w:lineRule="auto"/>
              <w:ind w:left="43"/>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1 </w:t>
            </w:r>
          </w:p>
        </w:tc>
        <w:tc>
          <w:tcPr>
            <w:tcW w:w="2835" w:type="dxa"/>
          </w:tcPr>
          <w:p w14:paraId="659C52D0" w14:textId="6DF4930B" w:rsidR="00145CFB" w:rsidRPr="002E3278" w:rsidRDefault="75A703E1" w:rsidP="75A703E1">
            <w:pPr>
              <w:spacing w:line="276" w:lineRule="auto"/>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Kiều</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Trọng</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Khánh</w:t>
            </w:r>
            <w:proofErr w:type="spellEnd"/>
            <w:r w:rsidRPr="75A703E1">
              <w:rPr>
                <w:rFonts w:ascii="Times" w:eastAsia="Times" w:hAnsi="Times" w:cs="Times"/>
                <w:color w:val="auto"/>
                <w:sz w:val="24"/>
                <w:szCs w:val="24"/>
              </w:rPr>
              <w:t xml:space="preserve"> </w:t>
            </w:r>
          </w:p>
        </w:tc>
        <w:tc>
          <w:tcPr>
            <w:tcW w:w="1281" w:type="dxa"/>
          </w:tcPr>
          <w:p w14:paraId="757A1A6E"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Project Manager </w:t>
            </w:r>
          </w:p>
        </w:tc>
        <w:tc>
          <w:tcPr>
            <w:tcW w:w="1257" w:type="dxa"/>
          </w:tcPr>
          <w:p w14:paraId="47F00A28"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Supervisor  </w:t>
            </w:r>
          </w:p>
        </w:tc>
        <w:tc>
          <w:tcPr>
            <w:tcW w:w="3138" w:type="dxa"/>
          </w:tcPr>
          <w:p w14:paraId="510717AE"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khanhkt@fpt.edu.vn </w:t>
            </w:r>
          </w:p>
        </w:tc>
      </w:tr>
      <w:tr w:rsidR="00145CFB" w:rsidRPr="002E3278" w14:paraId="1F015C17" w14:textId="77777777" w:rsidTr="007D7222">
        <w:trPr>
          <w:trHeight w:val="265"/>
          <w:jc w:val="center"/>
        </w:trPr>
        <w:tc>
          <w:tcPr>
            <w:tcW w:w="562" w:type="dxa"/>
          </w:tcPr>
          <w:p w14:paraId="6AE6752F" w14:textId="77777777" w:rsidR="00145CFB" w:rsidRPr="002E3278" w:rsidRDefault="75A703E1" w:rsidP="000661F6">
            <w:pPr>
              <w:spacing w:line="276" w:lineRule="auto"/>
              <w:ind w:left="43"/>
              <w:rPr>
                <w:rFonts w:ascii="Times,Cambria" w:eastAsia="Times,Cambria" w:hAnsi="Times,Cambria" w:cs="Times,Cambria"/>
                <w:color w:val="auto"/>
                <w:sz w:val="24"/>
                <w:szCs w:val="24"/>
              </w:rPr>
            </w:pPr>
            <w:r w:rsidRPr="75A703E1">
              <w:rPr>
                <w:rFonts w:ascii="Times" w:eastAsia="Times" w:hAnsi="Times" w:cs="Times"/>
                <w:color w:val="auto"/>
                <w:sz w:val="24"/>
                <w:szCs w:val="24"/>
              </w:rPr>
              <w:lastRenderedPageBreak/>
              <w:t xml:space="preserve">2 </w:t>
            </w:r>
          </w:p>
        </w:tc>
        <w:tc>
          <w:tcPr>
            <w:tcW w:w="2835" w:type="dxa"/>
          </w:tcPr>
          <w:p w14:paraId="0F232195" w14:textId="6DF4930B" w:rsidR="00145CFB" w:rsidRPr="002E3278" w:rsidRDefault="75A703E1" w:rsidP="75A703E1">
            <w:pPr>
              <w:spacing w:line="276" w:lineRule="auto"/>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Nguyễn Thế Phương</w:t>
            </w:r>
          </w:p>
        </w:tc>
        <w:tc>
          <w:tcPr>
            <w:tcW w:w="1281" w:type="dxa"/>
          </w:tcPr>
          <w:p w14:paraId="63CEA600"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57" w:type="dxa"/>
          </w:tcPr>
          <w:p w14:paraId="5E23F913"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Leader </w:t>
            </w:r>
          </w:p>
        </w:tc>
        <w:tc>
          <w:tcPr>
            <w:tcW w:w="3138" w:type="dxa"/>
          </w:tcPr>
          <w:p w14:paraId="23DF8D07" w14:textId="53A64A58" w:rsidR="00145CFB" w:rsidRPr="002E3278" w:rsidRDefault="00D64D23" w:rsidP="75A703E1">
            <w:pPr>
              <w:spacing w:line="276" w:lineRule="auto"/>
              <w:rPr>
                <w:rFonts w:ascii="Times,Cambria" w:eastAsia="Times,Cambria" w:hAnsi="Times,Cambria" w:cs="Times,Cambria"/>
                <w:color w:val="auto"/>
                <w:sz w:val="24"/>
                <w:szCs w:val="24"/>
              </w:rPr>
            </w:pPr>
            <w:r>
              <w:rPr>
                <w:rFonts w:ascii="Times" w:eastAsia="Times" w:hAnsi="Times" w:cs="Times"/>
                <w:color w:val="auto"/>
                <w:sz w:val="24"/>
                <w:szCs w:val="24"/>
              </w:rPr>
              <w:t>p</w:t>
            </w:r>
            <w:r w:rsidR="2AB9BC32" w:rsidRPr="2AB9BC32">
              <w:rPr>
                <w:rFonts w:ascii="Times" w:eastAsia="Times" w:hAnsi="Times" w:cs="Times"/>
                <w:color w:val="auto"/>
                <w:sz w:val="24"/>
                <w:szCs w:val="24"/>
              </w:rPr>
              <w:t>huongntse62087</w:t>
            </w:r>
            <w:r w:rsidR="75A703E1" w:rsidRPr="75A703E1">
              <w:rPr>
                <w:rFonts w:ascii="Times" w:eastAsia="Times" w:hAnsi="Times" w:cs="Times"/>
                <w:color w:val="auto"/>
                <w:sz w:val="24"/>
                <w:szCs w:val="24"/>
              </w:rPr>
              <w:t>@fpt.edu.vn</w:t>
            </w:r>
          </w:p>
        </w:tc>
      </w:tr>
      <w:tr w:rsidR="00145CFB" w:rsidRPr="002E3278" w14:paraId="5C332D71" w14:textId="77777777" w:rsidTr="007D7222">
        <w:trPr>
          <w:trHeight w:val="265"/>
          <w:jc w:val="center"/>
        </w:trPr>
        <w:tc>
          <w:tcPr>
            <w:tcW w:w="562" w:type="dxa"/>
          </w:tcPr>
          <w:p w14:paraId="128C26E1" w14:textId="77777777" w:rsidR="00145CFB" w:rsidRPr="002E3278" w:rsidRDefault="75A703E1" w:rsidP="000661F6">
            <w:pPr>
              <w:spacing w:line="276" w:lineRule="auto"/>
              <w:ind w:left="43"/>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3 </w:t>
            </w:r>
          </w:p>
        </w:tc>
        <w:tc>
          <w:tcPr>
            <w:tcW w:w="2835" w:type="dxa"/>
          </w:tcPr>
          <w:p w14:paraId="37F299D4" w14:textId="5F41EF46" w:rsidR="00145CFB" w:rsidRPr="002E3278" w:rsidRDefault="75A703E1" w:rsidP="75A703E1">
            <w:pPr>
              <w:spacing w:line="276" w:lineRule="auto"/>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 xml:space="preserve">Phan Thành </w:t>
            </w:r>
            <w:r w:rsidR="00D64D23">
              <w:rPr>
                <w:rFonts w:ascii="Times" w:eastAsia="Times" w:hAnsi="Times" w:cs="Times"/>
                <w:color w:val="auto"/>
                <w:sz w:val="24"/>
                <w:szCs w:val="24"/>
              </w:rPr>
              <w:t>T</w:t>
            </w:r>
            <w:r w:rsidR="2AB9BC32" w:rsidRPr="2AB9BC32">
              <w:rPr>
                <w:rFonts w:ascii="Times" w:eastAsia="Times" w:hAnsi="Times" w:cs="Times"/>
                <w:color w:val="auto"/>
                <w:sz w:val="24"/>
                <w:szCs w:val="24"/>
                <w:lang w:val="vi-VN"/>
              </w:rPr>
              <w:t>huận</w:t>
            </w:r>
          </w:p>
        </w:tc>
        <w:tc>
          <w:tcPr>
            <w:tcW w:w="1281" w:type="dxa"/>
          </w:tcPr>
          <w:p w14:paraId="2C7C3780"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57" w:type="dxa"/>
          </w:tcPr>
          <w:p w14:paraId="265A78EF"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Member </w:t>
            </w:r>
          </w:p>
        </w:tc>
        <w:tc>
          <w:tcPr>
            <w:tcW w:w="3138" w:type="dxa"/>
          </w:tcPr>
          <w:p w14:paraId="3CAED119" w14:textId="1349A37D" w:rsidR="00145CFB" w:rsidRPr="002E3278" w:rsidRDefault="00D64D23" w:rsidP="75A703E1">
            <w:pPr>
              <w:spacing w:line="276" w:lineRule="auto"/>
              <w:rPr>
                <w:rFonts w:ascii="Times,Cambria" w:eastAsia="Times,Cambria" w:hAnsi="Times,Cambria" w:cs="Times,Cambria"/>
                <w:color w:val="auto"/>
                <w:sz w:val="24"/>
                <w:szCs w:val="24"/>
              </w:rPr>
            </w:pPr>
            <w:r>
              <w:rPr>
                <w:rFonts w:ascii="Times" w:eastAsia="Times" w:hAnsi="Times" w:cs="Times"/>
                <w:color w:val="auto"/>
                <w:sz w:val="24"/>
                <w:szCs w:val="24"/>
              </w:rPr>
              <w:t>t</w:t>
            </w:r>
            <w:r w:rsidR="2AB9BC32" w:rsidRPr="2AB9BC32">
              <w:rPr>
                <w:rFonts w:ascii="Times" w:eastAsia="Times" w:hAnsi="Times" w:cs="Times"/>
                <w:color w:val="auto"/>
                <w:sz w:val="24"/>
                <w:szCs w:val="24"/>
              </w:rPr>
              <w:t>huanptse62063</w:t>
            </w:r>
            <w:r w:rsidR="75A703E1" w:rsidRPr="75A703E1">
              <w:rPr>
                <w:rFonts w:ascii="Times" w:eastAsia="Times" w:hAnsi="Times" w:cs="Times"/>
                <w:color w:val="auto"/>
                <w:sz w:val="24"/>
                <w:szCs w:val="24"/>
              </w:rPr>
              <w:t>@fpt.edu.vn</w:t>
            </w:r>
          </w:p>
        </w:tc>
      </w:tr>
      <w:tr w:rsidR="00145CFB" w:rsidRPr="002E3278" w14:paraId="20E98A06" w14:textId="77777777" w:rsidTr="007D7222">
        <w:trPr>
          <w:trHeight w:val="265"/>
          <w:jc w:val="center"/>
        </w:trPr>
        <w:tc>
          <w:tcPr>
            <w:tcW w:w="562" w:type="dxa"/>
          </w:tcPr>
          <w:p w14:paraId="49C71973" w14:textId="77777777" w:rsidR="00145CFB" w:rsidRPr="002E3278" w:rsidRDefault="75A703E1" w:rsidP="000661F6">
            <w:pPr>
              <w:spacing w:line="276" w:lineRule="auto"/>
              <w:ind w:left="43"/>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4 </w:t>
            </w:r>
          </w:p>
        </w:tc>
        <w:tc>
          <w:tcPr>
            <w:tcW w:w="2835" w:type="dxa"/>
          </w:tcPr>
          <w:p w14:paraId="7A12AA53" w14:textId="6DF4930B" w:rsidR="00145CFB" w:rsidRPr="002E3278" w:rsidRDefault="75A703E1" w:rsidP="75A703E1">
            <w:pPr>
              <w:spacing w:line="276" w:lineRule="auto"/>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Nguyễn</w:t>
            </w:r>
            <w:proofErr w:type="spellEnd"/>
            <w:r w:rsidRPr="75A703E1">
              <w:rPr>
                <w:rFonts w:ascii="Times" w:eastAsia="Times" w:hAnsi="Times" w:cs="Times"/>
                <w:color w:val="auto"/>
                <w:sz w:val="24"/>
                <w:szCs w:val="24"/>
              </w:rPr>
              <w:t xml:space="preserve"> Cao </w:t>
            </w:r>
            <w:proofErr w:type="spellStart"/>
            <w:r w:rsidRPr="75A703E1">
              <w:rPr>
                <w:rFonts w:ascii="Times" w:eastAsia="Times" w:hAnsi="Times" w:cs="Times"/>
                <w:color w:val="auto"/>
                <w:sz w:val="24"/>
                <w:szCs w:val="24"/>
              </w:rPr>
              <w:t>Duy</w:t>
            </w:r>
            <w:proofErr w:type="spellEnd"/>
          </w:p>
        </w:tc>
        <w:tc>
          <w:tcPr>
            <w:tcW w:w="1281" w:type="dxa"/>
          </w:tcPr>
          <w:p w14:paraId="0FB2EA4D"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57" w:type="dxa"/>
          </w:tcPr>
          <w:p w14:paraId="2789C3E5"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Member </w:t>
            </w:r>
          </w:p>
        </w:tc>
        <w:tc>
          <w:tcPr>
            <w:tcW w:w="3138" w:type="dxa"/>
          </w:tcPr>
          <w:p w14:paraId="2ABD8D90"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duyncse61032@fpt.edu.vn</w:t>
            </w:r>
          </w:p>
        </w:tc>
      </w:tr>
      <w:tr w:rsidR="00390BD9" w:rsidRPr="002E3278" w14:paraId="66A524AC" w14:textId="77777777" w:rsidTr="007D7222">
        <w:trPr>
          <w:trHeight w:val="265"/>
          <w:jc w:val="center"/>
        </w:trPr>
        <w:tc>
          <w:tcPr>
            <w:tcW w:w="562" w:type="dxa"/>
          </w:tcPr>
          <w:p w14:paraId="78941E47" w14:textId="77777777" w:rsidR="00390BD9" w:rsidRPr="002E3278" w:rsidRDefault="75A703E1" w:rsidP="000661F6">
            <w:pPr>
              <w:spacing w:line="276" w:lineRule="auto"/>
              <w:ind w:left="43"/>
              <w:rPr>
                <w:rFonts w:ascii="Times,Cambria" w:eastAsia="Times,Cambria" w:hAnsi="Times,Cambria" w:cs="Times,Cambria"/>
                <w:color w:val="auto"/>
                <w:sz w:val="24"/>
                <w:szCs w:val="24"/>
              </w:rPr>
            </w:pPr>
            <w:r w:rsidRPr="75A703E1">
              <w:rPr>
                <w:rFonts w:ascii="Times" w:eastAsia="Times" w:hAnsi="Times" w:cs="Times"/>
                <w:color w:val="auto"/>
                <w:sz w:val="24"/>
                <w:szCs w:val="24"/>
              </w:rPr>
              <w:t>5</w:t>
            </w:r>
          </w:p>
        </w:tc>
        <w:tc>
          <w:tcPr>
            <w:tcW w:w="2835" w:type="dxa"/>
          </w:tcPr>
          <w:p w14:paraId="61A356A8" w14:textId="6DF4930B" w:rsidR="00390BD9" w:rsidRPr="002E3278" w:rsidRDefault="75A703E1" w:rsidP="75A703E1">
            <w:pPr>
              <w:spacing w:line="276" w:lineRule="auto"/>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Nguyễn</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Lương</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Tuấn</w:t>
            </w:r>
            <w:proofErr w:type="spellEnd"/>
            <w:r w:rsidRPr="75A703E1">
              <w:rPr>
                <w:rFonts w:ascii="Times" w:eastAsia="Times" w:hAnsi="Times" w:cs="Times"/>
                <w:color w:val="auto"/>
                <w:sz w:val="24"/>
                <w:szCs w:val="24"/>
              </w:rPr>
              <w:t xml:space="preserve"> </w:t>
            </w:r>
            <w:proofErr w:type="spellStart"/>
            <w:r w:rsidRPr="75A703E1">
              <w:rPr>
                <w:rFonts w:ascii="Times" w:eastAsia="Times" w:hAnsi="Times" w:cs="Times"/>
                <w:color w:val="auto"/>
                <w:sz w:val="24"/>
                <w:szCs w:val="24"/>
              </w:rPr>
              <w:t>Kiệt</w:t>
            </w:r>
            <w:proofErr w:type="spellEnd"/>
          </w:p>
        </w:tc>
        <w:tc>
          <w:tcPr>
            <w:tcW w:w="1281" w:type="dxa"/>
          </w:tcPr>
          <w:p w14:paraId="2A9B9D5F" w14:textId="77777777"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57" w:type="dxa"/>
          </w:tcPr>
          <w:p w14:paraId="3328898C" w14:textId="77777777"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Member</w:t>
            </w:r>
          </w:p>
        </w:tc>
        <w:tc>
          <w:tcPr>
            <w:tcW w:w="3138" w:type="dxa"/>
          </w:tcPr>
          <w:p w14:paraId="35298F55" w14:textId="77777777"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kietnltse61696@fpt.edu.vn</w:t>
            </w:r>
          </w:p>
        </w:tc>
      </w:tr>
    </w:tbl>
    <w:p w14:paraId="65E83AD4" w14:textId="5E270B4E" w:rsidR="00145CFB" w:rsidRPr="000661F6" w:rsidRDefault="00AE752A" w:rsidP="00AE752A">
      <w:pPr>
        <w:pStyle w:val="Caption"/>
        <w:ind w:left="2160" w:firstLine="720"/>
        <w:rPr>
          <w:rFonts w:ascii="Times" w:eastAsia="Times" w:hAnsi="Times" w:cs="Times"/>
          <w:sz w:val="24"/>
          <w:szCs w:val="24"/>
        </w:rPr>
      </w:pPr>
      <w:bookmarkStart w:id="58" w:name="_44sinio" w:colFirst="0" w:colLast="0"/>
      <w:bookmarkStart w:id="59" w:name="_Toc482776580"/>
      <w:bookmarkStart w:id="60" w:name="_Toc512216767"/>
      <w:bookmarkStart w:id="61" w:name="_Toc520036155"/>
      <w:bookmarkEnd w:id="58"/>
      <w:r w:rsidRPr="000661F6">
        <w:rPr>
          <w:rFonts w:ascii="Times" w:eastAsia="Times" w:hAnsi="Times" w:cs="Times"/>
          <w:sz w:val="24"/>
          <w:szCs w:val="24"/>
        </w:rPr>
        <w:t xml:space="preserve">Table </w:t>
      </w:r>
      <w:r w:rsidR="00E57ABC" w:rsidRPr="000661F6">
        <w:rPr>
          <w:rFonts w:ascii="Times" w:hAnsi="Times" w:cs="Times"/>
          <w:sz w:val="24"/>
          <w:szCs w:val="24"/>
        </w:rPr>
        <w:fldChar w:fldCharType="begin"/>
      </w:r>
      <w:r w:rsidR="00E57ABC" w:rsidRPr="000661F6">
        <w:rPr>
          <w:rFonts w:ascii="Times" w:hAnsi="Times" w:cs="Times"/>
          <w:sz w:val="24"/>
          <w:szCs w:val="24"/>
        </w:rPr>
        <w:instrText xml:space="preserve"> SEQ Table \* ARABIC </w:instrText>
      </w:r>
      <w:r w:rsidR="00E57ABC" w:rsidRPr="000661F6">
        <w:rPr>
          <w:rFonts w:ascii="Times" w:hAnsi="Times" w:cs="Times"/>
          <w:sz w:val="24"/>
          <w:szCs w:val="24"/>
        </w:rPr>
        <w:fldChar w:fldCharType="separate"/>
      </w:r>
      <w:r w:rsidRPr="000661F6">
        <w:rPr>
          <w:rFonts w:ascii="Times" w:hAnsi="Times" w:cs="Times"/>
          <w:sz w:val="24"/>
          <w:szCs w:val="24"/>
        </w:rPr>
        <w:t>1</w:t>
      </w:r>
      <w:r w:rsidR="00E57ABC" w:rsidRPr="000661F6">
        <w:rPr>
          <w:rFonts w:ascii="Times" w:hAnsi="Times" w:cs="Times"/>
          <w:sz w:val="24"/>
          <w:szCs w:val="24"/>
        </w:rPr>
        <w:fldChar w:fldCharType="end"/>
      </w:r>
      <w:r w:rsidRPr="000661F6">
        <w:rPr>
          <w:rFonts w:ascii="Times" w:eastAsia="Times" w:hAnsi="Times" w:cs="Times"/>
          <w:sz w:val="24"/>
          <w:szCs w:val="24"/>
        </w:rPr>
        <w:t xml:space="preserve"> </w:t>
      </w:r>
      <w:r w:rsidR="00F57B94" w:rsidRPr="000661F6">
        <w:rPr>
          <w:rFonts w:ascii="Times" w:eastAsia="Times" w:hAnsi="Times" w:cs="Times"/>
          <w:sz w:val="24"/>
          <w:szCs w:val="24"/>
        </w:rPr>
        <w:t>Roles and</w:t>
      </w:r>
      <w:r w:rsidR="00145CFB" w:rsidRPr="000661F6">
        <w:rPr>
          <w:rFonts w:ascii="Times" w:eastAsia="Times" w:hAnsi="Times" w:cs="Times"/>
          <w:sz w:val="24"/>
          <w:szCs w:val="24"/>
        </w:rPr>
        <w:t xml:space="preserve"> Responsibilities</w:t>
      </w:r>
      <w:bookmarkEnd w:id="59"/>
      <w:bookmarkEnd w:id="60"/>
      <w:bookmarkEnd w:id="61"/>
    </w:p>
    <w:p w14:paraId="348EAEA8" w14:textId="456B9546" w:rsidR="00145CFB" w:rsidRDefault="75A703E1" w:rsidP="00CB7118">
      <w:pPr>
        <w:pStyle w:val="a"/>
        <w:numPr>
          <w:ilvl w:val="0"/>
          <w:numId w:val="36"/>
        </w:numPr>
        <w:ind w:left="567" w:hanging="567"/>
        <w:rPr>
          <w:rFonts w:ascii="Times" w:eastAsia="Times" w:hAnsi="Times" w:cs="Times"/>
        </w:rPr>
      </w:pPr>
      <w:bookmarkStart w:id="62" w:name="_Toc520105260"/>
      <w:bookmarkStart w:id="63" w:name="_Toc520105430"/>
      <w:bookmarkStart w:id="64" w:name="_Toc516815953"/>
      <w:bookmarkStart w:id="65" w:name="_Toc516816096"/>
      <w:bookmarkStart w:id="66" w:name="_Toc515581341"/>
      <w:r w:rsidRPr="75A703E1">
        <w:rPr>
          <w:rFonts w:ascii="Times" w:eastAsia="Times" w:hAnsi="Times" w:cs="Times"/>
        </w:rPr>
        <w:t>Software Project Management Plan</w:t>
      </w:r>
      <w:bookmarkEnd w:id="62"/>
      <w:bookmarkEnd w:id="63"/>
      <w:r w:rsidRPr="75A703E1">
        <w:rPr>
          <w:rFonts w:ascii="Times" w:eastAsia="Times" w:hAnsi="Times" w:cs="Times"/>
        </w:rPr>
        <w:t xml:space="preserve"> </w:t>
      </w:r>
      <w:bookmarkEnd w:id="64"/>
      <w:bookmarkEnd w:id="65"/>
      <w:bookmarkEnd w:id="66"/>
    </w:p>
    <w:p w14:paraId="1745A674" w14:textId="77777777" w:rsidR="002A0AC0" w:rsidRPr="008F3136" w:rsidRDefault="002A0AC0" w:rsidP="00CB7118">
      <w:pPr>
        <w:pStyle w:val="Heading2"/>
        <w:numPr>
          <w:ilvl w:val="0"/>
          <w:numId w:val="68"/>
        </w:numPr>
        <w:ind w:left="567" w:hanging="283"/>
        <w:rPr>
          <w:rFonts w:ascii="Times" w:hAnsi="Times" w:cs="Times"/>
        </w:rPr>
      </w:pPr>
      <w:bookmarkStart w:id="67" w:name="_Toc520105261"/>
      <w:bookmarkStart w:id="68" w:name="_Toc520105431"/>
      <w:r w:rsidRPr="008F3136">
        <w:rPr>
          <w:rFonts w:ascii="Times" w:hAnsi="Times" w:cs="Times"/>
        </w:rPr>
        <w:t>Problem Definition</w:t>
      </w:r>
      <w:bookmarkEnd w:id="67"/>
      <w:bookmarkEnd w:id="68"/>
    </w:p>
    <w:p w14:paraId="660F72D3" w14:textId="3846BB9B" w:rsidR="002A0AC0" w:rsidRDefault="002A0AC0" w:rsidP="00CB7118">
      <w:pPr>
        <w:pStyle w:val="Heading3"/>
        <w:numPr>
          <w:ilvl w:val="1"/>
          <w:numId w:val="68"/>
        </w:numPr>
        <w:ind w:left="1276" w:hanging="567"/>
        <w:rPr>
          <w:rFonts w:ascii="Times" w:eastAsia="Times" w:hAnsi="Times" w:cs="Times"/>
          <w:sz w:val="30"/>
          <w:szCs w:val="30"/>
        </w:rPr>
      </w:pPr>
      <w:bookmarkStart w:id="69" w:name="_Toc520105262"/>
      <w:bookmarkStart w:id="70" w:name="_Toc520105432"/>
      <w:r w:rsidRPr="005A35DD">
        <w:rPr>
          <w:rFonts w:ascii="Times" w:eastAsia="Times" w:hAnsi="Times" w:cs="Times"/>
          <w:sz w:val="30"/>
          <w:szCs w:val="30"/>
        </w:rPr>
        <w:t>Name of this Capstone Project</w:t>
      </w:r>
      <w:bookmarkEnd w:id="69"/>
      <w:bookmarkEnd w:id="70"/>
    </w:p>
    <w:p w14:paraId="76930305" w14:textId="77777777" w:rsidR="00E35561" w:rsidRPr="002E3278" w:rsidRDefault="00E35561" w:rsidP="00CB7118">
      <w:pPr>
        <w:pStyle w:val="NormalWeb"/>
        <w:numPr>
          <w:ilvl w:val="0"/>
          <w:numId w:val="69"/>
        </w:numPr>
        <w:spacing w:before="0" w:beforeAutospacing="0" w:after="0" w:afterAutospacing="0"/>
        <w:ind w:left="1560"/>
        <w:textAlignment w:val="baseline"/>
        <w:rPr>
          <w:rFonts w:ascii="Times" w:eastAsia="Times" w:hAnsi="Times" w:cs="Times"/>
          <w:color w:val="000000" w:themeColor="text1"/>
        </w:rPr>
      </w:pPr>
      <w:r w:rsidRPr="75A703E1">
        <w:rPr>
          <w:rFonts w:ascii="Times" w:eastAsia="Times" w:hAnsi="Times" w:cs="Times"/>
          <w:b/>
          <w:bCs/>
          <w:color w:val="000000" w:themeColor="text1"/>
        </w:rPr>
        <w:t>Official name:</w:t>
      </w:r>
      <w:r w:rsidRPr="75A703E1">
        <w:rPr>
          <w:rFonts w:ascii="Times" w:eastAsia="Times" w:hAnsi="Times" w:cs="Times"/>
          <w:color w:val="000000" w:themeColor="text1"/>
        </w:rPr>
        <w:t xml:space="preserve">  Call-Center on Mobile for Clinic</w:t>
      </w:r>
    </w:p>
    <w:p w14:paraId="00E7C198" w14:textId="77777777" w:rsidR="00E35561" w:rsidRPr="002E3278" w:rsidRDefault="00E35561" w:rsidP="00CB7118">
      <w:pPr>
        <w:pStyle w:val="NormalWeb"/>
        <w:numPr>
          <w:ilvl w:val="0"/>
          <w:numId w:val="69"/>
        </w:numPr>
        <w:spacing w:before="0" w:beforeAutospacing="0" w:after="0" w:afterAutospacing="0"/>
        <w:ind w:left="1560"/>
        <w:textAlignment w:val="baseline"/>
        <w:rPr>
          <w:rFonts w:ascii="Times" w:eastAsia="Times" w:hAnsi="Times" w:cs="Times"/>
          <w:color w:val="000000" w:themeColor="text1"/>
        </w:rPr>
      </w:pPr>
      <w:r w:rsidRPr="75A703E1">
        <w:rPr>
          <w:rFonts w:ascii="Times" w:eastAsia="Times" w:hAnsi="Times" w:cs="Times"/>
          <w:b/>
          <w:bCs/>
          <w:color w:val="000000" w:themeColor="text1"/>
        </w:rPr>
        <w:t>Vietnamese name:</w:t>
      </w:r>
      <w:r w:rsidRPr="75A703E1">
        <w:rPr>
          <w:rFonts w:ascii="Times" w:eastAsia="Times" w:hAnsi="Times" w:cs="Times"/>
          <w:color w:val="000000" w:themeColor="text1"/>
        </w:rPr>
        <w:t xml:space="preserve"> H</w:t>
      </w:r>
      <w:r w:rsidRPr="75A703E1">
        <w:rPr>
          <w:rFonts w:ascii="Times" w:eastAsia="Times" w:hAnsi="Times" w:cs="Times"/>
          <w:color w:val="000000" w:themeColor="text1"/>
          <w:lang w:val="vi-VN"/>
        </w:rPr>
        <w:t>ệ</w:t>
      </w:r>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thống</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nhân</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cuôc</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gọi</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tại</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phòng</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mạch</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tư</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nhân</w:t>
      </w:r>
      <w:proofErr w:type="spellEnd"/>
    </w:p>
    <w:p w14:paraId="0C97F776" w14:textId="013D2333" w:rsidR="00E35561" w:rsidRPr="00E35561" w:rsidRDefault="00E35561" w:rsidP="00CB7118">
      <w:pPr>
        <w:pStyle w:val="NormalWeb"/>
        <w:numPr>
          <w:ilvl w:val="0"/>
          <w:numId w:val="69"/>
        </w:numPr>
        <w:spacing w:before="0" w:beforeAutospacing="0" w:after="0" w:afterAutospacing="0"/>
        <w:ind w:left="1560"/>
        <w:textAlignment w:val="baseline"/>
        <w:rPr>
          <w:rFonts w:ascii="Times" w:eastAsia="Times" w:hAnsi="Times" w:cs="Times"/>
          <w:color w:val="000000" w:themeColor="text1"/>
        </w:rPr>
      </w:pPr>
      <w:r w:rsidRPr="75A703E1">
        <w:rPr>
          <w:rFonts w:ascii="Times" w:eastAsia="Times" w:hAnsi="Times" w:cs="Times"/>
          <w:b/>
          <w:bCs/>
          <w:color w:val="000000" w:themeColor="text1"/>
        </w:rPr>
        <w:t>Abbreviation:</w:t>
      </w:r>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CallClinic</w:t>
      </w:r>
      <w:proofErr w:type="spellEnd"/>
    </w:p>
    <w:p w14:paraId="7843FC98" w14:textId="32957226" w:rsidR="002A0AC0" w:rsidRDefault="002A0AC0" w:rsidP="00CB7118">
      <w:pPr>
        <w:pStyle w:val="Heading3"/>
        <w:numPr>
          <w:ilvl w:val="1"/>
          <w:numId w:val="68"/>
        </w:numPr>
        <w:ind w:left="1276" w:hanging="567"/>
        <w:rPr>
          <w:rFonts w:ascii="Times" w:eastAsia="Times" w:hAnsi="Times" w:cs="Times"/>
          <w:sz w:val="30"/>
          <w:szCs w:val="30"/>
        </w:rPr>
      </w:pPr>
      <w:bookmarkStart w:id="71" w:name="_Toc520105263"/>
      <w:bookmarkStart w:id="72" w:name="_Toc520105433"/>
      <w:r w:rsidRPr="005A35DD">
        <w:rPr>
          <w:rFonts w:ascii="Times" w:eastAsia="Times" w:hAnsi="Times" w:cs="Times"/>
          <w:sz w:val="30"/>
          <w:szCs w:val="30"/>
        </w:rPr>
        <w:t xml:space="preserve">Problem </w:t>
      </w:r>
      <w:r w:rsidRPr="00FB1250">
        <w:rPr>
          <w:rFonts w:ascii="Times" w:eastAsia="Times" w:hAnsi="Times" w:cs="Times"/>
          <w:sz w:val="30"/>
          <w:szCs w:val="30"/>
        </w:rPr>
        <w:t>Abstract</w:t>
      </w:r>
      <w:bookmarkEnd w:id="71"/>
      <w:bookmarkEnd w:id="72"/>
    </w:p>
    <w:p w14:paraId="530F85C2" w14:textId="77777777" w:rsidR="00E35561" w:rsidRPr="002E3278" w:rsidRDefault="00E35561" w:rsidP="00E35561">
      <w:pPr>
        <w:pStyle w:val="NormalWeb"/>
        <w:spacing w:before="0" w:beforeAutospacing="0" w:after="0" w:afterAutospacing="0"/>
        <w:ind w:left="709" w:firstLine="567"/>
        <w:jc w:val="both"/>
        <w:rPr>
          <w:rFonts w:ascii="Times" w:eastAsia="Times" w:hAnsi="Times" w:cs="Times"/>
          <w:color w:val="000000" w:themeColor="text1"/>
          <w:lang w:val="vi-VN"/>
        </w:rPr>
      </w:pPr>
      <w:r w:rsidRPr="75A703E1">
        <w:rPr>
          <w:rFonts w:ascii="Times" w:eastAsia="Times" w:hAnsi="Times" w:cs="Times"/>
          <w:color w:val="000000" w:themeColor="text1"/>
        </w:rPr>
        <w:t>This project is our exertion to help the clinic reduce costs, the patients save time and simplify the user experience. However, when we start to identify problems and find the way to resolve them, we found many difficult things. We decide to use</w:t>
      </w:r>
      <w:r w:rsidRPr="2AB9BC32">
        <w:rPr>
          <w:rFonts w:ascii="Times" w:eastAsia="Times" w:hAnsi="Times" w:cs="Times"/>
          <w:color w:val="000000" w:themeColor="text1"/>
        </w:rPr>
        <w:t xml:space="preserve"> </w:t>
      </w:r>
      <w:r>
        <w:rPr>
          <w:rFonts w:ascii="Times" w:eastAsia="Times" w:hAnsi="Times" w:cs="Times"/>
          <w:color w:val="000000" w:themeColor="text1"/>
        </w:rPr>
        <w:t>a</w:t>
      </w:r>
      <w:r w:rsidRPr="75A703E1">
        <w:rPr>
          <w:rFonts w:ascii="Times" w:eastAsia="Times" w:hAnsi="Times" w:cs="Times"/>
          <w:color w:val="000000" w:themeColor="text1"/>
        </w:rPr>
        <w:t xml:space="preserve"> smartphone as a switchboard to receive and answer </w:t>
      </w:r>
      <w:r>
        <w:rPr>
          <w:rFonts w:ascii="Times" w:eastAsia="Times" w:hAnsi="Times" w:cs="Times"/>
          <w:color w:val="000000" w:themeColor="text1"/>
        </w:rPr>
        <w:t xml:space="preserve">the </w:t>
      </w:r>
      <w:r w:rsidRPr="75A703E1">
        <w:rPr>
          <w:rFonts w:ascii="Times" w:eastAsia="Times" w:hAnsi="Times" w:cs="Times"/>
          <w:color w:val="000000" w:themeColor="text1"/>
        </w:rPr>
        <w:t xml:space="preserve">call. We try on both Android and IOS but as we know that, take the privilege of system phone is really hard things. We try to root </w:t>
      </w:r>
      <w:r>
        <w:rPr>
          <w:rFonts w:ascii="Times" w:eastAsia="Times" w:hAnsi="Times" w:cs="Times"/>
          <w:color w:val="000000" w:themeColor="text1"/>
        </w:rPr>
        <w:t xml:space="preserve">the </w:t>
      </w:r>
      <w:r w:rsidRPr="75A703E1">
        <w:rPr>
          <w:rFonts w:ascii="Times" w:eastAsia="Times" w:hAnsi="Times" w:cs="Times"/>
          <w:color w:val="000000" w:themeColor="text1"/>
        </w:rPr>
        <w:t xml:space="preserve">Android system and jailbreak IOS to take that privilege but it still not </w:t>
      </w:r>
      <w:r w:rsidRPr="00D64D23">
        <w:rPr>
          <w:rFonts w:ascii="Times" w:eastAsia="Times" w:hAnsi="Times" w:cs="Times"/>
          <w:noProof/>
          <w:color w:val="000000" w:themeColor="text1"/>
        </w:rPr>
        <w:t>work</w:t>
      </w:r>
      <w:r w:rsidRPr="75A703E1">
        <w:rPr>
          <w:rFonts w:ascii="Times" w:eastAsia="Times" w:hAnsi="Times" w:cs="Times"/>
          <w:color w:val="000000" w:themeColor="text1"/>
        </w:rPr>
        <w:t xml:space="preserve"> correctly. And </w:t>
      </w:r>
      <w:r w:rsidRPr="00D64D23">
        <w:rPr>
          <w:rFonts w:ascii="Times" w:eastAsia="Times" w:hAnsi="Times" w:cs="Times"/>
          <w:noProof/>
          <w:color w:val="000000" w:themeColor="text1"/>
        </w:rPr>
        <w:t>even</w:t>
      </w:r>
      <w:r w:rsidRPr="75A703E1">
        <w:rPr>
          <w:rFonts w:ascii="Times" w:eastAsia="Times" w:hAnsi="Times" w:cs="Times"/>
          <w:color w:val="000000" w:themeColor="text1"/>
        </w:rPr>
        <w:t xml:space="preserve"> after many hours </w:t>
      </w:r>
      <w:r>
        <w:rPr>
          <w:rFonts w:ascii="Times" w:eastAsia="Times" w:hAnsi="Times" w:cs="Times"/>
          <w:noProof/>
          <w:color w:val="000000" w:themeColor="text1"/>
        </w:rPr>
        <w:t>of</w:t>
      </w:r>
      <w:r w:rsidRPr="2AB9BC32">
        <w:rPr>
          <w:rFonts w:ascii="Times" w:eastAsia="Times" w:hAnsi="Times" w:cs="Times"/>
          <w:color w:val="000000" w:themeColor="text1"/>
        </w:rPr>
        <w:t xml:space="preserve"> </w:t>
      </w:r>
      <w:r w:rsidRPr="75A703E1">
        <w:rPr>
          <w:rFonts w:ascii="Times" w:eastAsia="Times" w:hAnsi="Times" w:cs="Times"/>
          <w:color w:val="000000" w:themeColor="text1"/>
        </w:rPr>
        <w:t>research</w:t>
      </w:r>
      <w:r>
        <w:rPr>
          <w:rFonts w:ascii="Times" w:eastAsia="Times" w:hAnsi="Times" w:cs="Times"/>
          <w:noProof/>
          <w:color w:val="000000" w:themeColor="text1"/>
        </w:rPr>
        <w:t>,</w:t>
      </w:r>
      <w:r w:rsidRPr="75A703E1">
        <w:rPr>
          <w:rFonts w:ascii="Times" w:eastAsia="Times" w:hAnsi="Times" w:cs="Times"/>
          <w:color w:val="000000" w:themeColor="text1"/>
        </w:rPr>
        <w:t xml:space="preserve"> we find the way to </w:t>
      </w:r>
      <w:r w:rsidRPr="00D64D23">
        <w:rPr>
          <w:rFonts w:ascii="Times" w:eastAsia="Times" w:hAnsi="Times" w:cs="Times"/>
          <w:noProof/>
          <w:color w:val="000000" w:themeColor="text1"/>
        </w:rPr>
        <w:t>do</w:t>
      </w:r>
      <w:r w:rsidRPr="75A703E1">
        <w:rPr>
          <w:rFonts w:ascii="Times" w:eastAsia="Times" w:hAnsi="Times" w:cs="Times"/>
          <w:color w:val="000000" w:themeColor="text1"/>
        </w:rPr>
        <w:t xml:space="preserve"> the first step is </w:t>
      </w:r>
      <w:r>
        <w:rPr>
          <w:rFonts w:ascii="Times" w:eastAsia="Times" w:hAnsi="Times" w:cs="Times"/>
          <w:color w:val="000000" w:themeColor="text1"/>
        </w:rPr>
        <w:t xml:space="preserve">an </w:t>
      </w:r>
      <w:r w:rsidRPr="75A703E1">
        <w:rPr>
          <w:rFonts w:ascii="Times" w:eastAsia="Times" w:hAnsi="Times" w:cs="Times"/>
          <w:color w:val="000000" w:themeColor="text1"/>
        </w:rPr>
        <w:t>auto</w:t>
      </w:r>
      <w:r>
        <w:rPr>
          <w:rFonts w:ascii="Times" w:eastAsia="Times" w:hAnsi="Times" w:cs="Times"/>
          <w:noProof/>
          <w:color w:val="000000" w:themeColor="text1"/>
        </w:rPr>
        <w:t>-</w:t>
      </w:r>
      <w:r w:rsidRPr="75A703E1">
        <w:rPr>
          <w:rFonts w:ascii="Times" w:eastAsia="Times" w:hAnsi="Times" w:cs="Times"/>
          <w:color w:val="000000" w:themeColor="text1"/>
        </w:rPr>
        <w:t>pickup phone call (only working on Samsung’s device). We instantly face with another problem</w:t>
      </w:r>
      <w:r w:rsidRPr="2AB9BC32">
        <w:rPr>
          <w:rFonts w:ascii="Times" w:eastAsia="Times" w:hAnsi="Times" w:cs="Times"/>
          <w:color w:val="000000" w:themeColor="text1"/>
        </w:rPr>
        <w:t>;</w:t>
      </w:r>
      <w:r w:rsidRPr="75A703E1">
        <w:rPr>
          <w:rFonts w:ascii="Times" w:eastAsia="Times" w:hAnsi="Times" w:cs="Times"/>
          <w:color w:val="000000" w:themeColor="text1"/>
        </w:rPr>
        <w:t xml:space="preserve"> we cannot send voice answer when we are receiving the call. So, we fail </w:t>
      </w:r>
      <w:r>
        <w:rPr>
          <w:rFonts w:ascii="Times" w:eastAsia="Times" w:hAnsi="Times" w:cs="Times"/>
          <w:noProof/>
          <w:color w:val="000000" w:themeColor="text1"/>
        </w:rPr>
        <w:t>i</w:t>
      </w:r>
      <w:r w:rsidRPr="00D64D23">
        <w:rPr>
          <w:rFonts w:ascii="Times" w:eastAsia="Times" w:hAnsi="Times" w:cs="Times"/>
          <w:noProof/>
          <w:color w:val="000000" w:themeColor="text1"/>
        </w:rPr>
        <w:t>n</w:t>
      </w:r>
      <w:r w:rsidRPr="75A703E1">
        <w:rPr>
          <w:rFonts w:ascii="Times" w:eastAsia="Times" w:hAnsi="Times" w:cs="Times"/>
          <w:color w:val="000000" w:themeColor="text1"/>
        </w:rPr>
        <w:t xml:space="preserve"> that way.</w:t>
      </w:r>
    </w:p>
    <w:p w14:paraId="158B40B1" w14:textId="77777777" w:rsidR="00E35561" w:rsidRPr="002E3278" w:rsidRDefault="00E35561" w:rsidP="00E35561">
      <w:pPr>
        <w:pStyle w:val="NormalWeb"/>
        <w:spacing w:before="0" w:beforeAutospacing="0" w:after="0" w:afterAutospacing="0"/>
        <w:ind w:left="709" w:firstLine="567"/>
        <w:jc w:val="both"/>
        <w:rPr>
          <w:rFonts w:ascii="Times" w:eastAsia="Times" w:hAnsi="Times" w:cs="Times"/>
          <w:color w:val="000000" w:themeColor="text1"/>
        </w:rPr>
      </w:pPr>
      <w:r w:rsidRPr="75A703E1">
        <w:rPr>
          <w:rFonts w:ascii="Times" w:eastAsia="Times" w:hAnsi="Times" w:cs="Times"/>
          <w:color w:val="000000" w:themeColor="text1"/>
        </w:rPr>
        <w:t xml:space="preserve">After that, we research about third-party framework provides programmable voice (like Twilio, </w:t>
      </w:r>
      <w:proofErr w:type="spellStart"/>
      <w:r w:rsidRPr="75A703E1">
        <w:rPr>
          <w:rFonts w:ascii="Times" w:eastAsia="Times" w:hAnsi="Times" w:cs="Times"/>
          <w:color w:val="000000" w:themeColor="text1"/>
        </w:rPr>
        <w:t>Nexmo</w:t>
      </w:r>
      <w:proofErr w:type="spellEnd"/>
      <w:r w:rsidRPr="75A703E1">
        <w:rPr>
          <w:rFonts w:ascii="Times" w:eastAsia="Times" w:hAnsi="Times" w:cs="Times"/>
          <w:color w:val="000000" w:themeColor="text1"/>
        </w:rPr>
        <w:t>), but the cost of doing research and demonstration voice-answering is quite expensive.</w:t>
      </w:r>
    </w:p>
    <w:p w14:paraId="2A48F1D3" w14:textId="1A3D7848" w:rsidR="00E35561" w:rsidRPr="00E35561" w:rsidRDefault="00E35561" w:rsidP="00E35561">
      <w:pPr>
        <w:pStyle w:val="ListParagraph"/>
        <w:ind w:left="709" w:firstLine="567"/>
        <w:rPr>
          <w:rFonts w:eastAsia="Times"/>
        </w:rPr>
      </w:pPr>
      <w:r w:rsidRPr="00E35561">
        <w:rPr>
          <w:rFonts w:ascii="Times" w:eastAsia="Times" w:hAnsi="Times" w:cs="Times"/>
          <w:color w:val="000000" w:themeColor="text1"/>
        </w:rPr>
        <w:t>Moreover, we research more about VoIP technical (WebRTC) for the call over internet protocol and about a third-party framework to receive SMS from the patient. Finally, we find out solutions to remind patients when their appointment is due.</w:t>
      </w:r>
    </w:p>
    <w:p w14:paraId="243CFE0D" w14:textId="77777777" w:rsidR="002A0AC0" w:rsidRPr="00FB1250" w:rsidRDefault="002A0AC0" w:rsidP="00CB7118">
      <w:pPr>
        <w:pStyle w:val="Heading3"/>
        <w:numPr>
          <w:ilvl w:val="1"/>
          <w:numId w:val="68"/>
        </w:numPr>
        <w:ind w:left="1276" w:hanging="567"/>
        <w:rPr>
          <w:rFonts w:ascii="Times" w:eastAsia="Times" w:hAnsi="Times" w:cs="Times"/>
          <w:sz w:val="30"/>
          <w:szCs w:val="30"/>
        </w:rPr>
      </w:pPr>
      <w:bookmarkStart w:id="73" w:name="_Toc520105264"/>
      <w:bookmarkStart w:id="74" w:name="_Toc520105434"/>
      <w:r w:rsidRPr="005A35DD">
        <w:rPr>
          <w:rFonts w:ascii="Times" w:eastAsia="Times" w:hAnsi="Times" w:cs="Times"/>
          <w:sz w:val="30"/>
          <w:szCs w:val="30"/>
        </w:rPr>
        <w:t>Project Overview</w:t>
      </w:r>
      <w:bookmarkEnd w:id="73"/>
      <w:bookmarkEnd w:id="74"/>
    </w:p>
    <w:p w14:paraId="52EAEC59" w14:textId="6F286818" w:rsidR="002A0AC0" w:rsidRDefault="002A0AC0" w:rsidP="00CB7118">
      <w:pPr>
        <w:pStyle w:val="Heading4"/>
        <w:numPr>
          <w:ilvl w:val="2"/>
          <w:numId w:val="68"/>
        </w:numPr>
        <w:ind w:left="1701" w:hanging="708"/>
        <w:rPr>
          <w:rFonts w:ascii="Times" w:eastAsia="Times" w:hAnsi="Times" w:cs="Times"/>
          <w:sz w:val="30"/>
          <w:szCs w:val="30"/>
        </w:rPr>
      </w:pPr>
      <w:bookmarkStart w:id="75" w:name="_Toc520105265"/>
      <w:bookmarkStart w:id="76" w:name="_Toc520105435"/>
      <w:r w:rsidRPr="008C2CC1">
        <w:rPr>
          <w:rFonts w:ascii="Times" w:eastAsia="Times" w:hAnsi="Times" w:cs="Times"/>
        </w:rPr>
        <w:t>Current Situation</w:t>
      </w:r>
      <w:bookmarkEnd w:id="75"/>
      <w:bookmarkEnd w:id="76"/>
      <w:r w:rsidR="00C5127E" w:rsidRPr="005A35DD">
        <w:rPr>
          <w:rFonts w:ascii="Times" w:eastAsia="Times" w:hAnsi="Times" w:cs="Times"/>
          <w:sz w:val="30"/>
          <w:szCs w:val="30"/>
        </w:rPr>
        <w:t xml:space="preserve"> </w:t>
      </w:r>
    </w:p>
    <w:p w14:paraId="03932248" w14:textId="77777777" w:rsidR="00E35561" w:rsidRPr="002E3278" w:rsidRDefault="00E35561" w:rsidP="00E35561">
      <w:pPr>
        <w:pStyle w:val="NormalWeb"/>
        <w:spacing w:before="0" w:beforeAutospacing="0" w:after="0" w:afterAutospacing="0"/>
        <w:ind w:left="709" w:firstLine="425"/>
        <w:rPr>
          <w:rFonts w:ascii="Times" w:eastAsia="Times" w:hAnsi="Times" w:cs="Times"/>
          <w:color w:val="000000" w:themeColor="text1"/>
        </w:rPr>
      </w:pPr>
      <w:r w:rsidRPr="14131993">
        <w:rPr>
          <w:rFonts w:ascii="Times" w:eastAsia="Times" w:hAnsi="Times" w:cs="Times"/>
          <w:color w:val="000000"/>
        </w:rPr>
        <w:t>Below are the problems encountered in this project:</w:t>
      </w:r>
    </w:p>
    <w:p w14:paraId="3E96D1CA" w14:textId="77777777" w:rsidR="00E35561" w:rsidRPr="003A12F8" w:rsidRDefault="00E35561" w:rsidP="00CB7118">
      <w:pPr>
        <w:pStyle w:val="ListParagraph"/>
        <w:numPr>
          <w:ilvl w:val="0"/>
          <w:numId w:val="73"/>
        </w:numPr>
        <w:ind w:left="1134" w:firstLine="567"/>
        <w:textAlignment w:val="baseline"/>
        <w:rPr>
          <w:rFonts w:ascii="Times" w:eastAsia="Times" w:hAnsi="Times" w:cs="Times"/>
          <w:color w:val="000000" w:themeColor="text1"/>
          <w:lang w:eastAsia="ja-JP"/>
        </w:rPr>
      </w:pPr>
      <w:r w:rsidRPr="003A12F8">
        <w:rPr>
          <w:rFonts w:ascii="Times" w:eastAsia="Times" w:hAnsi="Times" w:cs="Times"/>
          <w:color w:val="000000" w:themeColor="text1"/>
        </w:rPr>
        <w:t xml:space="preserve">Difficulty to get permission </w:t>
      </w:r>
      <w:r w:rsidRPr="003A12F8">
        <w:rPr>
          <w:rFonts w:ascii="Times" w:eastAsia="Times" w:hAnsi="Times" w:cs="Times"/>
          <w:noProof/>
          <w:color w:val="000000" w:themeColor="text1"/>
        </w:rPr>
        <w:t>for</w:t>
      </w:r>
      <w:r w:rsidRPr="003A12F8">
        <w:rPr>
          <w:rFonts w:ascii="Times" w:eastAsia="Times" w:hAnsi="Times" w:cs="Times"/>
          <w:color w:val="000000" w:themeColor="text1"/>
        </w:rPr>
        <w:t xml:space="preserve"> the privilege of system phone call for both IOS and Android</w:t>
      </w:r>
      <w:r w:rsidRPr="003A12F8">
        <w:rPr>
          <w:rFonts w:ascii="Times" w:eastAsia="Times" w:hAnsi="Times" w:cs="Times"/>
          <w:color w:val="000000" w:themeColor="text1"/>
          <w:lang w:eastAsia="ja-JP"/>
        </w:rPr>
        <w:t>.</w:t>
      </w:r>
    </w:p>
    <w:p w14:paraId="3AFAFD9D" w14:textId="77777777" w:rsidR="00E35561" w:rsidRPr="003A12F8" w:rsidRDefault="00E35561" w:rsidP="00CB7118">
      <w:pPr>
        <w:pStyle w:val="ListParagraph"/>
        <w:numPr>
          <w:ilvl w:val="0"/>
          <w:numId w:val="73"/>
        </w:numPr>
        <w:tabs>
          <w:tab w:val="num" w:pos="1985"/>
        </w:tabs>
        <w:ind w:left="1134" w:firstLine="567"/>
        <w:textAlignment w:val="baseline"/>
        <w:rPr>
          <w:rFonts w:ascii="Times" w:eastAsia="Times" w:hAnsi="Times" w:cs="Times"/>
          <w:color w:val="000000" w:themeColor="text1"/>
        </w:rPr>
      </w:pPr>
      <w:r w:rsidRPr="003A12F8">
        <w:rPr>
          <w:rFonts w:ascii="Times" w:eastAsia="Times" w:hAnsi="Times" w:cs="Times"/>
          <w:color w:val="000000" w:themeColor="text1"/>
        </w:rPr>
        <w:t>Limit in human resources and time: Team has only 4 members and time for all project is about 13 weeks for writing the document, implementing the products and testing</w:t>
      </w:r>
    </w:p>
    <w:p w14:paraId="49E03199" w14:textId="77777777" w:rsidR="00E35561" w:rsidRPr="003A12F8" w:rsidRDefault="00E35561" w:rsidP="00CB7118">
      <w:pPr>
        <w:pStyle w:val="ListParagraph"/>
        <w:numPr>
          <w:ilvl w:val="0"/>
          <w:numId w:val="73"/>
        </w:numPr>
        <w:tabs>
          <w:tab w:val="num" w:pos="1985"/>
        </w:tabs>
        <w:ind w:left="1134" w:firstLine="567"/>
        <w:textAlignment w:val="baseline"/>
        <w:rPr>
          <w:rFonts w:ascii="Times" w:eastAsia="Times" w:hAnsi="Times" w:cs="Times"/>
          <w:color w:val="000000" w:themeColor="text1"/>
        </w:rPr>
      </w:pPr>
      <w:r w:rsidRPr="003A12F8">
        <w:rPr>
          <w:rFonts w:ascii="Times" w:eastAsia="Times" w:hAnsi="Times" w:cs="Times"/>
          <w:color w:val="000000" w:themeColor="text1"/>
        </w:rPr>
        <w:t>New techniques: Some team members are new to the techniques used in the project. The team needs an amount of time to get familiar with those techniques.</w:t>
      </w:r>
    </w:p>
    <w:p w14:paraId="38DB91F3" w14:textId="77777777" w:rsidR="00E35561" w:rsidRPr="003A12F8" w:rsidRDefault="00E35561" w:rsidP="00CB7118">
      <w:pPr>
        <w:pStyle w:val="ListParagraph"/>
        <w:numPr>
          <w:ilvl w:val="0"/>
          <w:numId w:val="73"/>
        </w:numPr>
        <w:tabs>
          <w:tab w:val="num" w:pos="1985"/>
        </w:tabs>
        <w:ind w:left="1134" w:firstLine="567"/>
        <w:textAlignment w:val="baseline"/>
        <w:rPr>
          <w:rFonts w:ascii="Times" w:eastAsia="Times" w:hAnsi="Times" w:cs="Times"/>
          <w:color w:val="000000" w:themeColor="text1"/>
        </w:rPr>
      </w:pPr>
      <w:r w:rsidRPr="003A12F8">
        <w:rPr>
          <w:rFonts w:ascii="Times" w:eastAsia="Times" w:hAnsi="Times" w:cs="Times"/>
          <w:color w:val="000000" w:themeColor="text1"/>
        </w:rPr>
        <w:t>The cost for research and demonstration with third-party framework programmable voice is quite expensive.</w:t>
      </w:r>
    </w:p>
    <w:p w14:paraId="5A7AE92C" w14:textId="77777777" w:rsidR="00E35561" w:rsidRPr="003A12F8" w:rsidRDefault="00E35561" w:rsidP="00CB7118">
      <w:pPr>
        <w:pStyle w:val="ListParagraph"/>
        <w:numPr>
          <w:ilvl w:val="0"/>
          <w:numId w:val="73"/>
        </w:numPr>
        <w:tabs>
          <w:tab w:val="num" w:pos="1985"/>
        </w:tabs>
        <w:ind w:left="1134" w:firstLine="567"/>
        <w:textAlignment w:val="baseline"/>
        <w:rPr>
          <w:rFonts w:ascii="Times" w:eastAsia="Times" w:hAnsi="Times" w:cs="Times"/>
          <w:color w:val="000000" w:themeColor="text1"/>
          <w:lang w:eastAsia="ja-JP"/>
        </w:rPr>
      </w:pPr>
      <w:r w:rsidRPr="003A12F8">
        <w:rPr>
          <w:rFonts w:ascii="Times" w:eastAsia="Times" w:hAnsi="Times" w:cs="Times"/>
          <w:color w:val="000000" w:themeColor="text1"/>
        </w:rPr>
        <w:t>Lack of knowledge about manage the clinics</w:t>
      </w:r>
      <w:r w:rsidRPr="003A12F8">
        <w:rPr>
          <w:rFonts w:ascii="Times" w:eastAsia="Times" w:hAnsi="Times" w:cs="Times"/>
          <w:color w:val="000000" w:themeColor="text1"/>
          <w:lang w:eastAsia="ja-JP"/>
        </w:rPr>
        <w:t>.</w:t>
      </w:r>
    </w:p>
    <w:p w14:paraId="7C2E60FE" w14:textId="6EACA0CE" w:rsidR="00E35561" w:rsidRPr="003A12F8" w:rsidRDefault="00E35561" w:rsidP="00CB7118">
      <w:pPr>
        <w:pStyle w:val="ListParagraph"/>
        <w:numPr>
          <w:ilvl w:val="0"/>
          <w:numId w:val="73"/>
        </w:numPr>
        <w:tabs>
          <w:tab w:val="num" w:pos="1985"/>
        </w:tabs>
        <w:ind w:left="1134" w:firstLine="567"/>
        <w:textAlignment w:val="baseline"/>
        <w:rPr>
          <w:rFonts w:ascii="Times" w:eastAsia="Times" w:hAnsi="Times" w:cs="Times"/>
          <w:color w:val="000000" w:themeColor="text1"/>
        </w:rPr>
      </w:pPr>
      <w:r w:rsidRPr="003A12F8">
        <w:rPr>
          <w:rFonts w:ascii="Times" w:eastAsia="Times" w:hAnsi="Times" w:cs="Times"/>
          <w:color w:val="000000" w:themeColor="text1"/>
        </w:rPr>
        <w:t>Lack of the amount of the necessary data: doctors, nurses, patients, …</w:t>
      </w:r>
    </w:p>
    <w:p w14:paraId="53CAD2D5" w14:textId="43572F67" w:rsidR="002A0AC0" w:rsidRDefault="002A0AC0" w:rsidP="00CB7118">
      <w:pPr>
        <w:pStyle w:val="Heading4"/>
        <w:numPr>
          <w:ilvl w:val="2"/>
          <w:numId w:val="68"/>
        </w:numPr>
        <w:ind w:left="1701" w:hanging="708"/>
        <w:rPr>
          <w:rFonts w:ascii="Times" w:eastAsia="Times" w:hAnsi="Times" w:cs="Times"/>
        </w:rPr>
      </w:pPr>
      <w:bookmarkStart w:id="77" w:name="_Toc520105266"/>
      <w:bookmarkStart w:id="78" w:name="_Toc520105436"/>
      <w:r w:rsidRPr="008C2CC1">
        <w:rPr>
          <w:rFonts w:ascii="Times" w:eastAsia="Times" w:hAnsi="Times" w:cs="Times"/>
        </w:rPr>
        <w:lastRenderedPageBreak/>
        <w:t>The Proposed System</w:t>
      </w:r>
      <w:bookmarkEnd w:id="77"/>
      <w:bookmarkEnd w:id="78"/>
    </w:p>
    <w:p w14:paraId="0C5FF508" w14:textId="77777777" w:rsidR="00F42AC3" w:rsidRPr="002E3278" w:rsidRDefault="00F42AC3" w:rsidP="00F42AC3">
      <w:pPr>
        <w:ind w:left="720" w:firstLine="414"/>
        <w:textAlignment w:val="baseline"/>
        <w:rPr>
          <w:rFonts w:ascii="Times,Times New Roman" w:eastAsia="Times,Times New Roman" w:hAnsi="Times,Times New Roman" w:cs="Times,Times New Roman"/>
          <w:b/>
          <w:color w:val="000000" w:themeColor="text1"/>
        </w:rPr>
      </w:pPr>
      <w:r w:rsidRPr="007D7222">
        <w:rPr>
          <w:rFonts w:ascii="Times" w:eastAsia="Times" w:hAnsi="Times" w:cs="Times"/>
          <w:color w:val="000000" w:themeColor="text1"/>
        </w:rPr>
        <w:t>The system will have four sub-systems:</w:t>
      </w:r>
    </w:p>
    <w:p w14:paraId="5847E043" w14:textId="77777777" w:rsidR="00F42AC3" w:rsidRPr="003A12F8" w:rsidRDefault="00F42AC3" w:rsidP="00CB7118">
      <w:pPr>
        <w:pStyle w:val="ListParagraph"/>
        <w:numPr>
          <w:ilvl w:val="0"/>
          <w:numId w:val="72"/>
        </w:numPr>
        <w:ind w:left="1134" w:firstLine="567"/>
        <w:textAlignment w:val="baseline"/>
        <w:rPr>
          <w:rFonts w:ascii="Times" w:eastAsia="Times" w:hAnsi="Times" w:cs="Times"/>
          <w:color w:val="000000" w:themeColor="text1"/>
        </w:rPr>
      </w:pPr>
      <w:r w:rsidRPr="003A12F8">
        <w:rPr>
          <w:rFonts w:ascii="Times" w:eastAsia="Times" w:hAnsi="Times" w:cs="Times"/>
          <w:color w:val="000000" w:themeColor="text1"/>
        </w:rPr>
        <w:t>An API application for handling data and response data for the mobile application.</w:t>
      </w:r>
    </w:p>
    <w:p w14:paraId="5873588F" w14:textId="77777777" w:rsidR="00F42AC3" w:rsidRPr="003A12F8" w:rsidRDefault="00F42AC3" w:rsidP="00CB7118">
      <w:pPr>
        <w:pStyle w:val="ListParagraph"/>
        <w:numPr>
          <w:ilvl w:val="0"/>
          <w:numId w:val="72"/>
        </w:numPr>
        <w:ind w:left="1134" w:firstLine="567"/>
        <w:textAlignment w:val="baseline"/>
        <w:rPr>
          <w:rFonts w:ascii="Times" w:eastAsia="Times" w:hAnsi="Times" w:cs="Times"/>
          <w:color w:val="000000" w:themeColor="text1"/>
          <w:lang w:eastAsia="ja-JP"/>
        </w:rPr>
      </w:pPr>
      <w:r w:rsidRPr="003A12F8">
        <w:rPr>
          <w:rFonts w:ascii="Times" w:eastAsia="Times" w:hAnsi="Times" w:cs="Times"/>
          <w:color w:val="000000" w:themeColor="text1"/>
        </w:rPr>
        <w:t>Mobile application for the doctor to view schedule appointment.</w:t>
      </w:r>
    </w:p>
    <w:p w14:paraId="5C194734" w14:textId="77777777" w:rsidR="00F42AC3" w:rsidRPr="003A12F8" w:rsidRDefault="00F42AC3" w:rsidP="00CB7118">
      <w:pPr>
        <w:pStyle w:val="ListParagraph"/>
        <w:numPr>
          <w:ilvl w:val="0"/>
          <w:numId w:val="72"/>
        </w:numPr>
        <w:ind w:left="1134" w:firstLine="567"/>
        <w:textAlignment w:val="baseline"/>
        <w:rPr>
          <w:rFonts w:ascii="Times" w:eastAsia="Times" w:hAnsi="Times" w:cs="Times"/>
          <w:color w:val="000000" w:themeColor="text1"/>
          <w:lang w:eastAsia="ja-JP"/>
        </w:rPr>
      </w:pPr>
      <w:r w:rsidRPr="003A12F8">
        <w:rPr>
          <w:rFonts w:ascii="Times" w:eastAsia="Times" w:hAnsi="Times" w:cs="Times"/>
          <w:color w:val="000000" w:themeColor="text1"/>
        </w:rPr>
        <w:t xml:space="preserve">Web application for clinic </w:t>
      </w:r>
      <w:r w:rsidRPr="003A12F8">
        <w:rPr>
          <w:rFonts w:ascii="Times" w:eastAsia="Times" w:hAnsi="Times" w:cs="Times"/>
          <w:noProof/>
          <w:color w:val="000000" w:themeColor="text1"/>
        </w:rPr>
        <w:t>manages</w:t>
      </w:r>
      <w:r w:rsidRPr="003A12F8">
        <w:rPr>
          <w:rFonts w:ascii="Times" w:eastAsia="Times" w:hAnsi="Times" w:cs="Times"/>
          <w:color w:val="000000" w:themeColor="text1"/>
        </w:rPr>
        <w:t xml:space="preserve"> patient, schedule appointment.</w:t>
      </w:r>
    </w:p>
    <w:p w14:paraId="02C263E7" w14:textId="2DCD2AA7" w:rsidR="00F42AC3" w:rsidRPr="003A12F8" w:rsidRDefault="00F42AC3" w:rsidP="00CB7118">
      <w:pPr>
        <w:pStyle w:val="ListParagraph"/>
        <w:numPr>
          <w:ilvl w:val="0"/>
          <w:numId w:val="72"/>
        </w:numPr>
        <w:ind w:left="1134" w:firstLine="567"/>
        <w:textAlignment w:val="baseline"/>
        <w:rPr>
          <w:rFonts w:ascii="Times" w:eastAsia="Times" w:hAnsi="Times" w:cs="Times"/>
          <w:color w:val="000000" w:themeColor="text1"/>
        </w:rPr>
      </w:pPr>
      <w:r w:rsidRPr="003A12F8">
        <w:rPr>
          <w:rFonts w:ascii="Times" w:eastAsia="Times" w:hAnsi="Times" w:cs="Times"/>
          <w:color w:val="000000" w:themeColor="text1"/>
        </w:rPr>
        <w:t xml:space="preserve">Hotline server </w:t>
      </w:r>
      <w:r w:rsidRPr="003A12F8">
        <w:rPr>
          <w:rFonts w:ascii="Times" w:eastAsia="Times" w:hAnsi="Times" w:cs="Times"/>
          <w:noProof/>
          <w:color w:val="000000" w:themeColor="text1"/>
        </w:rPr>
        <w:t>handles</w:t>
      </w:r>
      <w:r w:rsidRPr="003A12F8">
        <w:rPr>
          <w:rFonts w:ascii="Times" w:eastAsia="Times" w:hAnsi="Times" w:cs="Times"/>
          <w:color w:val="000000" w:themeColor="text1"/>
        </w:rPr>
        <w:t xml:space="preserve"> incoming SMS and patient call.</w:t>
      </w:r>
    </w:p>
    <w:p w14:paraId="59C66CB4" w14:textId="29FA07CA" w:rsidR="00C5127E" w:rsidRDefault="00C5127E" w:rsidP="00CB7118">
      <w:pPr>
        <w:pStyle w:val="Heading5"/>
        <w:numPr>
          <w:ilvl w:val="3"/>
          <w:numId w:val="68"/>
        </w:numPr>
        <w:ind w:left="1985"/>
        <w:rPr>
          <w:rFonts w:ascii="Times" w:eastAsia="Times" w:hAnsi="Times" w:cs="Times"/>
        </w:rPr>
      </w:pPr>
      <w:bookmarkStart w:id="79" w:name="_Toc520105267"/>
      <w:bookmarkStart w:id="80" w:name="_Toc520105437"/>
      <w:r w:rsidRPr="008C2CC1">
        <w:rPr>
          <w:rFonts w:ascii="Times" w:eastAsia="Times" w:hAnsi="Times" w:cs="Times"/>
        </w:rPr>
        <w:t>API application</w:t>
      </w:r>
      <w:bookmarkEnd w:id="79"/>
      <w:bookmarkEnd w:id="80"/>
    </w:p>
    <w:p w14:paraId="22F81783" w14:textId="77777777" w:rsidR="00F40619" w:rsidRPr="002E3278" w:rsidRDefault="00F40619" w:rsidP="00CB7118">
      <w:pPr>
        <w:numPr>
          <w:ilvl w:val="0"/>
          <w:numId w:val="70"/>
        </w:numPr>
        <w:ind w:left="1134" w:firstLine="567"/>
        <w:textAlignment w:val="baseline"/>
        <w:rPr>
          <w:rFonts w:ascii="Times" w:eastAsia="Times" w:hAnsi="Times" w:cs="Times"/>
          <w:color w:val="000000" w:themeColor="text1"/>
        </w:rPr>
      </w:pPr>
      <w:r w:rsidRPr="75A703E1">
        <w:rPr>
          <w:rFonts w:ascii="Times" w:eastAsia="Times" w:hAnsi="Times" w:cs="Times"/>
          <w:color w:val="000000" w:themeColor="text1"/>
        </w:rPr>
        <w:t xml:space="preserve">The server system takes responsibility to respond </w:t>
      </w:r>
      <w:r>
        <w:rPr>
          <w:rFonts w:ascii="Times" w:eastAsia="Times" w:hAnsi="Times" w:cs="Times"/>
          <w:noProof/>
          <w:color w:val="000000" w:themeColor="text1"/>
        </w:rPr>
        <w:t>to</w:t>
      </w:r>
      <w:r w:rsidRPr="2AB9BC32">
        <w:rPr>
          <w:rFonts w:ascii="Times" w:eastAsia="Times" w:hAnsi="Times" w:cs="Times"/>
          <w:color w:val="000000" w:themeColor="text1"/>
        </w:rPr>
        <w:t xml:space="preserve"> </w:t>
      </w:r>
      <w:r w:rsidRPr="75A703E1">
        <w:rPr>
          <w:rFonts w:ascii="Times" w:eastAsia="Times" w:hAnsi="Times" w:cs="Times"/>
          <w:color w:val="000000" w:themeColor="text1"/>
        </w:rPr>
        <w:t>all the requests and also manages and processes data</w:t>
      </w:r>
      <w:r>
        <w:rPr>
          <w:rFonts w:ascii="Times" w:eastAsia="Times" w:hAnsi="Times" w:cs="Times"/>
          <w:color w:val="000000" w:themeColor="text1"/>
        </w:rPr>
        <w:t>.</w:t>
      </w:r>
    </w:p>
    <w:p w14:paraId="7809A1C0" w14:textId="72C3C1C8" w:rsidR="00F40619" w:rsidRPr="00F40619" w:rsidRDefault="00F40619" w:rsidP="00CB7118">
      <w:pPr>
        <w:numPr>
          <w:ilvl w:val="0"/>
          <w:numId w:val="70"/>
        </w:numPr>
        <w:ind w:left="1134" w:firstLine="567"/>
        <w:textAlignment w:val="baseline"/>
        <w:rPr>
          <w:rFonts w:ascii="Times" w:eastAsia="Times" w:hAnsi="Times" w:cs="Times"/>
          <w:color w:val="000000" w:themeColor="text1"/>
        </w:rPr>
      </w:pPr>
      <w:r w:rsidRPr="75A703E1">
        <w:rPr>
          <w:rFonts w:ascii="Times" w:eastAsia="Times" w:hAnsi="Times" w:cs="Times"/>
          <w:color w:val="000000" w:themeColor="text1"/>
        </w:rPr>
        <w:t>Provide APIs for Mobile Application</w:t>
      </w:r>
      <w:r>
        <w:rPr>
          <w:rFonts w:ascii="Times" w:eastAsia="Times" w:hAnsi="Times" w:cs="Times"/>
          <w:color w:val="000000" w:themeColor="text1"/>
        </w:rPr>
        <w:t>.</w:t>
      </w:r>
    </w:p>
    <w:p w14:paraId="17FB0F71" w14:textId="4B3B86E8" w:rsidR="00C5127E" w:rsidRDefault="00C5127E" w:rsidP="00CB7118">
      <w:pPr>
        <w:pStyle w:val="Heading5"/>
        <w:numPr>
          <w:ilvl w:val="3"/>
          <w:numId w:val="68"/>
        </w:numPr>
        <w:ind w:left="1985"/>
        <w:rPr>
          <w:rFonts w:ascii="Times" w:eastAsia="Times" w:hAnsi="Times" w:cs="Times"/>
        </w:rPr>
      </w:pPr>
      <w:bookmarkStart w:id="81" w:name="_Toc520105268"/>
      <w:bookmarkStart w:id="82" w:name="_Toc520105438"/>
      <w:r w:rsidRPr="008C2CC1">
        <w:rPr>
          <w:rFonts w:ascii="Times" w:eastAsia="Times" w:hAnsi="Times" w:cs="Times"/>
        </w:rPr>
        <w:t>Mobile application</w:t>
      </w:r>
      <w:bookmarkEnd w:id="81"/>
      <w:bookmarkEnd w:id="82"/>
    </w:p>
    <w:p w14:paraId="4BDD7F9B" w14:textId="77777777" w:rsidR="003A12F8" w:rsidRPr="00F6567B" w:rsidRDefault="003A12F8" w:rsidP="00CB7118">
      <w:pPr>
        <w:pStyle w:val="ListParagraph"/>
        <w:numPr>
          <w:ilvl w:val="0"/>
          <w:numId w:val="71"/>
        </w:numPr>
        <w:ind w:left="1134" w:firstLine="567"/>
        <w:textAlignment w:val="baseline"/>
        <w:rPr>
          <w:rFonts w:ascii="Times" w:eastAsia="Times" w:hAnsi="Times" w:cs="Times"/>
          <w:color w:val="000000" w:themeColor="text1"/>
        </w:rPr>
      </w:pPr>
      <w:r w:rsidRPr="00F6567B">
        <w:rPr>
          <w:rFonts w:ascii="Times" w:eastAsia="Times" w:hAnsi="Times" w:cs="Times"/>
          <w:color w:val="000000" w:themeColor="text1"/>
        </w:rPr>
        <w:t>Sign in</w:t>
      </w:r>
      <w:r>
        <w:rPr>
          <w:rFonts w:ascii="Times" w:eastAsia="Times" w:hAnsi="Times" w:cs="Times"/>
          <w:color w:val="000000" w:themeColor="text1"/>
        </w:rPr>
        <w:t>.</w:t>
      </w:r>
    </w:p>
    <w:p w14:paraId="45B347C6" w14:textId="08F6F6E0" w:rsidR="003A12F8" w:rsidRPr="003A12F8" w:rsidRDefault="003A12F8" w:rsidP="00CB7118">
      <w:pPr>
        <w:pStyle w:val="ListParagraph"/>
        <w:numPr>
          <w:ilvl w:val="0"/>
          <w:numId w:val="71"/>
        </w:numPr>
        <w:ind w:left="1134" w:firstLine="567"/>
        <w:rPr>
          <w:rFonts w:ascii="Times" w:eastAsia="Times" w:hAnsi="Times" w:cs="Times"/>
          <w:b/>
          <w:sz w:val="26"/>
          <w:szCs w:val="26"/>
        </w:rPr>
      </w:pPr>
      <w:r w:rsidRPr="00F6567B">
        <w:rPr>
          <w:rFonts w:ascii="Times" w:eastAsia="Times" w:hAnsi="Times" w:cs="Times"/>
          <w:color w:val="000000" w:themeColor="text1"/>
        </w:rPr>
        <w:t>View list schedule appointment.</w:t>
      </w:r>
    </w:p>
    <w:p w14:paraId="5C47FD0E" w14:textId="29B37D2C" w:rsidR="00C5127E" w:rsidRDefault="00C5127E" w:rsidP="00CB7118">
      <w:pPr>
        <w:pStyle w:val="Heading5"/>
        <w:numPr>
          <w:ilvl w:val="3"/>
          <w:numId w:val="68"/>
        </w:numPr>
        <w:ind w:left="1985"/>
        <w:rPr>
          <w:rFonts w:ascii="Times" w:eastAsia="Times" w:hAnsi="Times" w:cs="Times"/>
        </w:rPr>
      </w:pPr>
      <w:bookmarkStart w:id="83" w:name="_Toc520105269"/>
      <w:bookmarkStart w:id="84" w:name="_Toc520105439"/>
      <w:r w:rsidRPr="008C2CC1">
        <w:rPr>
          <w:rFonts w:ascii="Times" w:eastAsia="Times" w:hAnsi="Times" w:cs="Times"/>
        </w:rPr>
        <w:t>Hotline server</w:t>
      </w:r>
      <w:bookmarkEnd w:id="83"/>
      <w:bookmarkEnd w:id="84"/>
    </w:p>
    <w:p w14:paraId="11CCA73B" w14:textId="77777777" w:rsidR="003A12F8" w:rsidRPr="002E3278" w:rsidRDefault="003A12F8" w:rsidP="00CB7118">
      <w:pPr>
        <w:numPr>
          <w:ilvl w:val="0"/>
          <w:numId w:val="71"/>
        </w:numPr>
        <w:ind w:left="1134" w:firstLine="567"/>
        <w:textAlignment w:val="baseline"/>
        <w:rPr>
          <w:rFonts w:ascii="Times" w:eastAsia="Times" w:hAnsi="Times" w:cs="Times"/>
          <w:color w:val="000000" w:themeColor="text1"/>
        </w:rPr>
      </w:pPr>
      <w:r w:rsidRPr="75A703E1">
        <w:rPr>
          <w:rFonts w:ascii="Times" w:eastAsia="Times" w:hAnsi="Times" w:cs="Times"/>
          <w:color w:val="000000" w:themeColor="text1"/>
        </w:rPr>
        <w:t>Send SMS for mobile phone</w:t>
      </w:r>
      <w:r>
        <w:rPr>
          <w:rFonts w:ascii="Times" w:eastAsia="Times" w:hAnsi="Times" w:cs="Times"/>
          <w:color w:val="000000" w:themeColor="text1"/>
        </w:rPr>
        <w:t>.</w:t>
      </w:r>
    </w:p>
    <w:p w14:paraId="73383B87" w14:textId="77777777" w:rsidR="003A12F8" w:rsidRPr="002E3278" w:rsidRDefault="003A12F8" w:rsidP="00CB7118">
      <w:pPr>
        <w:numPr>
          <w:ilvl w:val="0"/>
          <w:numId w:val="71"/>
        </w:numPr>
        <w:ind w:left="1134" w:firstLine="567"/>
        <w:textAlignment w:val="baseline"/>
        <w:rPr>
          <w:rFonts w:ascii="Times" w:eastAsia="Times" w:hAnsi="Times" w:cs="Times"/>
          <w:color w:val="000000" w:themeColor="text1"/>
        </w:rPr>
      </w:pPr>
      <w:r w:rsidRPr="75A703E1">
        <w:rPr>
          <w:rFonts w:ascii="Times" w:eastAsia="Times" w:hAnsi="Times" w:cs="Times"/>
          <w:color w:val="000000" w:themeColor="text1"/>
        </w:rPr>
        <w:t>Receive incoming SMS for make appointment</w:t>
      </w:r>
      <w:r>
        <w:rPr>
          <w:rFonts w:ascii="Times" w:eastAsia="Times" w:hAnsi="Times" w:cs="Times"/>
          <w:color w:val="000000" w:themeColor="text1"/>
        </w:rPr>
        <w:t>.</w:t>
      </w:r>
    </w:p>
    <w:p w14:paraId="65D5B9EE" w14:textId="0B8F2275" w:rsidR="003A12F8" w:rsidRPr="003A12F8" w:rsidRDefault="003A12F8" w:rsidP="00CB7118">
      <w:pPr>
        <w:numPr>
          <w:ilvl w:val="0"/>
          <w:numId w:val="71"/>
        </w:numPr>
        <w:ind w:left="1134" w:firstLine="567"/>
        <w:textAlignment w:val="baseline"/>
        <w:rPr>
          <w:rFonts w:ascii="Times" w:eastAsia="Times" w:hAnsi="Times" w:cs="Times"/>
          <w:color w:val="000000" w:themeColor="text1"/>
        </w:rPr>
      </w:pPr>
      <w:r w:rsidRPr="75A703E1">
        <w:rPr>
          <w:rFonts w:ascii="Times" w:eastAsia="Times" w:hAnsi="Times" w:cs="Times"/>
          <w:color w:val="000000" w:themeColor="text1"/>
        </w:rPr>
        <w:t>Receive incoming Call from patient</w:t>
      </w:r>
      <w:r>
        <w:rPr>
          <w:rFonts w:ascii="Times" w:eastAsia="Times" w:hAnsi="Times" w:cs="Times"/>
          <w:color w:val="000000" w:themeColor="text1"/>
        </w:rPr>
        <w:t>.</w:t>
      </w:r>
    </w:p>
    <w:p w14:paraId="159D2EA1" w14:textId="65599112" w:rsidR="00C5127E" w:rsidRDefault="00C5127E" w:rsidP="00CB7118">
      <w:pPr>
        <w:pStyle w:val="Heading5"/>
        <w:numPr>
          <w:ilvl w:val="3"/>
          <w:numId w:val="68"/>
        </w:numPr>
        <w:ind w:left="1985"/>
        <w:rPr>
          <w:rFonts w:ascii="Times" w:eastAsia="Times" w:hAnsi="Times" w:cs="Times"/>
        </w:rPr>
      </w:pPr>
      <w:bookmarkStart w:id="85" w:name="_Toc520105270"/>
      <w:bookmarkStart w:id="86" w:name="_Toc520105440"/>
      <w:r w:rsidRPr="008C2CC1">
        <w:rPr>
          <w:rFonts w:ascii="Times" w:eastAsia="Times" w:hAnsi="Times" w:cs="Times"/>
        </w:rPr>
        <w:t>Web application</w:t>
      </w:r>
      <w:bookmarkEnd w:id="85"/>
      <w:bookmarkEnd w:id="86"/>
    </w:p>
    <w:p w14:paraId="3C11D5FF" w14:textId="6D4BB521" w:rsidR="003A12F8" w:rsidRPr="00DA6495" w:rsidRDefault="003A12F8" w:rsidP="00CB7118">
      <w:pPr>
        <w:pStyle w:val="ListParagraph"/>
        <w:numPr>
          <w:ilvl w:val="0"/>
          <w:numId w:val="74"/>
        </w:numPr>
        <w:ind w:left="1134" w:firstLine="567"/>
        <w:textAlignment w:val="baseline"/>
        <w:rPr>
          <w:rFonts w:ascii="Times" w:eastAsia="Times" w:hAnsi="Times" w:cs="Times"/>
          <w:color w:val="000000" w:themeColor="text1"/>
        </w:rPr>
      </w:pPr>
      <w:r w:rsidRPr="00DA6495">
        <w:rPr>
          <w:rFonts w:ascii="Times" w:eastAsia="Times" w:hAnsi="Times" w:cs="Times"/>
          <w:color w:val="000000" w:themeColor="text1"/>
        </w:rPr>
        <w:t>Base component</w:t>
      </w:r>
      <w:r w:rsidR="00DA6495">
        <w:rPr>
          <w:rFonts w:ascii="Times" w:eastAsia="Times" w:hAnsi="Times" w:cs="Times"/>
          <w:color w:val="000000" w:themeColor="text1"/>
        </w:rPr>
        <w:t>:</w:t>
      </w:r>
    </w:p>
    <w:p w14:paraId="134B63B1" w14:textId="77777777" w:rsidR="003A12F8" w:rsidRPr="00DA6495" w:rsidRDefault="003A12F8" w:rsidP="00CB7118">
      <w:pPr>
        <w:pStyle w:val="ListParagraph"/>
        <w:numPr>
          <w:ilvl w:val="1"/>
          <w:numId w:val="75"/>
        </w:numPr>
        <w:ind w:left="2410" w:hanging="283"/>
        <w:textAlignment w:val="baseline"/>
        <w:rPr>
          <w:rFonts w:ascii="Times" w:eastAsia="Times" w:hAnsi="Times" w:cs="Times"/>
          <w:color w:val="000000" w:themeColor="text1"/>
        </w:rPr>
      </w:pPr>
      <w:r w:rsidRPr="00DA6495">
        <w:rPr>
          <w:rFonts w:ascii="Times" w:eastAsia="Times" w:hAnsi="Times" w:cs="Times"/>
          <w:color w:val="000000" w:themeColor="text1"/>
        </w:rPr>
        <w:t>Sign in</w:t>
      </w:r>
    </w:p>
    <w:p w14:paraId="4E3C3ECA" w14:textId="3DD80674" w:rsidR="003A12F8" w:rsidRPr="00DA6495" w:rsidRDefault="00DA6495" w:rsidP="00CB7118">
      <w:pPr>
        <w:pStyle w:val="ListParagraph"/>
        <w:numPr>
          <w:ilvl w:val="1"/>
          <w:numId w:val="75"/>
        </w:numPr>
        <w:ind w:left="2410" w:hanging="283"/>
        <w:textAlignment w:val="baseline"/>
        <w:rPr>
          <w:rFonts w:ascii="Times" w:eastAsia="Times" w:hAnsi="Times" w:cs="Times"/>
          <w:color w:val="000000" w:themeColor="text1"/>
        </w:rPr>
      </w:pPr>
      <w:r w:rsidRPr="00DA6495">
        <w:rPr>
          <w:rFonts w:eastAsia="Times"/>
        </w:rPr>
        <w:t>S</w:t>
      </w:r>
      <w:r w:rsidR="003A12F8" w:rsidRPr="00DA6495">
        <w:rPr>
          <w:rFonts w:ascii="Times" w:eastAsia="Times" w:hAnsi="Times" w:cs="Times"/>
          <w:color w:val="000000" w:themeColor="text1"/>
        </w:rPr>
        <w:t>ign out</w:t>
      </w:r>
    </w:p>
    <w:p w14:paraId="78419BC7" w14:textId="3AB53362" w:rsidR="003A12F8" w:rsidRPr="00DA6495" w:rsidRDefault="003A12F8" w:rsidP="00CB7118">
      <w:pPr>
        <w:pStyle w:val="ListParagraph"/>
        <w:numPr>
          <w:ilvl w:val="0"/>
          <w:numId w:val="74"/>
        </w:numPr>
        <w:ind w:left="1134" w:firstLine="567"/>
        <w:textAlignment w:val="baseline"/>
        <w:rPr>
          <w:rFonts w:ascii="Times" w:eastAsia="Times" w:hAnsi="Times" w:cs="Times"/>
          <w:color w:val="000000" w:themeColor="text1"/>
        </w:rPr>
      </w:pPr>
      <w:r w:rsidRPr="00DA6495">
        <w:rPr>
          <w:rFonts w:ascii="Times" w:eastAsia="Times" w:hAnsi="Times" w:cs="Times"/>
          <w:color w:val="000000" w:themeColor="text1"/>
        </w:rPr>
        <w:t>Clinic component</w:t>
      </w:r>
      <w:r w:rsidR="00DA6495">
        <w:rPr>
          <w:rFonts w:ascii="Times" w:eastAsia="Times" w:hAnsi="Times" w:cs="Times"/>
          <w:color w:val="000000" w:themeColor="text1"/>
        </w:rPr>
        <w:t>:</w:t>
      </w:r>
    </w:p>
    <w:p w14:paraId="08021DAD" w14:textId="77777777" w:rsidR="003A12F8" w:rsidRPr="00DA6495" w:rsidRDefault="003A12F8" w:rsidP="00CB7118">
      <w:pPr>
        <w:pStyle w:val="ListParagraph"/>
        <w:numPr>
          <w:ilvl w:val="1"/>
          <w:numId w:val="75"/>
        </w:numPr>
        <w:ind w:left="2410" w:hanging="283"/>
        <w:textAlignment w:val="baseline"/>
        <w:rPr>
          <w:rFonts w:ascii="Times" w:eastAsia="Times" w:hAnsi="Times" w:cs="Times"/>
          <w:color w:val="000000" w:themeColor="text1"/>
        </w:rPr>
      </w:pPr>
      <w:r w:rsidRPr="00DA6495">
        <w:rPr>
          <w:rFonts w:ascii="Times" w:eastAsia="Times" w:hAnsi="Times" w:cs="Times"/>
          <w:color w:val="000000" w:themeColor="text1"/>
        </w:rPr>
        <w:t>View list schedule appointment</w:t>
      </w:r>
    </w:p>
    <w:p w14:paraId="381F5627" w14:textId="1F155CCD" w:rsidR="003A12F8" w:rsidRPr="00DA6495" w:rsidRDefault="003A12F8" w:rsidP="00CB7118">
      <w:pPr>
        <w:pStyle w:val="ListParagraph"/>
        <w:numPr>
          <w:ilvl w:val="1"/>
          <w:numId w:val="75"/>
        </w:numPr>
        <w:ind w:left="2410" w:hanging="283"/>
        <w:rPr>
          <w:rFonts w:ascii="Times" w:eastAsia="Times" w:hAnsi="Times" w:cs="Times"/>
          <w:b/>
          <w:sz w:val="26"/>
          <w:szCs w:val="26"/>
        </w:rPr>
      </w:pPr>
      <w:r w:rsidRPr="00DA6495">
        <w:rPr>
          <w:rFonts w:ascii="Times" w:eastAsia="Times" w:hAnsi="Times" w:cs="Times"/>
          <w:color w:val="000000" w:themeColor="text1"/>
        </w:rPr>
        <w:t>Manipulate patient</w:t>
      </w:r>
    </w:p>
    <w:p w14:paraId="608CC864" w14:textId="77777777" w:rsidR="002A0AC0" w:rsidRPr="00FB1250" w:rsidRDefault="002A0AC0" w:rsidP="00CB7118">
      <w:pPr>
        <w:pStyle w:val="Heading4"/>
        <w:numPr>
          <w:ilvl w:val="2"/>
          <w:numId w:val="68"/>
        </w:numPr>
        <w:ind w:left="1701" w:hanging="708"/>
        <w:rPr>
          <w:rFonts w:ascii="Times" w:eastAsia="Times" w:hAnsi="Times" w:cs="Times"/>
        </w:rPr>
      </w:pPr>
      <w:bookmarkStart w:id="87" w:name="_Toc520105271"/>
      <w:bookmarkStart w:id="88" w:name="_Toc520105441"/>
      <w:r w:rsidRPr="008C2CC1">
        <w:rPr>
          <w:rFonts w:ascii="Times" w:eastAsia="Times" w:hAnsi="Times" w:cs="Times"/>
        </w:rPr>
        <w:t>Boundaries of the System</w:t>
      </w:r>
      <w:bookmarkEnd w:id="87"/>
      <w:bookmarkEnd w:id="88"/>
    </w:p>
    <w:p w14:paraId="022925D1" w14:textId="77777777" w:rsidR="000A46B5" w:rsidRPr="000A46B5" w:rsidRDefault="000A46B5" w:rsidP="00CB7118">
      <w:pPr>
        <w:pStyle w:val="ListParagraph"/>
        <w:numPr>
          <w:ilvl w:val="0"/>
          <w:numId w:val="76"/>
        </w:numPr>
        <w:ind w:left="1134" w:firstLine="567"/>
        <w:jc w:val="both"/>
        <w:textAlignment w:val="baseline"/>
        <w:rPr>
          <w:rFonts w:ascii="Times" w:eastAsia="Times" w:hAnsi="Times" w:cs="Times"/>
        </w:rPr>
      </w:pPr>
      <w:r w:rsidRPr="000A46B5">
        <w:rPr>
          <w:rFonts w:ascii="Times" w:eastAsia="Times" w:hAnsi="Times" w:cs="Times"/>
        </w:rPr>
        <w:t xml:space="preserve">Our system supports: </w:t>
      </w:r>
    </w:p>
    <w:p w14:paraId="7F9C65EA" w14:textId="77777777"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noProof/>
        </w:rPr>
        <w:t>Providing an appointment booking service</w:t>
      </w:r>
      <w:r w:rsidRPr="000A46B5">
        <w:rPr>
          <w:rFonts w:ascii="Times" w:eastAsia="Times" w:hAnsi="Times" w:cs="Times"/>
        </w:rPr>
        <w:t>.</w:t>
      </w:r>
    </w:p>
    <w:p w14:paraId="2DFEBB8C" w14:textId="77777777"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color w:val="000000" w:themeColor="text1"/>
        </w:rPr>
        <w:t xml:space="preserve">The patient can send SMS or call Clinic Hotline to make </w:t>
      </w:r>
      <w:r w:rsidRPr="000A46B5">
        <w:rPr>
          <w:rFonts w:ascii="Times" w:eastAsia="Times" w:hAnsi="Times" w:cs="Times"/>
          <w:b/>
        </w:rPr>
        <w:t>an appointment.</w:t>
      </w:r>
    </w:p>
    <w:p w14:paraId="206DA5E1" w14:textId="77777777"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color w:val="000000" w:themeColor="text1"/>
        </w:rPr>
        <w:t>Hotline with the legacy call (call without internet) using Hotline server.</w:t>
      </w:r>
    </w:p>
    <w:p w14:paraId="29816F2C" w14:textId="77777777"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color w:val="000000" w:themeColor="text1"/>
        </w:rPr>
        <w:t>Hotline with VoIP call (call via internet protocol).</w:t>
      </w:r>
    </w:p>
    <w:p w14:paraId="6592BAEE" w14:textId="77777777"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color w:val="000000" w:themeColor="text1"/>
        </w:rPr>
        <w:t>When an appointment has been booked successfully, send SMS or send a notification to the patient.</w:t>
      </w:r>
    </w:p>
    <w:p w14:paraId="491A3565" w14:textId="77777777" w:rsidR="000A46B5" w:rsidRPr="000A46B5" w:rsidRDefault="000A46B5" w:rsidP="00CB7118">
      <w:pPr>
        <w:pStyle w:val="ListParagraph"/>
        <w:numPr>
          <w:ilvl w:val="0"/>
          <w:numId w:val="76"/>
        </w:numPr>
        <w:ind w:left="1134" w:firstLine="567"/>
        <w:jc w:val="both"/>
        <w:textAlignment w:val="baseline"/>
        <w:rPr>
          <w:rFonts w:ascii="Times" w:eastAsia="Times" w:hAnsi="Times" w:cs="Times"/>
        </w:rPr>
      </w:pPr>
      <w:r w:rsidRPr="000A46B5">
        <w:rPr>
          <w:rFonts w:ascii="Times" w:eastAsia="Times" w:hAnsi="Times" w:cs="Times"/>
        </w:rPr>
        <w:t xml:space="preserve">Our system hasn’t </w:t>
      </w:r>
      <w:r w:rsidRPr="000A46B5">
        <w:rPr>
          <w:rFonts w:ascii="Times" w:eastAsia="Times" w:hAnsi="Times" w:cs="Times"/>
          <w:noProof/>
        </w:rPr>
        <w:t>supported</w:t>
      </w:r>
      <w:r w:rsidRPr="000A46B5">
        <w:rPr>
          <w:rFonts w:ascii="Times" w:eastAsia="Times" w:hAnsi="Times" w:cs="Times"/>
        </w:rPr>
        <w:t>:</w:t>
      </w:r>
    </w:p>
    <w:p w14:paraId="0D7F43FA" w14:textId="77777777"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rPr>
        <w:t>Adjust appointment.</w:t>
      </w:r>
    </w:p>
    <w:p w14:paraId="665F90F4" w14:textId="77777777"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rPr>
        <w:t>Clinic phone auto pick up an incoming call.</w:t>
      </w:r>
    </w:p>
    <w:p w14:paraId="7A17F6A4" w14:textId="6829D858" w:rsidR="000A46B5" w:rsidRPr="000A46B5" w:rsidRDefault="000A46B5" w:rsidP="00CB7118">
      <w:pPr>
        <w:pStyle w:val="ListParagraph"/>
        <w:numPr>
          <w:ilvl w:val="1"/>
          <w:numId w:val="77"/>
        </w:numPr>
        <w:ind w:left="2410" w:hanging="283"/>
        <w:jc w:val="both"/>
        <w:textAlignment w:val="baseline"/>
        <w:rPr>
          <w:rFonts w:ascii="Times" w:eastAsia="Times" w:hAnsi="Times" w:cs="Times"/>
        </w:rPr>
      </w:pPr>
      <w:r w:rsidRPr="000A46B5">
        <w:rPr>
          <w:rFonts w:ascii="Times" w:eastAsia="Times" w:hAnsi="Times" w:cs="Times"/>
        </w:rPr>
        <w:t>Interactive with the patient.</w:t>
      </w:r>
    </w:p>
    <w:p w14:paraId="325BE57D" w14:textId="77777777" w:rsidR="002A0AC0" w:rsidRPr="00FB1250" w:rsidRDefault="002A0AC0" w:rsidP="00CB7118">
      <w:pPr>
        <w:pStyle w:val="Heading4"/>
        <w:numPr>
          <w:ilvl w:val="2"/>
          <w:numId w:val="68"/>
        </w:numPr>
        <w:ind w:left="1701" w:hanging="708"/>
        <w:rPr>
          <w:rFonts w:ascii="Times" w:eastAsia="Times" w:hAnsi="Times" w:cs="Times"/>
        </w:rPr>
      </w:pPr>
      <w:bookmarkStart w:id="89" w:name="_Toc520105272"/>
      <w:bookmarkStart w:id="90" w:name="_Toc520105442"/>
      <w:r w:rsidRPr="008C2CC1">
        <w:rPr>
          <w:rFonts w:ascii="Times" w:eastAsia="Times" w:hAnsi="Times" w:cs="Times"/>
        </w:rPr>
        <w:t>Future Plans</w:t>
      </w:r>
      <w:bookmarkEnd w:id="89"/>
      <w:bookmarkEnd w:id="90"/>
    </w:p>
    <w:p w14:paraId="3CDA214B" w14:textId="77777777" w:rsidR="00325405" w:rsidRPr="002E3278" w:rsidRDefault="00325405" w:rsidP="00325405">
      <w:pPr>
        <w:ind w:left="1134" w:firstLine="567"/>
        <w:jc w:val="both"/>
        <w:textAlignment w:val="baseline"/>
        <w:rPr>
          <w:rFonts w:ascii="Times" w:eastAsia="Times" w:hAnsi="Times" w:cs="Times"/>
        </w:rPr>
      </w:pPr>
      <w:r w:rsidRPr="75A703E1">
        <w:rPr>
          <w:rFonts w:ascii="Times" w:eastAsia="Times" w:hAnsi="Times" w:cs="Times"/>
        </w:rPr>
        <w:t xml:space="preserve">The current system only </w:t>
      </w:r>
      <w:r w:rsidRPr="00D64D23">
        <w:rPr>
          <w:rFonts w:ascii="Times" w:eastAsia="Times" w:hAnsi="Times" w:cs="Times"/>
          <w:noProof/>
        </w:rPr>
        <w:t>support</w:t>
      </w:r>
      <w:r>
        <w:rPr>
          <w:rFonts w:ascii="Times" w:eastAsia="Times" w:hAnsi="Times" w:cs="Times"/>
          <w:noProof/>
        </w:rPr>
        <w:t>s</w:t>
      </w:r>
      <w:r w:rsidRPr="75A703E1">
        <w:rPr>
          <w:rFonts w:ascii="Times" w:eastAsia="Times" w:hAnsi="Times" w:cs="Times"/>
        </w:rPr>
        <w:t xml:space="preserve"> Android, so we recommend some features for future plans: </w:t>
      </w:r>
    </w:p>
    <w:p w14:paraId="173C075A" w14:textId="77777777" w:rsidR="00325405" w:rsidRPr="00F6567B" w:rsidRDefault="00325405" w:rsidP="00CB7118">
      <w:pPr>
        <w:pStyle w:val="ListParagraph"/>
        <w:numPr>
          <w:ilvl w:val="0"/>
          <w:numId w:val="38"/>
        </w:numPr>
        <w:ind w:left="1134" w:firstLine="567"/>
        <w:jc w:val="both"/>
        <w:textAlignment w:val="baseline"/>
        <w:rPr>
          <w:rFonts w:ascii="Times" w:eastAsia="Times" w:hAnsi="Times" w:cs="Times"/>
        </w:rPr>
      </w:pPr>
      <w:r w:rsidRPr="00F6567B">
        <w:rPr>
          <w:rFonts w:ascii="Times" w:eastAsia="Times" w:hAnsi="Times" w:cs="Times"/>
          <w:noProof/>
        </w:rPr>
        <w:t>The mobile</w:t>
      </w:r>
      <w:r w:rsidRPr="00F6567B">
        <w:rPr>
          <w:rFonts w:ascii="Times" w:eastAsia="Times" w:hAnsi="Times" w:cs="Times"/>
        </w:rPr>
        <w:t xml:space="preserve"> application will be available on IOS.</w:t>
      </w:r>
    </w:p>
    <w:p w14:paraId="74F2B7A6" w14:textId="77777777" w:rsidR="00325405" w:rsidRPr="00F6567B" w:rsidRDefault="00325405" w:rsidP="00CB7118">
      <w:pPr>
        <w:pStyle w:val="ListParagraph"/>
        <w:numPr>
          <w:ilvl w:val="0"/>
          <w:numId w:val="38"/>
        </w:numPr>
        <w:ind w:left="1134" w:firstLine="567"/>
        <w:jc w:val="both"/>
        <w:textAlignment w:val="baseline"/>
        <w:rPr>
          <w:rFonts w:ascii="Times" w:eastAsia="Times" w:hAnsi="Times" w:cs="Times"/>
        </w:rPr>
      </w:pPr>
      <w:r w:rsidRPr="00F6567B">
        <w:rPr>
          <w:rFonts w:ascii="Times" w:eastAsia="Times" w:hAnsi="Times" w:cs="Times"/>
          <w:color w:val="000000" w:themeColor="text1"/>
        </w:rPr>
        <w:t xml:space="preserve">Build clinic mobile application auto pick up the </w:t>
      </w:r>
      <w:r w:rsidRPr="00F6567B">
        <w:rPr>
          <w:rFonts w:ascii="Times" w:eastAsia="Times" w:hAnsi="Times" w:cs="Times"/>
          <w:noProof/>
          <w:color w:val="000000" w:themeColor="text1"/>
        </w:rPr>
        <w:t>incoming</w:t>
      </w:r>
      <w:r w:rsidRPr="00F6567B">
        <w:rPr>
          <w:rFonts w:ascii="Times" w:eastAsia="Times" w:hAnsi="Times" w:cs="Times"/>
          <w:color w:val="000000" w:themeColor="text1"/>
        </w:rPr>
        <w:t xml:space="preserve"> call.</w:t>
      </w:r>
    </w:p>
    <w:p w14:paraId="4C4A3549" w14:textId="25FCB626" w:rsidR="00325405" w:rsidRPr="00325405" w:rsidRDefault="00325405" w:rsidP="00CB7118">
      <w:pPr>
        <w:pStyle w:val="ListParagraph"/>
        <w:numPr>
          <w:ilvl w:val="0"/>
          <w:numId w:val="38"/>
        </w:numPr>
        <w:ind w:left="1134" w:firstLine="567"/>
        <w:rPr>
          <w:rFonts w:ascii="Times" w:eastAsia="Times" w:hAnsi="Times" w:cs="Times"/>
          <w:b/>
          <w:sz w:val="28"/>
          <w:szCs w:val="28"/>
        </w:rPr>
      </w:pPr>
      <w:r w:rsidRPr="00F6567B">
        <w:rPr>
          <w:rFonts w:ascii="Times" w:eastAsia="Times" w:hAnsi="Times" w:cs="Times"/>
        </w:rPr>
        <w:t xml:space="preserve">Take </w:t>
      </w:r>
      <w:r w:rsidRPr="00F6567B">
        <w:rPr>
          <w:rFonts w:ascii="Times" w:eastAsia="Times" w:hAnsi="Times" w:cs="Times"/>
          <w:color w:val="000000" w:themeColor="text1"/>
        </w:rPr>
        <w:t>the privilege of system phone.</w:t>
      </w:r>
    </w:p>
    <w:p w14:paraId="1249D047" w14:textId="77777777" w:rsidR="002A0AC0" w:rsidRPr="00FB1250" w:rsidRDefault="002A0AC0" w:rsidP="00CB7118">
      <w:pPr>
        <w:pStyle w:val="Heading4"/>
        <w:numPr>
          <w:ilvl w:val="2"/>
          <w:numId w:val="68"/>
        </w:numPr>
        <w:ind w:left="1701" w:hanging="708"/>
        <w:rPr>
          <w:rFonts w:ascii="Times" w:eastAsia="Times" w:hAnsi="Times" w:cs="Times"/>
        </w:rPr>
      </w:pPr>
      <w:bookmarkStart w:id="91" w:name="_Toc520105273"/>
      <w:bookmarkStart w:id="92" w:name="_Toc520105443"/>
      <w:r w:rsidRPr="008C2CC1">
        <w:rPr>
          <w:rFonts w:ascii="Times" w:eastAsia="Times" w:hAnsi="Times" w:cs="Times"/>
        </w:rPr>
        <w:t>Development Environment</w:t>
      </w:r>
      <w:bookmarkEnd w:id="91"/>
      <w:bookmarkEnd w:id="92"/>
    </w:p>
    <w:p w14:paraId="34C7E446" w14:textId="77777777" w:rsidR="002A0AC0" w:rsidRPr="005207CF" w:rsidRDefault="002A0AC0" w:rsidP="00CB7118">
      <w:pPr>
        <w:pStyle w:val="ListParagraph"/>
        <w:numPr>
          <w:ilvl w:val="3"/>
          <w:numId w:val="68"/>
        </w:numPr>
        <w:ind w:left="1985"/>
        <w:rPr>
          <w:rFonts w:ascii="Times" w:eastAsia="Times" w:hAnsi="Times" w:cs="Times"/>
          <w:b/>
          <w:sz w:val="26"/>
          <w:szCs w:val="26"/>
        </w:rPr>
      </w:pPr>
      <w:r w:rsidRPr="008C2CC1">
        <w:rPr>
          <w:rFonts w:ascii="Times" w:eastAsia="Times" w:hAnsi="Times" w:cs="Times"/>
          <w:b/>
          <w:sz w:val="26"/>
          <w:szCs w:val="26"/>
        </w:rPr>
        <w:t>Hardware requirements</w:t>
      </w:r>
    </w:p>
    <w:p w14:paraId="344CE757" w14:textId="77777777" w:rsidR="00647FF3" w:rsidRPr="00743383" w:rsidRDefault="00647FF3" w:rsidP="00647FF3">
      <w:pPr>
        <w:pStyle w:val="ListParagraph"/>
        <w:ind w:left="2242" w:right="3" w:firstLine="638"/>
        <w:rPr>
          <w:rFonts w:ascii="Times" w:eastAsia="Times,Cambria" w:hAnsi="Times" w:cs="Times"/>
        </w:rPr>
      </w:pPr>
      <w:r w:rsidRPr="00743383">
        <w:rPr>
          <w:rFonts w:ascii="Times" w:eastAsia="Times" w:hAnsi="Times" w:cs="Times"/>
          <w:b/>
          <w:bCs/>
        </w:rPr>
        <w:lastRenderedPageBreak/>
        <w:t>For server</w:t>
      </w:r>
      <w:r w:rsidRPr="00743383">
        <w:rPr>
          <w:rFonts w:ascii="Times" w:eastAsia="Times,Cambria" w:hAnsi="Times" w:cs="Times"/>
        </w:rPr>
        <w:t xml:space="preserve"> </w:t>
      </w:r>
    </w:p>
    <w:tbl>
      <w:tblPr>
        <w:tblStyle w:val="TableGrid31"/>
        <w:tblW w:w="9003" w:type="dxa"/>
        <w:jc w:val="center"/>
        <w:tblLayout w:type="fixed"/>
        <w:tblLook w:val="04A0" w:firstRow="1" w:lastRow="0" w:firstColumn="1" w:lastColumn="0" w:noHBand="0" w:noVBand="1"/>
      </w:tblPr>
      <w:tblGrid>
        <w:gridCol w:w="2934"/>
        <w:gridCol w:w="3024"/>
        <w:gridCol w:w="3045"/>
      </w:tblGrid>
      <w:tr w:rsidR="00647FF3" w:rsidRPr="00743383" w14:paraId="1F748EFB" w14:textId="77777777" w:rsidTr="000C7DCD">
        <w:trPr>
          <w:trHeight w:val="300"/>
          <w:jc w:val="center"/>
        </w:trPr>
        <w:tc>
          <w:tcPr>
            <w:tcW w:w="2934" w:type="dxa"/>
          </w:tcPr>
          <w:p w14:paraId="0553D292" w14:textId="77777777" w:rsidR="00647FF3" w:rsidRPr="00743383" w:rsidRDefault="00647FF3" w:rsidP="000C7DCD">
            <w:pPr>
              <w:rPr>
                <w:rFonts w:ascii="Times" w:eastAsia="Times,Cambria" w:hAnsi="Times" w:cs="Times"/>
                <w:b/>
                <w:bCs/>
                <w:color w:val="auto"/>
                <w:sz w:val="24"/>
                <w:szCs w:val="24"/>
              </w:rPr>
            </w:pPr>
            <w:r w:rsidRPr="00743383">
              <w:rPr>
                <w:rFonts w:ascii="Times" w:eastAsia="Times" w:hAnsi="Times" w:cs="Times"/>
                <w:b/>
                <w:bCs/>
                <w:color w:val="auto"/>
                <w:sz w:val="24"/>
                <w:szCs w:val="24"/>
              </w:rPr>
              <w:t xml:space="preserve">Hardware </w:t>
            </w:r>
          </w:p>
        </w:tc>
        <w:tc>
          <w:tcPr>
            <w:tcW w:w="3024" w:type="dxa"/>
          </w:tcPr>
          <w:p w14:paraId="7BC1D5F8" w14:textId="77777777" w:rsidR="00647FF3" w:rsidRPr="00743383" w:rsidRDefault="00647FF3" w:rsidP="000C7DCD">
            <w:pPr>
              <w:ind w:left="2"/>
              <w:rPr>
                <w:rFonts w:ascii="Times" w:eastAsia="Times,Cambria" w:hAnsi="Times" w:cs="Times"/>
                <w:b/>
                <w:bCs/>
                <w:color w:val="auto"/>
                <w:sz w:val="24"/>
                <w:szCs w:val="24"/>
              </w:rPr>
            </w:pPr>
            <w:r w:rsidRPr="00743383">
              <w:rPr>
                <w:rFonts w:ascii="Times" w:eastAsia="Times" w:hAnsi="Times" w:cs="Times"/>
                <w:b/>
                <w:bCs/>
                <w:color w:val="auto"/>
                <w:sz w:val="24"/>
                <w:szCs w:val="24"/>
              </w:rPr>
              <w:t xml:space="preserve">Minimum Requirements </w:t>
            </w:r>
          </w:p>
        </w:tc>
        <w:tc>
          <w:tcPr>
            <w:tcW w:w="3045" w:type="dxa"/>
          </w:tcPr>
          <w:p w14:paraId="563A8E5E" w14:textId="77777777" w:rsidR="00647FF3" w:rsidRPr="00743383" w:rsidRDefault="00647FF3" w:rsidP="000C7DCD">
            <w:pPr>
              <w:ind w:left="2"/>
              <w:rPr>
                <w:rFonts w:ascii="Times" w:eastAsia="Times,Cambria" w:hAnsi="Times" w:cs="Times"/>
                <w:b/>
                <w:bCs/>
                <w:color w:val="auto"/>
                <w:sz w:val="24"/>
                <w:szCs w:val="24"/>
              </w:rPr>
            </w:pPr>
            <w:r w:rsidRPr="00743383">
              <w:rPr>
                <w:rFonts w:ascii="Times" w:eastAsia="Times" w:hAnsi="Times" w:cs="Times"/>
                <w:b/>
                <w:bCs/>
                <w:color w:val="auto"/>
                <w:sz w:val="24"/>
                <w:szCs w:val="24"/>
              </w:rPr>
              <w:t xml:space="preserve">Recommended </w:t>
            </w:r>
          </w:p>
        </w:tc>
      </w:tr>
      <w:tr w:rsidR="00647FF3" w:rsidRPr="00743383" w14:paraId="41E37187" w14:textId="77777777" w:rsidTr="000C7DCD">
        <w:trPr>
          <w:trHeight w:val="280"/>
          <w:jc w:val="center"/>
        </w:trPr>
        <w:tc>
          <w:tcPr>
            <w:tcW w:w="2934" w:type="dxa"/>
          </w:tcPr>
          <w:p w14:paraId="559DFD10" w14:textId="77777777" w:rsidR="00647FF3" w:rsidRPr="00743383" w:rsidRDefault="00647FF3"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Internet Connection </w:t>
            </w:r>
          </w:p>
        </w:tc>
        <w:tc>
          <w:tcPr>
            <w:tcW w:w="3024" w:type="dxa"/>
          </w:tcPr>
          <w:p w14:paraId="29022C66"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Cable, Wi-Fi (</w:t>
            </w:r>
            <w:r w:rsidRPr="00743383">
              <w:rPr>
                <w:rFonts w:ascii="Times" w:eastAsia="Times" w:hAnsi="Times" w:cs="Times"/>
                <w:color w:val="auto"/>
                <w:sz w:val="24"/>
                <w:szCs w:val="24"/>
                <w:lang w:val="vi-VN"/>
              </w:rPr>
              <w:t>7</w:t>
            </w:r>
            <w:r w:rsidRPr="00743383">
              <w:rPr>
                <w:rFonts w:ascii="Times" w:eastAsia="Times" w:hAnsi="Times" w:cs="Times"/>
                <w:color w:val="auto"/>
                <w:sz w:val="24"/>
                <w:szCs w:val="24"/>
              </w:rPr>
              <w:t xml:space="preserve"> Mbps) </w:t>
            </w:r>
          </w:p>
        </w:tc>
        <w:tc>
          <w:tcPr>
            <w:tcW w:w="3045" w:type="dxa"/>
          </w:tcPr>
          <w:p w14:paraId="536E19DF"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 xml:space="preserve">Cable, Wi-Fi (20 Mbps) </w:t>
            </w:r>
          </w:p>
        </w:tc>
      </w:tr>
      <w:tr w:rsidR="00647FF3" w:rsidRPr="00743383" w14:paraId="2AE13847" w14:textId="77777777" w:rsidTr="000C7DCD">
        <w:trPr>
          <w:trHeight w:val="377"/>
          <w:jc w:val="center"/>
        </w:trPr>
        <w:tc>
          <w:tcPr>
            <w:tcW w:w="2934" w:type="dxa"/>
          </w:tcPr>
          <w:p w14:paraId="4D872900" w14:textId="77777777" w:rsidR="00647FF3" w:rsidRPr="00743383" w:rsidRDefault="00647FF3"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Computer Processor </w:t>
            </w:r>
          </w:p>
        </w:tc>
        <w:tc>
          <w:tcPr>
            <w:tcW w:w="3024" w:type="dxa"/>
          </w:tcPr>
          <w:p w14:paraId="553CC07D"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 xml:space="preserve">Intel® Core ® i7 2.4GHz </w:t>
            </w:r>
          </w:p>
        </w:tc>
        <w:tc>
          <w:tcPr>
            <w:tcW w:w="3045" w:type="dxa"/>
          </w:tcPr>
          <w:p w14:paraId="16B14CEF"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 xml:space="preserve">Intel® Core ® i7 2.4GHz  </w:t>
            </w:r>
          </w:p>
        </w:tc>
      </w:tr>
      <w:tr w:rsidR="00647FF3" w:rsidRPr="00743383" w14:paraId="674BDEA3" w14:textId="77777777" w:rsidTr="000C7DCD">
        <w:trPr>
          <w:trHeight w:val="260"/>
          <w:jc w:val="center"/>
        </w:trPr>
        <w:tc>
          <w:tcPr>
            <w:tcW w:w="2934" w:type="dxa"/>
          </w:tcPr>
          <w:p w14:paraId="1D38D243" w14:textId="77777777" w:rsidR="00647FF3" w:rsidRPr="00743383" w:rsidRDefault="00647FF3"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Computer Memory </w:t>
            </w:r>
          </w:p>
        </w:tc>
        <w:tc>
          <w:tcPr>
            <w:tcW w:w="3024" w:type="dxa"/>
          </w:tcPr>
          <w:p w14:paraId="27E71F58"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 xml:space="preserve"> 1GB RAM</w:t>
            </w:r>
          </w:p>
        </w:tc>
        <w:tc>
          <w:tcPr>
            <w:tcW w:w="3045" w:type="dxa"/>
          </w:tcPr>
          <w:p w14:paraId="68AA45FD" w14:textId="77777777" w:rsidR="00647FF3" w:rsidRPr="00743383" w:rsidRDefault="00647FF3" w:rsidP="000C7DCD">
            <w:pPr>
              <w:keepNext/>
              <w:ind w:left="2"/>
              <w:rPr>
                <w:rFonts w:ascii="Times" w:eastAsia="Times,Cambria" w:hAnsi="Times" w:cs="Times"/>
                <w:color w:val="auto"/>
                <w:sz w:val="24"/>
                <w:szCs w:val="24"/>
              </w:rPr>
            </w:pPr>
            <w:r w:rsidRPr="00743383">
              <w:rPr>
                <w:rFonts w:ascii="Times" w:eastAsia="Times" w:hAnsi="Times" w:cs="Times"/>
                <w:color w:val="auto"/>
                <w:sz w:val="24"/>
                <w:szCs w:val="24"/>
              </w:rPr>
              <w:t>1GB RAM or more</w:t>
            </w:r>
          </w:p>
        </w:tc>
      </w:tr>
    </w:tbl>
    <w:p w14:paraId="64A90A59" w14:textId="77777777" w:rsidR="00647FF3" w:rsidRPr="00743383" w:rsidRDefault="00647FF3" w:rsidP="00647FF3">
      <w:pPr>
        <w:pStyle w:val="cAP"/>
        <w:ind w:left="1800" w:firstLine="360"/>
        <w:jc w:val="left"/>
        <w:rPr>
          <w:rFonts w:ascii="Times" w:eastAsia="Times" w:hAnsi="Times" w:cs="Times"/>
          <w:sz w:val="24"/>
          <w:szCs w:val="24"/>
        </w:rPr>
      </w:pPr>
      <w:bookmarkStart w:id="93" w:name="_2xcytpi" w:colFirst="0" w:colLast="0"/>
      <w:bookmarkStart w:id="94" w:name="_Toc512216768"/>
      <w:bookmarkStart w:id="95" w:name="_Toc520036156"/>
      <w:bookmarkEnd w:id="93"/>
      <w:r w:rsidRPr="00743383">
        <w:rPr>
          <w:rFonts w:ascii="Times" w:eastAsia="Times" w:hAnsi="Times" w:cs="Times"/>
          <w:sz w:val="24"/>
          <w:szCs w:val="24"/>
        </w:rPr>
        <w:t xml:space="preserve">Table </w:t>
      </w:r>
      <w:r w:rsidRPr="00743383">
        <w:rPr>
          <w:rFonts w:ascii="Times" w:eastAsia="Times" w:hAnsi="Times" w:cs="Times"/>
          <w:sz w:val="24"/>
          <w:szCs w:val="24"/>
        </w:rPr>
        <w:fldChar w:fldCharType="begin"/>
      </w:r>
      <w:r w:rsidRPr="00743383">
        <w:rPr>
          <w:rFonts w:ascii="Times" w:eastAsia="Times" w:hAnsi="Times" w:cs="Times"/>
          <w:sz w:val="24"/>
          <w:szCs w:val="24"/>
        </w:rPr>
        <w:instrText xml:space="preserve"> SEQ Table \* ARABIC </w:instrText>
      </w:r>
      <w:r w:rsidRPr="00743383">
        <w:rPr>
          <w:rFonts w:ascii="Times" w:eastAsia="Times" w:hAnsi="Times" w:cs="Times"/>
          <w:sz w:val="24"/>
          <w:szCs w:val="24"/>
        </w:rPr>
        <w:fldChar w:fldCharType="separate"/>
      </w:r>
      <w:r w:rsidRPr="00743383">
        <w:rPr>
          <w:rFonts w:ascii="Times" w:eastAsia="Times" w:hAnsi="Times" w:cs="Times"/>
          <w:noProof/>
          <w:sz w:val="24"/>
          <w:szCs w:val="24"/>
        </w:rPr>
        <w:t>2</w:t>
      </w:r>
      <w:r w:rsidRPr="00743383">
        <w:rPr>
          <w:rFonts w:ascii="Times" w:eastAsia="Times" w:hAnsi="Times" w:cs="Times"/>
          <w:sz w:val="24"/>
          <w:szCs w:val="24"/>
        </w:rPr>
        <w:fldChar w:fldCharType="end"/>
      </w:r>
      <w:r w:rsidRPr="00743383">
        <w:rPr>
          <w:rFonts w:ascii="Times" w:eastAsia="Times" w:hAnsi="Times" w:cs="Times"/>
          <w:sz w:val="24"/>
          <w:szCs w:val="24"/>
        </w:rPr>
        <w:t>: Hardware Requirement for Server</w:t>
      </w:r>
      <w:bookmarkEnd w:id="94"/>
      <w:bookmarkEnd w:id="95"/>
    </w:p>
    <w:p w14:paraId="43FEF131" w14:textId="77777777" w:rsidR="00647FF3" w:rsidRPr="00743383" w:rsidRDefault="00647FF3" w:rsidP="00647FF3">
      <w:pPr>
        <w:pStyle w:val="ListParagraph"/>
        <w:ind w:left="2520" w:right="3" w:firstLine="360"/>
        <w:rPr>
          <w:rFonts w:ascii="Times" w:eastAsia="Times,Cambria" w:hAnsi="Times" w:cs="Times"/>
        </w:rPr>
      </w:pPr>
      <w:r w:rsidRPr="00743383">
        <w:rPr>
          <w:rFonts w:ascii="Times" w:eastAsia="Times" w:hAnsi="Times" w:cs="Times"/>
          <w:b/>
          <w:bCs/>
        </w:rPr>
        <w:t>For smartphone</w:t>
      </w:r>
    </w:p>
    <w:tbl>
      <w:tblPr>
        <w:tblStyle w:val="TableGrid31"/>
        <w:tblW w:w="9108" w:type="dxa"/>
        <w:jc w:val="center"/>
        <w:tblLayout w:type="fixed"/>
        <w:tblLook w:val="04A0" w:firstRow="1" w:lastRow="0" w:firstColumn="1" w:lastColumn="0" w:noHBand="0" w:noVBand="1"/>
      </w:tblPr>
      <w:tblGrid>
        <w:gridCol w:w="2977"/>
        <w:gridCol w:w="3118"/>
        <w:gridCol w:w="3013"/>
      </w:tblGrid>
      <w:tr w:rsidR="00647FF3" w:rsidRPr="00743383" w14:paraId="5D89E362" w14:textId="77777777" w:rsidTr="000C7DCD">
        <w:trPr>
          <w:trHeight w:val="300"/>
          <w:jc w:val="center"/>
        </w:trPr>
        <w:tc>
          <w:tcPr>
            <w:tcW w:w="2977" w:type="dxa"/>
          </w:tcPr>
          <w:p w14:paraId="2677BE1E" w14:textId="77777777" w:rsidR="00647FF3" w:rsidRPr="00743383" w:rsidRDefault="00647FF3" w:rsidP="000C7DCD">
            <w:pPr>
              <w:rPr>
                <w:rFonts w:ascii="Times" w:eastAsia="Times,Cambria" w:hAnsi="Times" w:cs="Times"/>
                <w:b/>
                <w:bCs/>
                <w:color w:val="auto"/>
                <w:sz w:val="24"/>
                <w:szCs w:val="24"/>
              </w:rPr>
            </w:pPr>
            <w:r w:rsidRPr="00743383">
              <w:rPr>
                <w:rFonts w:ascii="Times" w:eastAsia="Times" w:hAnsi="Times" w:cs="Times"/>
                <w:b/>
                <w:bCs/>
                <w:color w:val="auto"/>
                <w:sz w:val="24"/>
                <w:szCs w:val="24"/>
              </w:rPr>
              <w:t>Hardware</w:t>
            </w:r>
          </w:p>
        </w:tc>
        <w:tc>
          <w:tcPr>
            <w:tcW w:w="3118" w:type="dxa"/>
          </w:tcPr>
          <w:p w14:paraId="5AC54C27" w14:textId="77777777" w:rsidR="00647FF3" w:rsidRPr="00743383" w:rsidRDefault="00647FF3" w:rsidP="000C7DCD">
            <w:pPr>
              <w:ind w:left="2"/>
              <w:rPr>
                <w:rFonts w:ascii="Times" w:eastAsia="Times,Cambria" w:hAnsi="Times" w:cs="Times"/>
                <w:b/>
                <w:bCs/>
                <w:color w:val="auto"/>
                <w:sz w:val="24"/>
                <w:szCs w:val="24"/>
              </w:rPr>
            </w:pPr>
            <w:r w:rsidRPr="00743383">
              <w:rPr>
                <w:rFonts w:ascii="Times" w:eastAsia="Times" w:hAnsi="Times" w:cs="Times"/>
                <w:b/>
                <w:bCs/>
                <w:color w:val="auto"/>
                <w:sz w:val="24"/>
                <w:szCs w:val="24"/>
              </w:rPr>
              <w:t xml:space="preserve">Minimum Requirements </w:t>
            </w:r>
          </w:p>
        </w:tc>
        <w:tc>
          <w:tcPr>
            <w:tcW w:w="3013" w:type="dxa"/>
          </w:tcPr>
          <w:p w14:paraId="5E076A67" w14:textId="77777777" w:rsidR="00647FF3" w:rsidRPr="00743383" w:rsidRDefault="00647FF3" w:rsidP="000C7DCD">
            <w:pPr>
              <w:ind w:left="2"/>
              <w:rPr>
                <w:rFonts w:ascii="Times" w:eastAsia="Times,Cambria" w:hAnsi="Times" w:cs="Times"/>
                <w:b/>
                <w:bCs/>
                <w:color w:val="auto"/>
                <w:sz w:val="24"/>
                <w:szCs w:val="24"/>
              </w:rPr>
            </w:pPr>
            <w:r w:rsidRPr="00743383">
              <w:rPr>
                <w:rFonts w:ascii="Times" w:eastAsia="Times" w:hAnsi="Times" w:cs="Times"/>
                <w:b/>
                <w:bCs/>
                <w:color w:val="auto"/>
                <w:sz w:val="24"/>
                <w:szCs w:val="24"/>
              </w:rPr>
              <w:t xml:space="preserve">Recommended </w:t>
            </w:r>
          </w:p>
        </w:tc>
      </w:tr>
      <w:tr w:rsidR="00647FF3" w:rsidRPr="00743383" w14:paraId="7E29B265" w14:textId="77777777" w:rsidTr="000C7DCD">
        <w:trPr>
          <w:trHeight w:val="315"/>
          <w:jc w:val="center"/>
        </w:trPr>
        <w:tc>
          <w:tcPr>
            <w:tcW w:w="2977" w:type="dxa"/>
          </w:tcPr>
          <w:p w14:paraId="0DE50B02" w14:textId="77777777" w:rsidR="00647FF3" w:rsidRPr="00743383" w:rsidRDefault="00647FF3"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Internet Connection </w:t>
            </w:r>
          </w:p>
        </w:tc>
        <w:tc>
          <w:tcPr>
            <w:tcW w:w="3118" w:type="dxa"/>
          </w:tcPr>
          <w:p w14:paraId="26E40E7D"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Wi-Fi (</w:t>
            </w:r>
            <w:r w:rsidRPr="00743383">
              <w:rPr>
                <w:rFonts w:ascii="Times" w:eastAsia="Times" w:hAnsi="Times" w:cs="Times"/>
                <w:color w:val="auto"/>
                <w:sz w:val="24"/>
                <w:szCs w:val="24"/>
                <w:lang w:val="vi-VN"/>
              </w:rPr>
              <w:t>7</w:t>
            </w:r>
            <w:r w:rsidRPr="00743383">
              <w:rPr>
                <w:rFonts w:ascii="Times" w:eastAsia="Times" w:hAnsi="Times" w:cs="Times"/>
                <w:color w:val="auto"/>
                <w:sz w:val="24"/>
                <w:szCs w:val="24"/>
              </w:rPr>
              <w:t xml:space="preserve"> Mbps) </w:t>
            </w:r>
          </w:p>
        </w:tc>
        <w:tc>
          <w:tcPr>
            <w:tcW w:w="3013" w:type="dxa"/>
          </w:tcPr>
          <w:p w14:paraId="160CA52F"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 xml:space="preserve">Wi-Fi (14 Mbps) </w:t>
            </w:r>
          </w:p>
        </w:tc>
      </w:tr>
      <w:tr w:rsidR="00647FF3" w:rsidRPr="00743383" w14:paraId="51FE53D5" w14:textId="77777777" w:rsidTr="000C7DCD">
        <w:trPr>
          <w:trHeight w:val="280"/>
          <w:jc w:val="center"/>
        </w:trPr>
        <w:tc>
          <w:tcPr>
            <w:tcW w:w="2977" w:type="dxa"/>
          </w:tcPr>
          <w:p w14:paraId="20ADC0FB" w14:textId="77777777" w:rsidR="00647FF3" w:rsidRPr="00743383" w:rsidRDefault="00647FF3"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Operating System </w:t>
            </w:r>
          </w:p>
        </w:tc>
        <w:tc>
          <w:tcPr>
            <w:tcW w:w="3118" w:type="dxa"/>
          </w:tcPr>
          <w:p w14:paraId="44D1336D"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Android 5</w:t>
            </w:r>
          </w:p>
        </w:tc>
        <w:tc>
          <w:tcPr>
            <w:tcW w:w="3013" w:type="dxa"/>
          </w:tcPr>
          <w:p w14:paraId="28AEB910"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Android 8</w:t>
            </w:r>
          </w:p>
        </w:tc>
      </w:tr>
      <w:tr w:rsidR="00647FF3" w:rsidRPr="00743383" w14:paraId="2B30406B" w14:textId="77777777" w:rsidTr="000C7DCD">
        <w:trPr>
          <w:trHeight w:val="540"/>
          <w:jc w:val="center"/>
        </w:trPr>
        <w:tc>
          <w:tcPr>
            <w:tcW w:w="2977" w:type="dxa"/>
          </w:tcPr>
          <w:p w14:paraId="24E2F4FD" w14:textId="77777777" w:rsidR="00647FF3" w:rsidRPr="00743383" w:rsidRDefault="00647FF3" w:rsidP="000C7DCD">
            <w:pPr>
              <w:tabs>
                <w:tab w:val="left" w:pos="1660"/>
              </w:tabs>
              <w:rPr>
                <w:rFonts w:ascii="Times" w:eastAsia="Times,Cambria" w:hAnsi="Times" w:cs="Times"/>
                <w:color w:val="auto"/>
                <w:sz w:val="24"/>
                <w:szCs w:val="24"/>
              </w:rPr>
            </w:pPr>
            <w:r w:rsidRPr="00743383">
              <w:rPr>
                <w:rFonts w:ascii="Times" w:eastAsia="Times" w:hAnsi="Times" w:cs="Times"/>
                <w:color w:val="auto"/>
                <w:sz w:val="24"/>
                <w:szCs w:val="24"/>
              </w:rPr>
              <w:t xml:space="preserve">Memory </w:t>
            </w:r>
          </w:p>
        </w:tc>
        <w:tc>
          <w:tcPr>
            <w:tcW w:w="3118" w:type="dxa"/>
          </w:tcPr>
          <w:p w14:paraId="31DD42E3"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2GB RAM</w:t>
            </w:r>
          </w:p>
        </w:tc>
        <w:tc>
          <w:tcPr>
            <w:tcW w:w="3013" w:type="dxa"/>
          </w:tcPr>
          <w:p w14:paraId="105BC20E" w14:textId="77777777" w:rsidR="00647FF3" w:rsidRPr="00743383" w:rsidRDefault="00647FF3" w:rsidP="000C7DCD">
            <w:pPr>
              <w:ind w:left="2"/>
              <w:rPr>
                <w:rFonts w:ascii="Times" w:eastAsia="Times,Cambria" w:hAnsi="Times" w:cs="Times"/>
                <w:color w:val="auto"/>
                <w:sz w:val="24"/>
                <w:szCs w:val="24"/>
              </w:rPr>
            </w:pPr>
            <w:r w:rsidRPr="00743383">
              <w:rPr>
                <w:rFonts w:ascii="Times" w:eastAsia="Times" w:hAnsi="Times" w:cs="Times"/>
                <w:color w:val="auto"/>
                <w:sz w:val="24"/>
                <w:szCs w:val="24"/>
              </w:rPr>
              <w:t>4GB RAM or more</w:t>
            </w:r>
          </w:p>
        </w:tc>
      </w:tr>
    </w:tbl>
    <w:p w14:paraId="6065B5AB" w14:textId="7A37A210" w:rsidR="00647FF3" w:rsidRPr="00647FF3" w:rsidRDefault="00647FF3" w:rsidP="00647FF3">
      <w:pPr>
        <w:pStyle w:val="Caption"/>
        <w:ind w:left="1522" w:firstLine="463"/>
        <w:rPr>
          <w:rFonts w:ascii="Times" w:eastAsia="Times" w:hAnsi="Times" w:cs="Times"/>
          <w:sz w:val="24"/>
          <w:szCs w:val="24"/>
        </w:rPr>
      </w:pPr>
      <w:bookmarkStart w:id="96" w:name="_3whwml4" w:colFirst="0" w:colLast="0"/>
      <w:bookmarkStart w:id="97" w:name="_Toc512216769"/>
      <w:bookmarkStart w:id="98" w:name="_Toc520036157"/>
      <w:bookmarkEnd w:id="96"/>
      <w:r w:rsidRPr="00743383">
        <w:rPr>
          <w:rFonts w:ascii="Times" w:eastAsia="Times" w:hAnsi="Times" w:cs="Times"/>
          <w:sz w:val="24"/>
          <w:szCs w:val="24"/>
        </w:rPr>
        <w:t xml:space="preserve">Table </w:t>
      </w:r>
      <w:r w:rsidRPr="00743383">
        <w:rPr>
          <w:rFonts w:ascii="Times" w:hAnsi="Times" w:cs="Times"/>
          <w:sz w:val="24"/>
          <w:szCs w:val="24"/>
        </w:rPr>
        <w:fldChar w:fldCharType="begin"/>
      </w:r>
      <w:r w:rsidRPr="00743383">
        <w:rPr>
          <w:rFonts w:ascii="Times" w:hAnsi="Times" w:cs="Times"/>
          <w:sz w:val="24"/>
          <w:szCs w:val="24"/>
        </w:rPr>
        <w:instrText xml:space="preserve"> SEQ Table \* ARABIC </w:instrText>
      </w:r>
      <w:r w:rsidRPr="00743383">
        <w:rPr>
          <w:rFonts w:ascii="Times" w:hAnsi="Times" w:cs="Times"/>
          <w:sz w:val="24"/>
          <w:szCs w:val="24"/>
        </w:rPr>
        <w:fldChar w:fldCharType="separate"/>
      </w:r>
      <w:r w:rsidRPr="00743383">
        <w:rPr>
          <w:rFonts w:ascii="Times" w:hAnsi="Times" w:cs="Times"/>
          <w:noProof/>
          <w:sz w:val="24"/>
          <w:szCs w:val="24"/>
        </w:rPr>
        <w:t>3</w:t>
      </w:r>
      <w:r w:rsidRPr="00743383">
        <w:rPr>
          <w:rFonts w:ascii="Times" w:hAnsi="Times" w:cs="Times"/>
          <w:sz w:val="24"/>
          <w:szCs w:val="24"/>
        </w:rPr>
        <w:fldChar w:fldCharType="end"/>
      </w:r>
      <w:r w:rsidRPr="00743383">
        <w:rPr>
          <w:rFonts w:ascii="Times" w:eastAsia="Times" w:hAnsi="Times" w:cs="Times"/>
          <w:sz w:val="24"/>
          <w:szCs w:val="24"/>
        </w:rPr>
        <w:t>: Hardware Requirement for Client</w:t>
      </w:r>
      <w:bookmarkEnd w:id="97"/>
      <w:bookmarkEnd w:id="98"/>
    </w:p>
    <w:p w14:paraId="3C810113" w14:textId="77777777" w:rsidR="002A0AC0" w:rsidRPr="00C5127E" w:rsidRDefault="002A0AC0" w:rsidP="00CB7118">
      <w:pPr>
        <w:pStyle w:val="ListParagraph"/>
        <w:numPr>
          <w:ilvl w:val="3"/>
          <w:numId w:val="68"/>
        </w:numPr>
        <w:ind w:left="1985"/>
        <w:rPr>
          <w:rFonts w:eastAsia="Times"/>
          <w:b/>
        </w:rPr>
      </w:pPr>
      <w:r w:rsidRPr="008C2CC1">
        <w:rPr>
          <w:rFonts w:ascii="Times" w:eastAsia="Times" w:hAnsi="Times" w:cs="Times"/>
          <w:b/>
          <w:sz w:val="26"/>
          <w:szCs w:val="26"/>
        </w:rPr>
        <w:t>Software requirements</w:t>
      </w:r>
    </w:p>
    <w:tbl>
      <w:tblPr>
        <w:tblStyle w:val="TableGrid31"/>
        <w:tblW w:w="9072" w:type="dxa"/>
        <w:jc w:val="center"/>
        <w:tblLayout w:type="fixed"/>
        <w:tblLook w:val="04A0" w:firstRow="1" w:lastRow="0" w:firstColumn="1" w:lastColumn="0" w:noHBand="0" w:noVBand="1"/>
      </w:tblPr>
      <w:tblGrid>
        <w:gridCol w:w="2977"/>
        <w:gridCol w:w="3118"/>
        <w:gridCol w:w="2977"/>
      </w:tblGrid>
      <w:tr w:rsidR="000C7DCD" w:rsidRPr="00743383" w14:paraId="3A0457CE" w14:textId="77777777" w:rsidTr="000C7DCD">
        <w:trPr>
          <w:trHeight w:val="420"/>
          <w:jc w:val="center"/>
        </w:trPr>
        <w:tc>
          <w:tcPr>
            <w:tcW w:w="2977" w:type="dxa"/>
          </w:tcPr>
          <w:p w14:paraId="4D951D3B" w14:textId="77777777" w:rsidR="000C7DCD" w:rsidRPr="00743383" w:rsidRDefault="000C7DCD" w:rsidP="000C7DCD">
            <w:pPr>
              <w:pStyle w:val="ListParagraph"/>
              <w:ind w:left="360" w:right="9"/>
              <w:rPr>
                <w:rFonts w:ascii="Times" w:eastAsia="Times,Cambria" w:hAnsi="Times" w:cs="Times"/>
                <w:b/>
                <w:bCs/>
                <w:sz w:val="24"/>
                <w:szCs w:val="24"/>
              </w:rPr>
            </w:pPr>
            <w:r w:rsidRPr="00743383">
              <w:rPr>
                <w:rFonts w:ascii="Times" w:eastAsia="Times" w:hAnsi="Times" w:cs="Times"/>
                <w:b/>
                <w:bCs/>
                <w:sz w:val="24"/>
                <w:szCs w:val="24"/>
              </w:rPr>
              <w:t xml:space="preserve">Software </w:t>
            </w:r>
          </w:p>
        </w:tc>
        <w:tc>
          <w:tcPr>
            <w:tcW w:w="3118" w:type="dxa"/>
          </w:tcPr>
          <w:p w14:paraId="6C8F43F0" w14:textId="77777777" w:rsidR="000C7DCD" w:rsidRPr="00743383" w:rsidRDefault="000C7DCD" w:rsidP="000C7DCD">
            <w:pPr>
              <w:ind w:right="5"/>
              <w:rPr>
                <w:rFonts w:ascii="Times" w:eastAsia="Times,Cambria" w:hAnsi="Times" w:cs="Times"/>
                <w:b/>
                <w:bCs/>
                <w:color w:val="auto"/>
                <w:sz w:val="24"/>
                <w:szCs w:val="24"/>
              </w:rPr>
            </w:pPr>
            <w:r w:rsidRPr="00743383">
              <w:rPr>
                <w:rFonts w:ascii="Times" w:eastAsia="Times" w:hAnsi="Times" w:cs="Times"/>
                <w:b/>
                <w:bCs/>
                <w:color w:val="auto"/>
                <w:sz w:val="24"/>
                <w:szCs w:val="24"/>
              </w:rPr>
              <w:t xml:space="preserve">Name / Version </w:t>
            </w:r>
          </w:p>
        </w:tc>
        <w:tc>
          <w:tcPr>
            <w:tcW w:w="2977" w:type="dxa"/>
          </w:tcPr>
          <w:p w14:paraId="4F2E306B" w14:textId="77777777" w:rsidR="000C7DCD" w:rsidRPr="00743383" w:rsidRDefault="000C7DCD" w:rsidP="000C7DCD">
            <w:pPr>
              <w:ind w:right="7"/>
              <w:rPr>
                <w:rFonts w:ascii="Times" w:eastAsia="Times,Cambria" w:hAnsi="Times" w:cs="Times"/>
                <w:b/>
                <w:bCs/>
                <w:color w:val="auto"/>
                <w:sz w:val="24"/>
                <w:szCs w:val="24"/>
              </w:rPr>
            </w:pPr>
            <w:r w:rsidRPr="00743383">
              <w:rPr>
                <w:rFonts w:ascii="Times" w:eastAsia="Times" w:hAnsi="Times" w:cs="Times"/>
                <w:b/>
                <w:bCs/>
                <w:color w:val="auto"/>
                <w:sz w:val="24"/>
                <w:szCs w:val="24"/>
              </w:rPr>
              <w:t xml:space="preserve">Description </w:t>
            </w:r>
          </w:p>
        </w:tc>
      </w:tr>
      <w:tr w:rsidR="000C7DCD" w:rsidRPr="00743383" w14:paraId="57CBB357" w14:textId="77777777" w:rsidTr="000C7DCD">
        <w:trPr>
          <w:trHeight w:val="260"/>
          <w:jc w:val="center"/>
        </w:trPr>
        <w:tc>
          <w:tcPr>
            <w:tcW w:w="2977" w:type="dxa"/>
          </w:tcPr>
          <w:p w14:paraId="53A958FE" w14:textId="77777777" w:rsidR="000C7DCD" w:rsidRPr="00743383" w:rsidRDefault="000C7DCD" w:rsidP="000C7DCD">
            <w:pPr>
              <w:rPr>
                <w:rFonts w:ascii="Times" w:eastAsia="Times,Cambria" w:hAnsi="Times" w:cs="Times"/>
                <w:b/>
                <w:bCs/>
                <w:color w:val="auto"/>
                <w:sz w:val="24"/>
                <w:szCs w:val="24"/>
              </w:rPr>
            </w:pPr>
            <w:r w:rsidRPr="00743383">
              <w:rPr>
                <w:rFonts w:ascii="Times" w:eastAsia="Times" w:hAnsi="Times" w:cs="Times"/>
                <w:color w:val="auto"/>
                <w:sz w:val="24"/>
                <w:szCs w:val="24"/>
              </w:rPr>
              <w:t xml:space="preserve">Environment </w:t>
            </w:r>
          </w:p>
        </w:tc>
        <w:tc>
          <w:tcPr>
            <w:tcW w:w="3118" w:type="dxa"/>
          </w:tcPr>
          <w:p w14:paraId="22C7FC57"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Node JS</w:t>
            </w:r>
          </w:p>
          <w:p w14:paraId="6D2856F1" w14:textId="77777777" w:rsidR="000C7DCD" w:rsidRPr="00743383" w:rsidRDefault="000C7DCD" w:rsidP="000C7DCD">
            <w:pPr>
              <w:rPr>
                <w:rFonts w:ascii="Times" w:eastAsia="Cambria" w:hAnsi="Times" w:cs="Times"/>
                <w:color w:val="auto"/>
                <w:sz w:val="24"/>
                <w:szCs w:val="24"/>
              </w:rPr>
            </w:pPr>
          </w:p>
          <w:p w14:paraId="3F9C4460"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Android</w:t>
            </w:r>
          </w:p>
          <w:p w14:paraId="68F7F535" w14:textId="77777777" w:rsidR="000C7DCD" w:rsidRPr="00743383" w:rsidRDefault="000C7DCD" w:rsidP="000C7DCD">
            <w:pPr>
              <w:rPr>
                <w:rFonts w:ascii="Times" w:eastAsia="Cambria" w:hAnsi="Times" w:cs="Times"/>
                <w:color w:val="auto"/>
                <w:sz w:val="24"/>
                <w:szCs w:val="24"/>
              </w:rPr>
            </w:pPr>
          </w:p>
        </w:tc>
        <w:tc>
          <w:tcPr>
            <w:tcW w:w="2977" w:type="dxa"/>
          </w:tcPr>
          <w:p w14:paraId="0B86E665"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Specification for developing Hotline Server application </w:t>
            </w:r>
          </w:p>
          <w:p w14:paraId="514178FF"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Specification for developing </w:t>
            </w:r>
            <w:r w:rsidRPr="00743383">
              <w:rPr>
                <w:rFonts w:ascii="Times" w:eastAsia="Times" w:hAnsi="Times" w:cs="Times"/>
                <w:noProof/>
                <w:color w:val="auto"/>
                <w:sz w:val="24"/>
                <w:szCs w:val="24"/>
              </w:rPr>
              <w:t xml:space="preserve">a </w:t>
            </w:r>
            <w:r w:rsidRPr="00743383">
              <w:rPr>
                <w:rFonts w:ascii="Times" w:eastAsia="Times" w:hAnsi="Times" w:cs="Times"/>
                <w:color w:val="auto"/>
                <w:sz w:val="24"/>
                <w:szCs w:val="24"/>
              </w:rPr>
              <w:t>mobile application</w:t>
            </w:r>
          </w:p>
        </w:tc>
      </w:tr>
      <w:tr w:rsidR="000C7DCD" w:rsidRPr="00743383" w14:paraId="3BBBECCE" w14:textId="77777777" w:rsidTr="000C7DCD">
        <w:trPr>
          <w:trHeight w:val="260"/>
          <w:jc w:val="center"/>
        </w:trPr>
        <w:tc>
          <w:tcPr>
            <w:tcW w:w="2977" w:type="dxa"/>
          </w:tcPr>
          <w:p w14:paraId="3CABEF3E" w14:textId="77777777" w:rsidR="000C7DCD" w:rsidRPr="00743383" w:rsidRDefault="000C7DCD" w:rsidP="000C7DCD">
            <w:pPr>
              <w:rPr>
                <w:rFonts w:ascii="Times" w:eastAsia="Times,Cambria" w:hAnsi="Times" w:cs="Times"/>
                <w:b/>
                <w:bCs/>
                <w:color w:val="auto"/>
                <w:sz w:val="24"/>
                <w:szCs w:val="24"/>
              </w:rPr>
            </w:pPr>
            <w:r w:rsidRPr="00743383">
              <w:rPr>
                <w:rFonts w:ascii="Times" w:eastAsia="Times" w:hAnsi="Times" w:cs="Times"/>
                <w:color w:val="auto"/>
                <w:sz w:val="24"/>
                <w:szCs w:val="24"/>
              </w:rPr>
              <w:t xml:space="preserve">Modeling tool </w:t>
            </w:r>
          </w:p>
        </w:tc>
        <w:tc>
          <w:tcPr>
            <w:tcW w:w="3118" w:type="dxa"/>
          </w:tcPr>
          <w:p w14:paraId="2B05E0D0" w14:textId="77777777" w:rsidR="000C7DCD" w:rsidRPr="00743383" w:rsidRDefault="000C7DCD" w:rsidP="000C7DCD">
            <w:pPr>
              <w:rPr>
                <w:rFonts w:ascii="Times" w:eastAsia="Times,Cambria" w:hAnsi="Times" w:cs="Times"/>
                <w:color w:val="auto"/>
                <w:sz w:val="24"/>
                <w:szCs w:val="24"/>
                <w:lang w:val="vi-VN"/>
              </w:rPr>
            </w:pPr>
            <w:r w:rsidRPr="00743383">
              <w:rPr>
                <w:rFonts w:ascii="Times" w:eastAsia="Times" w:hAnsi="Times" w:cs="Times"/>
                <w:color w:val="auto"/>
                <w:sz w:val="24"/>
                <w:szCs w:val="24"/>
              </w:rPr>
              <w:t>Star UML</w:t>
            </w:r>
          </w:p>
        </w:tc>
        <w:tc>
          <w:tcPr>
            <w:tcW w:w="2977" w:type="dxa"/>
          </w:tcPr>
          <w:p w14:paraId="1B8E4363"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Used to design diagram </w:t>
            </w:r>
          </w:p>
        </w:tc>
      </w:tr>
      <w:tr w:rsidR="000C7DCD" w:rsidRPr="00743383" w14:paraId="0AD4D92F" w14:textId="77777777" w:rsidTr="000C7DCD">
        <w:trPr>
          <w:trHeight w:val="500"/>
          <w:jc w:val="center"/>
        </w:trPr>
        <w:tc>
          <w:tcPr>
            <w:tcW w:w="2977" w:type="dxa"/>
          </w:tcPr>
          <w:p w14:paraId="33786B63" w14:textId="77777777" w:rsidR="000C7DCD" w:rsidRPr="00743383" w:rsidRDefault="000C7DCD" w:rsidP="000C7DCD">
            <w:pPr>
              <w:rPr>
                <w:rFonts w:ascii="Times" w:eastAsia="Times,Cambria" w:hAnsi="Times" w:cs="Times"/>
                <w:b/>
                <w:bCs/>
                <w:color w:val="auto"/>
                <w:sz w:val="24"/>
                <w:szCs w:val="24"/>
              </w:rPr>
            </w:pPr>
            <w:r w:rsidRPr="00743383">
              <w:rPr>
                <w:rFonts w:ascii="Times" w:eastAsia="Times" w:hAnsi="Times" w:cs="Times"/>
                <w:color w:val="auto"/>
                <w:sz w:val="24"/>
                <w:szCs w:val="24"/>
              </w:rPr>
              <w:t xml:space="preserve">IDE </w:t>
            </w:r>
          </w:p>
        </w:tc>
        <w:tc>
          <w:tcPr>
            <w:tcW w:w="3118" w:type="dxa"/>
          </w:tcPr>
          <w:p w14:paraId="2DBC728F" w14:textId="77777777" w:rsidR="000C7DCD" w:rsidRPr="00743383" w:rsidRDefault="000C7DCD" w:rsidP="000C7DCD">
            <w:pPr>
              <w:rPr>
                <w:rFonts w:ascii="Times" w:eastAsia="Times,Cambria" w:hAnsi="Times" w:cs="Times"/>
                <w:color w:val="auto"/>
                <w:sz w:val="24"/>
                <w:szCs w:val="24"/>
                <w:lang w:val="vi-VN"/>
              </w:rPr>
            </w:pPr>
            <w:r w:rsidRPr="00743383">
              <w:rPr>
                <w:rFonts w:ascii="Times" w:eastAsia="Times" w:hAnsi="Times" w:cs="Times"/>
                <w:color w:val="auto"/>
                <w:sz w:val="24"/>
                <w:szCs w:val="24"/>
                <w:lang w:val="vi-VN"/>
              </w:rPr>
              <w:t>Visual Studio Code 1.23.1</w:t>
            </w:r>
          </w:p>
          <w:p w14:paraId="31839744"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Android Studio 3.1.2</w:t>
            </w:r>
          </w:p>
        </w:tc>
        <w:tc>
          <w:tcPr>
            <w:tcW w:w="2977" w:type="dxa"/>
          </w:tcPr>
          <w:p w14:paraId="204ED1D7"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Programming tools </w:t>
            </w:r>
          </w:p>
        </w:tc>
      </w:tr>
      <w:tr w:rsidR="000C7DCD" w:rsidRPr="00743383" w14:paraId="2563CE4C" w14:textId="77777777" w:rsidTr="000C7DCD">
        <w:trPr>
          <w:trHeight w:val="260"/>
          <w:jc w:val="center"/>
        </w:trPr>
        <w:tc>
          <w:tcPr>
            <w:tcW w:w="2977" w:type="dxa"/>
          </w:tcPr>
          <w:p w14:paraId="229C9CC5" w14:textId="77777777" w:rsidR="000C7DCD" w:rsidRPr="00743383" w:rsidRDefault="000C7DCD" w:rsidP="000C7DCD">
            <w:pPr>
              <w:rPr>
                <w:rFonts w:ascii="Times" w:eastAsia="Times,Cambria" w:hAnsi="Times" w:cs="Times"/>
                <w:b/>
                <w:bCs/>
                <w:color w:val="auto"/>
                <w:sz w:val="24"/>
                <w:szCs w:val="24"/>
              </w:rPr>
            </w:pPr>
            <w:r w:rsidRPr="00743383">
              <w:rPr>
                <w:rFonts w:ascii="Times" w:eastAsia="Times" w:hAnsi="Times" w:cs="Times"/>
                <w:color w:val="auto"/>
                <w:sz w:val="24"/>
                <w:szCs w:val="24"/>
              </w:rPr>
              <w:t xml:space="preserve">DBMS </w:t>
            </w:r>
          </w:p>
        </w:tc>
        <w:tc>
          <w:tcPr>
            <w:tcW w:w="3118" w:type="dxa"/>
          </w:tcPr>
          <w:p w14:paraId="6D36E9FC"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MySQL 5.6.30</w:t>
            </w:r>
          </w:p>
        </w:tc>
        <w:tc>
          <w:tcPr>
            <w:tcW w:w="2977" w:type="dxa"/>
          </w:tcPr>
          <w:p w14:paraId="6EBB6021"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Used to create &amp; manage the database for system </w:t>
            </w:r>
          </w:p>
        </w:tc>
      </w:tr>
      <w:tr w:rsidR="000C7DCD" w:rsidRPr="00743383" w14:paraId="71A53C2E" w14:textId="77777777" w:rsidTr="000C7DCD">
        <w:trPr>
          <w:trHeight w:val="260"/>
          <w:jc w:val="center"/>
        </w:trPr>
        <w:tc>
          <w:tcPr>
            <w:tcW w:w="2977" w:type="dxa"/>
          </w:tcPr>
          <w:p w14:paraId="00EDFA47" w14:textId="77777777" w:rsidR="000C7DCD" w:rsidRPr="00743383" w:rsidRDefault="000C7DCD" w:rsidP="000C7DCD">
            <w:pPr>
              <w:rPr>
                <w:rFonts w:ascii="Times" w:eastAsia="Times,Cambria" w:hAnsi="Times" w:cs="Times"/>
                <w:b/>
                <w:bCs/>
                <w:color w:val="auto"/>
                <w:sz w:val="24"/>
                <w:szCs w:val="24"/>
              </w:rPr>
            </w:pPr>
            <w:r w:rsidRPr="00743383">
              <w:rPr>
                <w:rFonts w:ascii="Times" w:eastAsia="Times" w:hAnsi="Times" w:cs="Times"/>
                <w:color w:val="auto"/>
                <w:sz w:val="24"/>
                <w:szCs w:val="24"/>
              </w:rPr>
              <w:t xml:space="preserve">Source control </w:t>
            </w:r>
          </w:p>
        </w:tc>
        <w:tc>
          <w:tcPr>
            <w:tcW w:w="3118" w:type="dxa"/>
          </w:tcPr>
          <w:p w14:paraId="44A71FE7" w14:textId="77777777" w:rsidR="000C7DCD" w:rsidRPr="00743383" w:rsidRDefault="000C7DCD" w:rsidP="000C7DCD">
            <w:pPr>
              <w:rPr>
                <w:rFonts w:ascii="Times" w:eastAsia="Times,Cambria" w:hAnsi="Times" w:cs="Times"/>
                <w:color w:val="auto"/>
                <w:sz w:val="24"/>
                <w:szCs w:val="24"/>
                <w:lang w:val="vi-VN"/>
              </w:rPr>
            </w:pPr>
            <w:r w:rsidRPr="00743383">
              <w:rPr>
                <w:rFonts w:ascii="Times" w:eastAsia="Times" w:hAnsi="Times" w:cs="Times"/>
                <w:color w:val="auto"/>
                <w:sz w:val="24"/>
                <w:szCs w:val="24"/>
              </w:rPr>
              <w:t>Source</w:t>
            </w:r>
            <w:r w:rsidRPr="00743383">
              <w:rPr>
                <w:rFonts w:ascii="Times" w:eastAsia="Times" w:hAnsi="Times" w:cs="Times"/>
                <w:color w:val="auto"/>
                <w:sz w:val="24"/>
                <w:szCs w:val="24"/>
                <w:lang w:val="vi-VN"/>
              </w:rPr>
              <w:t>Tree 2.7.3</w:t>
            </w:r>
          </w:p>
        </w:tc>
        <w:tc>
          <w:tcPr>
            <w:tcW w:w="2977" w:type="dxa"/>
          </w:tcPr>
          <w:p w14:paraId="5A7FBDE7"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Used for source control </w:t>
            </w:r>
          </w:p>
        </w:tc>
      </w:tr>
      <w:tr w:rsidR="000C7DCD" w:rsidRPr="00743383" w14:paraId="7B88E400" w14:textId="77777777" w:rsidTr="000C7DCD">
        <w:trPr>
          <w:trHeight w:val="260"/>
          <w:jc w:val="center"/>
        </w:trPr>
        <w:tc>
          <w:tcPr>
            <w:tcW w:w="2977" w:type="dxa"/>
          </w:tcPr>
          <w:p w14:paraId="6B0294D0" w14:textId="77777777" w:rsidR="000C7DCD" w:rsidRPr="00743383" w:rsidRDefault="000C7DCD" w:rsidP="000C7DCD">
            <w:pPr>
              <w:rPr>
                <w:rFonts w:ascii="Times" w:eastAsia="Times,Cambria" w:hAnsi="Times" w:cs="Times"/>
                <w:b/>
                <w:bCs/>
                <w:color w:val="auto"/>
                <w:sz w:val="24"/>
                <w:szCs w:val="24"/>
              </w:rPr>
            </w:pPr>
            <w:r w:rsidRPr="00743383">
              <w:rPr>
                <w:rFonts w:ascii="Times" w:eastAsia="Times" w:hAnsi="Times" w:cs="Times"/>
                <w:color w:val="auto"/>
                <w:sz w:val="24"/>
                <w:szCs w:val="24"/>
              </w:rPr>
              <w:t xml:space="preserve">Web browser </w:t>
            </w:r>
          </w:p>
        </w:tc>
        <w:tc>
          <w:tcPr>
            <w:tcW w:w="3118" w:type="dxa"/>
          </w:tcPr>
          <w:p w14:paraId="5D13E32D"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 xml:space="preserve">Chrome 42 or later </w:t>
            </w:r>
          </w:p>
        </w:tc>
        <w:tc>
          <w:tcPr>
            <w:tcW w:w="2977" w:type="dxa"/>
          </w:tcPr>
          <w:p w14:paraId="5EFF19AD" w14:textId="77777777" w:rsidR="000C7DCD" w:rsidRPr="00743383" w:rsidRDefault="000C7DCD" w:rsidP="000C7DCD">
            <w:pPr>
              <w:keepNext/>
              <w:rPr>
                <w:rFonts w:ascii="Times" w:eastAsia="Times,Cambria" w:hAnsi="Times" w:cs="Times"/>
                <w:color w:val="auto"/>
                <w:sz w:val="24"/>
                <w:szCs w:val="24"/>
              </w:rPr>
            </w:pPr>
            <w:r w:rsidRPr="00743383">
              <w:rPr>
                <w:rFonts w:ascii="Times" w:eastAsia="Times" w:hAnsi="Times" w:cs="Times"/>
                <w:color w:val="auto"/>
                <w:sz w:val="24"/>
                <w:szCs w:val="24"/>
              </w:rPr>
              <w:t xml:space="preserve">Testing browser </w:t>
            </w:r>
          </w:p>
        </w:tc>
      </w:tr>
      <w:tr w:rsidR="000C7DCD" w:rsidRPr="00743383" w14:paraId="2777453D" w14:textId="77777777" w:rsidTr="000C7DCD">
        <w:trPr>
          <w:trHeight w:val="260"/>
          <w:jc w:val="center"/>
        </w:trPr>
        <w:tc>
          <w:tcPr>
            <w:tcW w:w="2977" w:type="dxa"/>
          </w:tcPr>
          <w:p w14:paraId="4D9FD241" w14:textId="77777777" w:rsidR="000C7DCD" w:rsidRPr="00743383" w:rsidRDefault="000C7DCD" w:rsidP="000C7DCD">
            <w:pPr>
              <w:rPr>
                <w:rFonts w:ascii="Times" w:eastAsia="Times,Cambria" w:hAnsi="Times" w:cs="Times"/>
                <w:b/>
                <w:bCs/>
                <w:color w:val="auto"/>
                <w:sz w:val="24"/>
                <w:szCs w:val="24"/>
              </w:rPr>
            </w:pPr>
            <w:r w:rsidRPr="00743383">
              <w:rPr>
                <w:rFonts w:ascii="Times" w:eastAsia="Times" w:hAnsi="Times" w:cs="Times"/>
                <w:color w:val="auto"/>
                <w:sz w:val="24"/>
                <w:szCs w:val="24"/>
              </w:rPr>
              <w:t>Mobile OS</w:t>
            </w:r>
          </w:p>
        </w:tc>
        <w:tc>
          <w:tcPr>
            <w:tcW w:w="3118" w:type="dxa"/>
          </w:tcPr>
          <w:p w14:paraId="0751E401" w14:textId="77777777" w:rsidR="000C7DCD" w:rsidRPr="00743383" w:rsidRDefault="000C7DCD" w:rsidP="000C7DCD">
            <w:pPr>
              <w:rPr>
                <w:rFonts w:ascii="Times" w:eastAsia="Times,Cambria" w:hAnsi="Times" w:cs="Times"/>
                <w:color w:val="auto"/>
                <w:sz w:val="24"/>
                <w:szCs w:val="24"/>
              </w:rPr>
            </w:pPr>
            <w:r w:rsidRPr="00743383">
              <w:rPr>
                <w:rFonts w:ascii="Times" w:eastAsia="Times" w:hAnsi="Times" w:cs="Times"/>
                <w:color w:val="auto"/>
                <w:sz w:val="24"/>
                <w:szCs w:val="24"/>
              </w:rPr>
              <w:t>Android 5 or later</w:t>
            </w:r>
          </w:p>
        </w:tc>
        <w:tc>
          <w:tcPr>
            <w:tcW w:w="2977" w:type="dxa"/>
          </w:tcPr>
          <w:p w14:paraId="6BA4AC6A" w14:textId="77777777" w:rsidR="000C7DCD" w:rsidRPr="00743383" w:rsidRDefault="000C7DCD" w:rsidP="000C7DCD">
            <w:pPr>
              <w:keepNext/>
              <w:rPr>
                <w:rFonts w:ascii="Times" w:eastAsia="Times,Cambria" w:hAnsi="Times" w:cs="Times"/>
                <w:color w:val="auto"/>
                <w:sz w:val="24"/>
                <w:szCs w:val="24"/>
              </w:rPr>
            </w:pPr>
            <w:r w:rsidRPr="00743383">
              <w:rPr>
                <w:rFonts w:ascii="Times" w:eastAsia="Times" w:hAnsi="Times" w:cs="Times"/>
                <w:color w:val="auto"/>
                <w:sz w:val="24"/>
                <w:szCs w:val="24"/>
              </w:rPr>
              <w:t>Testing mobile application</w:t>
            </w:r>
          </w:p>
        </w:tc>
      </w:tr>
    </w:tbl>
    <w:p w14:paraId="038B1D7B" w14:textId="70692937" w:rsidR="000C7DCD" w:rsidRPr="000C7DCD" w:rsidRDefault="000C7DCD" w:rsidP="000C7DCD">
      <w:pPr>
        <w:pStyle w:val="Caption"/>
        <w:jc w:val="center"/>
        <w:rPr>
          <w:rFonts w:ascii="Times" w:eastAsia="Times" w:hAnsi="Times" w:cs="Times"/>
          <w:sz w:val="24"/>
          <w:szCs w:val="24"/>
        </w:rPr>
      </w:pPr>
      <w:bookmarkStart w:id="99" w:name="_2bn6wsx" w:colFirst="0" w:colLast="0"/>
      <w:bookmarkStart w:id="100" w:name="_Toc512216770"/>
      <w:bookmarkStart w:id="101" w:name="_Toc520036158"/>
      <w:bookmarkEnd w:id="99"/>
      <w:r w:rsidRPr="00743383">
        <w:rPr>
          <w:rFonts w:ascii="Times" w:eastAsia="Times" w:hAnsi="Times" w:cs="Times"/>
          <w:sz w:val="24"/>
          <w:szCs w:val="24"/>
        </w:rPr>
        <w:t xml:space="preserve">Table </w:t>
      </w:r>
      <w:r w:rsidRPr="00743383">
        <w:rPr>
          <w:rFonts w:ascii="Times" w:hAnsi="Times" w:cs="Times"/>
          <w:sz w:val="24"/>
          <w:szCs w:val="24"/>
        </w:rPr>
        <w:fldChar w:fldCharType="begin"/>
      </w:r>
      <w:r w:rsidRPr="00743383">
        <w:rPr>
          <w:rFonts w:ascii="Times" w:hAnsi="Times" w:cs="Times"/>
          <w:sz w:val="24"/>
          <w:szCs w:val="24"/>
        </w:rPr>
        <w:instrText xml:space="preserve"> SEQ Table \* ARABIC </w:instrText>
      </w:r>
      <w:r w:rsidRPr="00743383">
        <w:rPr>
          <w:rFonts w:ascii="Times" w:hAnsi="Times" w:cs="Times"/>
          <w:sz w:val="24"/>
          <w:szCs w:val="24"/>
        </w:rPr>
        <w:fldChar w:fldCharType="separate"/>
      </w:r>
      <w:r w:rsidRPr="00743383">
        <w:rPr>
          <w:rFonts w:ascii="Times" w:hAnsi="Times" w:cs="Times"/>
          <w:noProof/>
          <w:sz w:val="24"/>
          <w:szCs w:val="24"/>
        </w:rPr>
        <w:t>4</w:t>
      </w:r>
      <w:r w:rsidRPr="00743383">
        <w:rPr>
          <w:rFonts w:ascii="Times" w:hAnsi="Times" w:cs="Times"/>
          <w:sz w:val="24"/>
          <w:szCs w:val="24"/>
        </w:rPr>
        <w:fldChar w:fldCharType="end"/>
      </w:r>
      <w:r w:rsidRPr="00743383">
        <w:rPr>
          <w:rFonts w:ascii="Times" w:eastAsia="Times" w:hAnsi="Times" w:cs="Times"/>
          <w:sz w:val="24"/>
          <w:szCs w:val="24"/>
        </w:rPr>
        <w:t>: Software requirements</w:t>
      </w:r>
      <w:bookmarkEnd w:id="100"/>
      <w:bookmarkEnd w:id="101"/>
    </w:p>
    <w:p w14:paraId="5D23777D" w14:textId="306F201B" w:rsidR="00246C09" w:rsidRDefault="00246C09" w:rsidP="00CB7118">
      <w:pPr>
        <w:pStyle w:val="Heading2"/>
        <w:numPr>
          <w:ilvl w:val="0"/>
          <w:numId w:val="68"/>
        </w:numPr>
        <w:ind w:left="567" w:hanging="283"/>
        <w:rPr>
          <w:rFonts w:ascii="Times" w:hAnsi="Times" w:cs="Times"/>
        </w:rPr>
      </w:pPr>
      <w:bookmarkStart w:id="102" w:name="_Toc520105274"/>
      <w:bookmarkStart w:id="103" w:name="_Toc520105444"/>
      <w:r>
        <w:rPr>
          <w:rFonts w:ascii="Times" w:hAnsi="Times" w:cs="Times"/>
        </w:rPr>
        <w:t>Project Organization</w:t>
      </w:r>
      <w:bookmarkEnd w:id="102"/>
      <w:bookmarkEnd w:id="103"/>
    </w:p>
    <w:p w14:paraId="4ABB726B" w14:textId="749483DA" w:rsidR="002A0AC0" w:rsidRDefault="002A0AC0" w:rsidP="00CB7118">
      <w:pPr>
        <w:pStyle w:val="Heading3"/>
        <w:numPr>
          <w:ilvl w:val="1"/>
          <w:numId w:val="68"/>
        </w:numPr>
        <w:ind w:left="1276" w:hanging="567"/>
        <w:rPr>
          <w:rFonts w:ascii="Times" w:hAnsi="Times" w:cs="Times"/>
          <w:sz w:val="30"/>
          <w:szCs w:val="30"/>
        </w:rPr>
      </w:pPr>
      <w:bookmarkStart w:id="104" w:name="_Toc520105275"/>
      <w:bookmarkStart w:id="105" w:name="_Toc520105445"/>
      <w:r w:rsidRPr="005A35DD">
        <w:rPr>
          <w:rFonts w:ascii="Times" w:hAnsi="Times" w:cs="Times"/>
          <w:sz w:val="30"/>
          <w:szCs w:val="30"/>
        </w:rPr>
        <w:t>Software Process Model</w:t>
      </w:r>
      <w:bookmarkEnd w:id="104"/>
      <w:bookmarkEnd w:id="105"/>
    </w:p>
    <w:p w14:paraId="75C01A4D" w14:textId="77777777" w:rsidR="00F844E4" w:rsidRPr="002E3278" w:rsidRDefault="00F844E4" w:rsidP="00F844E4">
      <w:pPr>
        <w:spacing w:line="270" w:lineRule="auto"/>
        <w:ind w:left="709" w:firstLine="425"/>
        <w:jc w:val="both"/>
        <w:rPr>
          <w:rFonts w:ascii="Times,Cambria" w:eastAsia="Times,Cambria" w:hAnsi="Times,Cambria" w:cs="Times,Cambria"/>
        </w:rPr>
      </w:pPr>
      <w:r w:rsidRPr="75A703E1">
        <w:rPr>
          <w:rFonts w:ascii="Times" w:eastAsia="Times" w:hAnsi="Times" w:cs="Times"/>
        </w:rPr>
        <w:t xml:space="preserve">This project is developed using </w:t>
      </w:r>
      <w:r>
        <w:rPr>
          <w:rFonts w:ascii="Times" w:eastAsia="Times" w:hAnsi="Times" w:cs="Times"/>
        </w:rPr>
        <w:t xml:space="preserve">the </w:t>
      </w:r>
      <w:r w:rsidRPr="75A703E1">
        <w:rPr>
          <w:rFonts w:ascii="Times" w:eastAsia="Times" w:hAnsi="Times" w:cs="Times"/>
        </w:rPr>
        <w:t xml:space="preserve">Scrum model – part of an agile framework for Software development project. Our team </w:t>
      </w:r>
      <w:r w:rsidRPr="00595B28">
        <w:rPr>
          <w:rFonts w:ascii="Times" w:eastAsia="Times" w:hAnsi="Times" w:cs="Times"/>
          <w:noProof/>
        </w:rPr>
        <w:t>choose</w:t>
      </w:r>
      <w:r>
        <w:rPr>
          <w:rFonts w:ascii="Times" w:eastAsia="Times" w:hAnsi="Times" w:cs="Times"/>
          <w:noProof/>
        </w:rPr>
        <w:t>s</w:t>
      </w:r>
      <w:r w:rsidRPr="2AB9BC32">
        <w:rPr>
          <w:rFonts w:ascii="Times" w:eastAsia="Times" w:hAnsi="Times" w:cs="Times"/>
        </w:rPr>
        <w:t xml:space="preserve"> </w:t>
      </w:r>
      <w:r>
        <w:rPr>
          <w:rFonts w:ascii="Times" w:eastAsia="Times" w:hAnsi="Times" w:cs="Times"/>
        </w:rPr>
        <w:t>the</w:t>
      </w:r>
      <w:r w:rsidRPr="75A703E1">
        <w:rPr>
          <w:rFonts w:ascii="Times" w:eastAsia="Times" w:hAnsi="Times" w:cs="Times"/>
        </w:rPr>
        <w:t xml:space="preserve"> Scrum model because of the following reasons:</w:t>
      </w:r>
    </w:p>
    <w:p w14:paraId="65BDFF52" w14:textId="77777777" w:rsidR="00F844E4" w:rsidRPr="00743383" w:rsidRDefault="00F844E4" w:rsidP="00F844E4">
      <w:pPr>
        <w:pStyle w:val="ListParagraph"/>
        <w:numPr>
          <w:ilvl w:val="0"/>
          <w:numId w:val="78"/>
        </w:numPr>
        <w:spacing w:line="270" w:lineRule="auto"/>
        <w:ind w:left="709" w:firstLine="425"/>
        <w:jc w:val="both"/>
        <w:rPr>
          <w:rFonts w:ascii="Times,Cambria" w:eastAsia="Times,Cambria" w:hAnsi="Times,Cambria" w:cs="Times,Cambria"/>
        </w:rPr>
      </w:pPr>
      <w:r w:rsidRPr="00743383">
        <w:rPr>
          <w:rFonts w:ascii="Times" w:eastAsia="Times" w:hAnsi="Times" w:cs="Times"/>
        </w:rPr>
        <w:t>Our team only has 4 members, and tasks are assigned vertically, do all steps from design, coding, testing, and implementation. Scrum is the most suitable model for the small and medium project.</w:t>
      </w:r>
    </w:p>
    <w:p w14:paraId="44F8D6AA" w14:textId="77777777" w:rsidR="00F844E4" w:rsidRPr="00743383" w:rsidRDefault="00F844E4" w:rsidP="00F844E4">
      <w:pPr>
        <w:pStyle w:val="ListParagraph"/>
        <w:numPr>
          <w:ilvl w:val="0"/>
          <w:numId w:val="78"/>
        </w:numPr>
        <w:spacing w:line="270" w:lineRule="auto"/>
        <w:ind w:left="709" w:firstLine="425"/>
        <w:jc w:val="both"/>
        <w:rPr>
          <w:rFonts w:ascii="Times,Cambria" w:eastAsia="Times,Cambria" w:hAnsi="Times,Cambria" w:cs="Times,Cambria"/>
        </w:rPr>
      </w:pPr>
      <w:r w:rsidRPr="00743383">
        <w:rPr>
          <w:rFonts w:ascii="Times" w:eastAsia="Times" w:hAnsi="Times" w:cs="Times"/>
        </w:rPr>
        <w:t>In the project</w:t>
      </w:r>
      <w:r w:rsidRPr="00743383">
        <w:rPr>
          <w:rFonts w:ascii="Times" w:eastAsia="Times" w:hAnsi="Times" w:cs="Times"/>
          <w:noProof/>
        </w:rPr>
        <w:t>,</w:t>
      </w:r>
      <w:r w:rsidRPr="00743383">
        <w:rPr>
          <w:rFonts w:ascii="Times" w:eastAsia="Times" w:hAnsi="Times" w:cs="Times"/>
        </w:rPr>
        <w:t xml:space="preserve"> there are many new technologies that need to be learned. With the Scrum model, the team can learn and develop in parallel to meet the deadline.</w:t>
      </w:r>
    </w:p>
    <w:p w14:paraId="1950047D" w14:textId="77777777" w:rsidR="00F844E4" w:rsidRPr="008F2844" w:rsidRDefault="00F844E4" w:rsidP="00F844E4">
      <w:pPr>
        <w:pStyle w:val="ListParagraph"/>
        <w:numPr>
          <w:ilvl w:val="0"/>
          <w:numId w:val="78"/>
        </w:numPr>
        <w:ind w:left="709" w:firstLine="425"/>
        <w:rPr>
          <w:rFonts w:ascii="Times" w:hAnsi="Times" w:cs="Times"/>
          <w:b/>
          <w:sz w:val="30"/>
          <w:szCs w:val="30"/>
        </w:rPr>
      </w:pPr>
      <w:r>
        <w:rPr>
          <w:noProof/>
        </w:rPr>
        <w:lastRenderedPageBreak/>
        <w:drawing>
          <wp:anchor distT="0" distB="0" distL="114300" distR="114300" simplePos="0" relativeHeight="251658258" behindDoc="0" locked="0" layoutInCell="1" allowOverlap="1" wp14:anchorId="4E6D481B" wp14:editId="51740208">
            <wp:simplePos x="0" y="0"/>
            <wp:positionH relativeFrom="margin">
              <wp:align>right</wp:align>
            </wp:positionH>
            <wp:positionV relativeFrom="paragraph">
              <wp:posOffset>478790</wp:posOffset>
            </wp:positionV>
            <wp:extent cx="5581648" cy="2240280"/>
            <wp:effectExtent l="0" t="0" r="635" b="7620"/>
            <wp:wrapSquare wrapText="bothSides"/>
            <wp:docPr id="703957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81648" cy="2240280"/>
                    </a:xfrm>
                    <a:prstGeom prst="rect">
                      <a:avLst/>
                    </a:prstGeom>
                  </pic:spPr>
                </pic:pic>
              </a:graphicData>
            </a:graphic>
            <wp14:sizeRelH relativeFrom="page">
              <wp14:pctWidth>0</wp14:pctWidth>
            </wp14:sizeRelH>
            <wp14:sizeRelV relativeFrom="page">
              <wp14:pctHeight>0</wp14:pctHeight>
            </wp14:sizeRelV>
          </wp:anchor>
        </w:drawing>
      </w:r>
      <w:r w:rsidRPr="00743383">
        <w:rPr>
          <w:rFonts w:ascii="Times" w:eastAsia="Times" w:hAnsi="Times" w:cs="Times"/>
          <w:noProof/>
        </w:rPr>
        <w:t>The product</w:t>
      </w:r>
      <w:r w:rsidRPr="00743383">
        <w:rPr>
          <w:rFonts w:ascii="Times" w:eastAsia="Times" w:hAnsi="Times" w:cs="Times"/>
        </w:rPr>
        <w:t xml:space="preserve"> owner can change the requirement or extend scope. The team will adapt to change better.</w:t>
      </w:r>
    </w:p>
    <w:p w14:paraId="2DC8E2E3" w14:textId="77777777" w:rsidR="00F844E4" w:rsidRPr="008F2844" w:rsidRDefault="00F844E4" w:rsidP="00F844E4">
      <w:pPr>
        <w:pStyle w:val="cAP"/>
        <w:ind w:left="2858" w:firstLine="22"/>
        <w:jc w:val="left"/>
        <w:rPr>
          <w:rFonts w:ascii="Times" w:eastAsia="Times" w:hAnsi="Times" w:cs="Times"/>
          <w:sz w:val="24"/>
          <w:szCs w:val="24"/>
        </w:rPr>
      </w:pPr>
      <w:bookmarkStart w:id="106" w:name="_Toc484619771"/>
      <w:bookmarkStart w:id="107" w:name="_Toc512215863"/>
      <w:r w:rsidRPr="008F2844">
        <w:rPr>
          <w:rFonts w:ascii="Times" w:eastAsia="Times" w:hAnsi="Times" w:cs="Times"/>
          <w:sz w:val="24"/>
          <w:szCs w:val="24"/>
        </w:rPr>
        <w:t xml:space="preserve">Figure </w:t>
      </w:r>
      <w:r w:rsidRPr="008F2844">
        <w:rPr>
          <w:rFonts w:ascii="Times" w:hAnsi="Times" w:cs="Times"/>
          <w:sz w:val="24"/>
          <w:szCs w:val="24"/>
        </w:rPr>
        <w:fldChar w:fldCharType="begin"/>
      </w:r>
      <w:r w:rsidRPr="008F2844">
        <w:rPr>
          <w:rFonts w:ascii="Times" w:hAnsi="Times" w:cs="Times"/>
          <w:sz w:val="24"/>
          <w:szCs w:val="24"/>
        </w:rPr>
        <w:instrText xml:space="preserve"> SEQ Figure \* ARABIC </w:instrText>
      </w:r>
      <w:r w:rsidRPr="008F2844">
        <w:rPr>
          <w:rFonts w:ascii="Times" w:hAnsi="Times" w:cs="Times"/>
          <w:sz w:val="24"/>
          <w:szCs w:val="24"/>
        </w:rPr>
        <w:fldChar w:fldCharType="separate"/>
      </w:r>
      <w:r w:rsidRPr="008F2844">
        <w:rPr>
          <w:rFonts w:ascii="Times" w:hAnsi="Times" w:cs="Times"/>
          <w:noProof/>
          <w:sz w:val="24"/>
          <w:szCs w:val="24"/>
        </w:rPr>
        <w:t>1</w:t>
      </w:r>
      <w:r w:rsidRPr="008F2844">
        <w:rPr>
          <w:rFonts w:ascii="Times" w:hAnsi="Times" w:cs="Times"/>
          <w:sz w:val="24"/>
          <w:szCs w:val="24"/>
        </w:rPr>
        <w:fldChar w:fldCharType="end"/>
      </w:r>
      <w:r>
        <w:rPr>
          <w:rFonts w:ascii="Times" w:hAnsi="Times" w:cs="Times"/>
          <w:sz w:val="24"/>
          <w:szCs w:val="24"/>
        </w:rPr>
        <w:t>:</w:t>
      </w:r>
      <w:r w:rsidRPr="008F2844">
        <w:rPr>
          <w:rFonts w:ascii="Times" w:eastAsia="Times" w:hAnsi="Times" w:cs="Times"/>
          <w:sz w:val="24"/>
          <w:szCs w:val="24"/>
        </w:rPr>
        <w:t xml:space="preserve"> The Scrum </w:t>
      </w:r>
      <w:bookmarkEnd w:id="106"/>
      <w:bookmarkEnd w:id="107"/>
      <w:r w:rsidRPr="008F2844">
        <w:rPr>
          <w:rFonts w:ascii="Times" w:eastAsia="Times" w:hAnsi="Times" w:cs="Times"/>
          <w:sz w:val="24"/>
          <w:szCs w:val="24"/>
        </w:rPr>
        <w:t>Process</w:t>
      </w:r>
    </w:p>
    <w:p w14:paraId="00933FB4" w14:textId="373E9EE6" w:rsidR="00F844E4" w:rsidRPr="00F844E4" w:rsidRDefault="00F844E4" w:rsidP="00F844E4">
      <w:pPr>
        <w:pStyle w:val="cAP"/>
        <w:ind w:left="1843"/>
        <w:jc w:val="left"/>
        <w:rPr>
          <w:rFonts w:ascii="Times" w:eastAsia="Times" w:hAnsi="Times" w:cs="Times"/>
          <w:b w:val="0"/>
          <w:color w:val="auto"/>
          <w:sz w:val="24"/>
          <w:szCs w:val="24"/>
        </w:rPr>
      </w:pPr>
      <w:r w:rsidRPr="008F2844">
        <w:rPr>
          <w:rFonts w:ascii="Times" w:eastAsia="Times" w:hAnsi="Times" w:cs="Times"/>
          <w:b w:val="0"/>
          <w:color w:val="auto"/>
          <w:sz w:val="24"/>
          <w:szCs w:val="24"/>
        </w:rPr>
        <w:t xml:space="preserve">Reference: </w:t>
      </w:r>
      <w:r w:rsidRPr="008F2844">
        <w:rPr>
          <w:rFonts w:ascii="Times" w:eastAsia="Times" w:hAnsi="Times" w:cs="Times"/>
          <w:b w:val="0"/>
          <w:i/>
          <w:iCs/>
          <w:color w:val="auto"/>
          <w:sz w:val="24"/>
          <w:szCs w:val="24"/>
        </w:rPr>
        <w:t xml:space="preserve">Software Engineering 9th by Somerville, page 73 </w:t>
      </w:r>
    </w:p>
    <w:p w14:paraId="0F412E35" w14:textId="4C39E770" w:rsidR="002A0AC0" w:rsidRDefault="002A0AC0" w:rsidP="00CB7118">
      <w:pPr>
        <w:pStyle w:val="Heading3"/>
        <w:numPr>
          <w:ilvl w:val="1"/>
          <w:numId w:val="68"/>
        </w:numPr>
        <w:ind w:left="1276" w:hanging="567"/>
        <w:rPr>
          <w:rFonts w:ascii="Times" w:hAnsi="Times" w:cs="Times"/>
          <w:sz w:val="30"/>
          <w:szCs w:val="30"/>
        </w:rPr>
      </w:pPr>
      <w:bookmarkStart w:id="108" w:name="_Toc520105276"/>
      <w:bookmarkStart w:id="109" w:name="_Toc520105446"/>
      <w:r w:rsidRPr="005A35DD">
        <w:rPr>
          <w:rFonts w:ascii="Times" w:hAnsi="Times" w:cs="Times"/>
          <w:sz w:val="30"/>
          <w:szCs w:val="30"/>
        </w:rPr>
        <w:t>Roles and responsibilities</w:t>
      </w:r>
      <w:bookmarkEnd w:id="108"/>
      <w:bookmarkEnd w:id="109"/>
    </w:p>
    <w:tbl>
      <w:tblPr>
        <w:tblW w:w="0" w:type="auto"/>
        <w:jc w:val="center"/>
        <w:tblCellMar>
          <w:top w:w="15" w:type="dxa"/>
          <w:left w:w="15" w:type="dxa"/>
          <w:bottom w:w="15" w:type="dxa"/>
          <w:right w:w="15" w:type="dxa"/>
        </w:tblCellMar>
        <w:tblLook w:val="04A0" w:firstRow="1" w:lastRow="0" w:firstColumn="1" w:lastColumn="0" w:noHBand="0" w:noVBand="1"/>
      </w:tblPr>
      <w:tblGrid>
        <w:gridCol w:w="494"/>
        <w:gridCol w:w="1546"/>
        <w:gridCol w:w="1843"/>
        <w:gridCol w:w="4527"/>
      </w:tblGrid>
      <w:tr w:rsidR="000C2B92" w:rsidRPr="002E3278" w14:paraId="6E88D7BE" w14:textId="77777777" w:rsidTr="00AE7CF1">
        <w:trPr>
          <w:trHeight w:val="54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08295B" w14:textId="77777777" w:rsidR="000C2B92" w:rsidRPr="009878AD" w:rsidRDefault="000C2B92" w:rsidP="009878AD">
            <w:pPr>
              <w:rPr>
                <w:rFonts w:ascii="Times" w:eastAsia="Times" w:hAnsi="Times" w:cs="Times"/>
                <w:b/>
                <w:bCs/>
              </w:rPr>
            </w:pPr>
            <w:r w:rsidRPr="009878AD">
              <w:rPr>
                <w:rFonts w:ascii="Times" w:eastAsia="Times" w:hAnsi="Times" w:cs="Times"/>
                <w:b/>
                <w:bCs/>
                <w:color w:val="000000" w:themeColor="text1"/>
              </w:rPr>
              <w:t>No</w:t>
            </w:r>
          </w:p>
        </w:tc>
        <w:tc>
          <w:tcPr>
            <w:tcW w:w="15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275130" w14:textId="77777777" w:rsidR="000C2B92" w:rsidRPr="002E3278" w:rsidRDefault="000C2B92" w:rsidP="009631E6">
            <w:pPr>
              <w:rPr>
                <w:rFonts w:ascii="Times" w:eastAsia="Times" w:hAnsi="Times" w:cs="Times"/>
                <w:b/>
                <w:bCs/>
              </w:rPr>
            </w:pPr>
            <w:r w:rsidRPr="75A703E1">
              <w:rPr>
                <w:rFonts w:ascii="Times" w:eastAsia="Times" w:hAnsi="Times" w:cs="Times"/>
                <w:b/>
                <w:bCs/>
                <w:color w:val="000000" w:themeColor="text1"/>
              </w:rPr>
              <w:t>Full name</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628310" w14:textId="77777777" w:rsidR="000C2B92" w:rsidRPr="002E3278" w:rsidRDefault="000C2B92" w:rsidP="009631E6">
            <w:pPr>
              <w:rPr>
                <w:rFonts w:ascii="Times" w:eastAsia="Times" w:hAnsi="Times" w:cs="Times"/>
                <w:b/>
                <w:bCs/>
              </w:rPr>
            </w:pPr>
            <w:r w:rsidRPr="75A703E1">
              <w:rPr>
                <w:rFonts w:ascii="Times" w:eastAsia="Times" w:hAnsi="Times" w:cs="Times"/>
                <w:b/>
                <w:bCs/>
                <w:color w:val="000000" w:themeColor="text1"/>
              </w:rPr>
              <w:t>Role in group</w:t>
            </w:r>
          </w:p>
        </w:tc>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4AFAEC" w14:textId="77777777" w:rsidR="000C2B92" w:rsidRPr="002E3278" w:rsidRDefault="000C2B92" w:rsidP="009631E6">
            <w:pPr>
              <w:rPr>
                <w:rFonts w:ascii="Times" w:eastAsia="Times" w:hAnsi="Times" w:cs="Times"/>
                <w:b/>
                <w:bCs/>
              </w:rPr>
            </w:pPr>
            <w:r w:rsidRPr="75A703E1">
              <w:rPr>
                <w:rFonts w:ascii="Times" w:eastAsia="Times" w:hAnsi="Times" w:cs="Times"/>
                <w:b/>
                <w:bCs/>
                <w:color w:val="000000" w:themeColor="text1"/>
              </w:rPr>
              <w:t>Responsibilities</w:t>
            </w:r>
          </w:p>
        </w:tc>
      </w:tr>
      <w:tr w:rsidR="000C2B92" w:rsidRPr="002E3278" w14:paraId="608C5DE0" w14:textId="77777777" w:rsidTr="00AE7CF1">
        <w:trPr>
          <w:trHeight w:val="1022"/>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C99415"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1</w:t>
            </w:r>
          </w:p>
        </w:tc>
        <w:tc>
          <w:tcPr>
            <w:tcW w:w="15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429E01" w14:textId="77777777" w:rsidR="000C2B92" w:rsidRPr="002E3278" w:rsidRDefault="000C2B92" w:rsidP="009631E6">
            <w:pPr>
              <w:rPr>
                <w:rFonts w:ascii="Times" w:eastAsia="Times" w:hAnsi="Times" w:cs="Times"/>
              </w:rPr>
            </w:pPr>
            <w:proofErr w:type="spellStart"/>
            <w:r w:rsidRPr="75A703E1">
              <w:rPr>
                <w:rFonts w:ascii="Times" w:eastAsia="Times" w:hAnsi="Times" w:cs="Times"/>
                <w:color w:val="000000" w:themeColor="text1"/>
              </w:rPr>
              <w:t>Kiều</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Trọng</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Khánh</w:t>
            </w:r>
            <w:proofErr w:type="spellEnd"/>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B464EE"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Project Owner</w:t>
            </w:r>
          </w:p>
        </w:tc>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90CCC3"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Specify scope and user requirement</w:t>
            </w:r>
          </w:p>
          <w:p w14:paraId="0D0C2790"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Give out technique and business analysis support</w:t>
            </w:r>
          </w:p>
          <w:p w14:paraId="2656872C"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Control the development process</w:t>
            </w:r>
          </w:p>
        </w:tc>
      </w:tr>
      <w:tr w:rsidR="000C2B92" w:rsidRPr="002E3278" w14:paraId="15FCB4A9" w14:textId="77777777" w:rsidTr="00AE7CF1">
        <w:trPr>
          <w:trHeight w:val="2767"/>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FA51BD"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2</w:t>
            </w:r>
          </w:p>
        </w:tc>
        <w:tc>
          <w:tcPr>
            <w:tcW w:w="15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1E80B3" w14:textId="77777777" w:rsidR="000C2B92" w:rsidRPr="002E3278" w:rsidRDefault="000C2B92" w:rsidP="009631E6">
            <w:pPr>
              <w:rPr>
                <w:rFonts w:ascii="Times" w:eastAsia="Times" w:hAnsi="Times" w:cs="Times"/>
              </w:rPr>
            </w:pPr>
            <w:proofErr w:type="spellStart"/>
            <w:r w:rsidRPr="75A703E1">
              <w:rPr>
                <w:rFonts w:ascii="Times" w:eastAsia="Times" w:hAnsi="Times" w:cs="Times"/>
                <w:color w:val="000000" w:themeColor="text1"/>
              </w:rPr>
              <w:t>Nguyễn</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Thế</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Phương</w:t>
            </w:r>
            <w:proofErr w:type="spellEnd"/>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3C1FFA"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Scrum master</w:t>
            </w:r>
          </w:p>
        </w:tc>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A3A891"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Create Sprint Backlog and Product</w:t>
            </w:r>
          </w:p>
          <w:p w14:paraId="08868823"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Backlog</w:t>
            </w:r>
          </w:p>
          <w:p w14:paraId="2C2168CE"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Make sure the Scrum teams understand and follow the process.</w:t>
            </w:r>
          </w:p>
          <w:p w14:paraId="18BE6242"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Help the team master scrum artifacts such as Sprint Backlog, Product Backlog, ...</w:t>
            </w:r>
          </w:p>
          <w:p w14:paraId="5ACC3306"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Writing report</w:t>
            </w:r>
          </w:p>
          <w:p w14:paraId="66CE5E18"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xml:space="preserve">·         Always be present to answer questions and give advice when product owner or scrum member needs. </w:t>
            </w:r>
          </w:p>
        </w:tc>
      </w:tr>
      <w:tr w:rsidR="000C2B92" w:rsidRPr="002E3278" w14:paraId="3C2832D9" w14:textId="77777777" w:rsidTr="00AE7CF1">
        <w:trPr>
          <w:trHeight w:val="2601"/>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AB6720"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3</w:t>
            </w:r>
          </w:p>
        </w:tc>
        <w:tc>
          <w:tcPr>
            <w:tcW w:w="15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A00526" w14:textId="77777777" w:rsidR="000C2B92" w:rsidRPr="002E3278" w:rsidRDefault="000C2B92" w:rsidP="009631E6">
            <w:pPr>
              <w:rPr>
                <w:rFonts w:ascii="Times" w:eastAsia="Times" w:hAnsi="Times" w:cs="Times"/>
              </w:rPr>
            </w:pPr>
            <w:proofErr w:type="spellStart"/>
            <w:r w:rsidRPr="75A703E1">
              <w:rPr>
                <w:rFonts w:ascii="Times" w:eastAsia="Times" w:hAnsi="Times" w:cs="Times"/>
                <w:color w:val="000000" w:themeColor="text1"/>
              </w:rPr>
              <w:t>Nguyễn</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Thế</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Phương</w:t>
            </w:r>
            <w:proofErr w:type="spellEnd"/>
          </w:p>
          <w:p w14:paraId="61F26A6E"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xml:space="preserve">Phan </w:t>
            </w:r>
            <w:proofErr w:type="spellStart"/>
            <w:r w:rsidRPr="75A703E1">
              <w:rPr>
                <w:rFonts w:ascii="Times" w:eastAsia="Times" w:hAnsi="Times" w:cs="Times"/>
                <w:color w:val="000000" w:themeColor="text1"/>
              </w:rPr>
              <w:t>Thành</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Thuận</w:t>
            </w:r>
            <w:proofErr w:type="spellEnd"/>
          </w:p>
          <w:p w14:paraId="2BE9DFD2" w14:textId="77777777" w:rsidR="000C2B92" w:rsidRPr="002E3278" w:rsidRDefault="000C2B92" w:rsidP="009631E6">
            <w:pPr>
              <w:rPr>
                <w:rFonts w:ascii="Times" w:eastAsia="Times" w:hAnsi="Times" w:cs="Times"/>
              </w:rPr>
            </w:pPr>
            <w:proofErr w:type="spellStart"/>
            <w:r w:rsidRPr="75A703E1">
              <w:rPr>
                <w:rFonts w:ascii="Times" w:eastAsia="Times" w:hAnsi="Times" w:cs="Times"/>
                <w:color w:val="000000" w:themeColor="text1"/>
              </w:rPr>
              <w:t>Nguyễn</w:t>
            </w:r>
            <w:proofErr w:type="spellEnd"/>
            <w:r w:rsidRPr="75A703E1">
              <w:rPr>
                <w:rFonts w:ascii="Times" w:eastAsia="Times" w:hAnsi="Times" w:cs="Times"/>
                <w:color w:val="000000" w:themeColor="text1"/>
              </w:rPr>
              <w:t xml:space="preserve"> Cao </w:t>
            </w:r>
            <w:proofErr w:type="spellStart"/>
            <w:r w:rsidRPr="75A703E1">
              <w:rPr>
                <w:rFonts w:ascii="Times" w:eastAsia="Times" w:hAnsi="Times" w:cs="Times"/>
                <w:color w:val="000000" w:themeColor="text1"/>
              </w:rPr>
              <w:t>Duy</w:t>
            </w:r>
            <w:proofErr w:type="spellEnd"/>
          </w:p>
          <w:p w14:paraId="463C374E" w14:textId="77777777" w:rsidR="000C2B92" w:rsidRPr="002E3278" w:rsidRDefault="000C2B92" w:rsidP="009631E6">
            <w:pPr>
              <w:rPr>
                <w:rFonts w:ascii="Times" w:eastAsia="Times" w:hAnsi="Times" w:cs="Times"/>
              </w:rPr>
            </w:pPr>
            <w:proofErr w:type="spellStart"/>
            <w:r w:rsidRPr="75A703E1">
              <w:rPr>
                <w:rFonts w:ascii="Times" w:eastAsia="Times" w:hAnsi="Times" w:cs="Times"/>
                <w:color w:val="000000" w:themeColor="text1"/>
              </w:rPr>
              <w:t>Nguyễn</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Lương</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Tuấn</w:t>
            </w:r>
            <w:proofErr w:type="spellEnd"/>
            <w:r w:rsidRPr="75A703E1">
              <w:rPr>
                <w:rFonts w:ascii="Times" w:eastAsia="Times" w:hAnsi="Times" w:cs="Times"/>
                <w:color w:val="000000" w:themeColor="text1"/>
              </w:rPr>
              <w:t xml:space="preserve"> </w:t>
            </w:r>
            <w:proofErr w:type="spellStart"/>
            <w:r w:rsidRPr="75A703E1">
              <w:rPr>
                <w:rFonts w:ascii="Times" w:eastAsia="Times" w:hAnsi="Times" w:cs="Times"/>
                <w:color w:val="000000" w:themeColor="text1"/>
              </w:rPr>
              <w:t>Kiệt</w:t>
            </w:r>
            <w:proofErr w:type="spellEnd"/>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229823"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Scrum team members</w:t>
            </w:r>
          </w:p>
        </w:tc>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33204D"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Clarifying requirements</w:t>
            </w:r>
          </w:p>
          <w:p w14:paraId="6D6AFC8B"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Prepare documents</w:t>
            </w:r>
          </w:p>
          <w:p w14:paraId="3C6740C8"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Designing database</w:t>
            </w:r>
          </w:p>
          <w:p w14:paraId="602CFBDE"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GUI Design</w:t>
            </w:r>
          </w:p>
          <w:p w14:paraId="38C74ADE"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Coding</w:t>
            </w:r>
          </w:p>
          <w:p w14:paraId="508FEA9C" w14:textId="77777777" w:rsidR="000C2B92" w:rsidRPr="002E3278" w:rsidRDefault="000C2B92" w:rsidP="009631E6">
            <w:pPr>
              <w:rPr>
                <w:rFonts w:ascii="Times" w:eastAsia="Times" w:hAnsi="Times" w:cs="Times"/>
              </w:rPr>
            </w:pPr>
            <w:r w:rsidRPr="75A703E1">
              <w:rPr>
                <w:rFonts w:ascii="Times" w:eastAsia="Times" w:hAnsi="Times" w:cs="Times"/>
                <w:color w:val="000000" w:themeColor="text1"/>
              </w:rPr>
              <w:t>·         Testing</w:t>
            </w:r>
          </w:p>
        </w:tc>
      </w:tr>
    </w:tbl>
    <w:p w14:paraId="64707F37" w14:textId="54AAAAE7" w:rsidR="000C2B92" w:rsidRPr="000C2B92" w:rsidRDefault="000C2B92" w:rsidP="000C2B92">
      <w:pPr>
        <w:pStyle w:val="Caption"/>
        <w:jc w:val="center"/>
        <w:rPr>
          <w:rFonts w:ascii="Times" w:eastAsia="Times" w:hAnsi="Times" w:cs="Times"/>
          <w:sz w:val="24"/>
          <w:szCs w:val="24"/>
        </w:rPr>
      </w:pPr>
      <w:bookmarkStart w:id="110" w:name="_Toc512216771"/>
      <w:bookmarkStart w:id="111" w:name="_Toc520036159"/>
      <w:r w:rsidRPr="00B10C74">
        <w:rPr>
          <w:rFonts w:ascii="Times" w:eastAsia="Times" w:hAnsi="Times" w:cs="Times"/>
          <w:sz w:val="24"/>
          <w:szCs w:val="24"/>
        </w:rPr>
        <w:t xml:space="preserve">Table </w:t>
      </w:r>
      <w:r w:rsidRPr="00B10C74">
        <w:rPr>
          <w:rFonts w:ascii="Times" w:hAnsi="Times" w:cs="Times"/>
          <w:sz w:val="24"/>
          <w:szCs w:val="24"/>
        </w:rPr>
        <w:fldChar w:fldCharType="begin"/>
      </w:r>
      <w:r w:rsidRPr="00B10C74">
        <w:rPr>
          <w:rFonts w:ascii="Times" w:hAnsi="Times" w:cs="Times"/>
          <w:sz w:val="24"/>
          <w:szCs w:val="24"/>
        </w:rPr>
        <w:instrText xml:space="preserve"> SEQ Table \* ARABIC </w:instrText>
      </w:r>
      <w:r w:rsidRPr="00B10C74">
        <w:rPr>
          <w:rFonts w:ascii="Times" w:hAnsi="Times" w:cs="Times"/>
          <w:sz w:val="24"/>
          <w:szCs w:val="24"/>
        </w:rPr>
        <w:fldChar w:fldCharType="separate"/>
      </w:r>
      <w:r w:rsidRPr="00B10C74">
        <w:rPr>
          <w:rFonts w:ascii="Times" w:hAnsi="Times" w:cs="Times"/>
          <w:noProof/>
          <w:sz w:val="24"/>
          <w:szCs w:val="24"/>
        </w:rPr>
        <w:t>5</w:t>
      </w:r>
      <w:r w:rsidRPr="00B10C74">
        <w:rPr>
          <w:rFonts w:ascii="Times" w:hAnsi="Times" w:cs="Times"/>
          <w:sz w:val="24"/>
          <w:szCs w:val="24"/>
        </w:rPr>
        <w:fldChar w:fldCharType="end"/>
      </w:r>
      <w:r w:rsidRPr="00B10C74">
        <w:rPr>
          <w:rFonts w:ascii="Times" w:eastAsia="Times" w:hAnsi="Times" w:cs="Times"/>
          <w:sz w:val="24"/>
          <w:szCs w:val="24"/>
        </w:rPr>
        <w:t>: Roles and Responsibilities Details</w:t>
      </w:r>
      <w:bookmarkEnd w:id="110"/>
      <w:bookmarkEnd w:id="111"/>
    </w:p>
    <w:p w14:paraId="601021EF" w14:textId="53483ECB" w:rsidR="002A0AC0" w:rsidRDefault="002A0AC0" w:rsidP="00CB7118">
      <w:pPr>
        <w:pStyle w:val="Heading3"/>
        <w:numPr>
          <w:ilvl w:val="1"/>
          <w:numId w:val="68"/>
        </w:numPr>
        <w:ind w:left="1276" w:hanging="567"/>
        <w:rPr>
          <w:rFonts w:ascii="Times" w:hAnsi="Times" w:cs="Times"/>
          <w:sz w:val="30"/>
          <w:szCs w:val="30"/>
        </w:rPr>
      </w:pPr>
      <w:bookmarkStart w:id="112" w:name="_Toc520105277"/>
      <w:bookmarkStart w:id="113" w:name="_Toc520105447"/>
      <w:r w:rsidRPr="005A35DD">
        <w:rPr>
          <w:rFonts w:ascii="Times" w:hAnsi="Times" w:cs="Times"/>
          <w:sz w:val="30"/>
          <w:szCs w:val="30"/>
        </w:rPr>
        <w:lastRenderedPageBreak/>
        <w:t>Tools and Techniques</w:t>
      </w:r>
      <w:bookmarkEnd w:id="112"/>
      <w:bookmarkEnd w:id="113"/>
    </w:p>
    <w:tbl>
      <w:tblPr>
        <w:tblStyle w:val="TableGrid31"/>
        <w:tblW w:w="9067" w:type="dxa"/>
        <w:jc w:val="center"/>
        <w:tblLayout w:type="fixed"/>
        <w:tblLook w:val="04A0" w:firstRow="1" w:lastRow="0" w:firstColumn="1" w:lastColumn="0" w:noHBand="0" w:noVBand="1"/>
      </w:tblPr>
      <w:tblGrid>
        <w:gridCol w:w="2700"/>
        <w:gridCol w:w="6367"/>
      </w:tblGrid>
      <w:tr w:rsidR="00DF4243" w:rsidRPr="00EA4A7E" w14:paraId="6DE8DF26" w14:textId="77777777" w:rsidTr="00EA4A7E">
        <w:trPr>
          <w:jc w:val="center"/>
        </w:trPr>
        <w:tc>
          <w:tcPr>
            <w:tcW w:w="2700" w:type="dxa"/>
          </w:tcPr>
          <w:p w14:paraId="04D51B52" w14:textId="77777777" w:rsidR="00DF4243" w:rsidRPr="00EA4A7E" w:rsidRDefault="00DF4243" w:rsidP="00EA4A7E">
            <w:pPr>
              <w:spacing w:line="276" w:lineRule="auto"/>
              <w:rPr>
                <w:rFonts w:ascii="Times,Cambria" w:eastAsia="Times,Cambria" w:hAnsi="Times,Cambria" w:cs="Times,Cambria"/>
                <w:b/>
                <w:bCs/>
                <w:sz w:val="24"/>
                <w:szCs w:val="24"/>
              </w:rPr>
            </w:pPr>
            <w:r w:rsidRPr="00EA4A7E">
              <w:rPr>
                <w:rFonts w:ascii="Times" w:eastAsia="Times" w:hAnsi="Times" w:cs="Times"/>
                <w:b/>
                <w:bCs/>
                <w:sz w:val="24"/>
                <w:szCs w:val="24"/>
              </w:rPr>
              <w:t>Tool/Technique</w:t>
            </w:r>
          </w:p>
        </w:tc>
        <w:tc>
          <w:tcPr>
            <w:tcW w:w="6367" w:type="dxa"/>
          </w:tcPr>
          <w:p w14:paraId="7E85CBD0" w14:textId="77777777" w:rsidR="00DF4243" w:rsidRPr="00EA4A7E" w:rsidRDefault="00DF4243" w:rsidP="009631E6">
            <w:pPr>
              <w:spacing w:line="276" w:lineRule="auto"/>
              <w:jc w:val="center"/>
              <w:rPr>
                <w:rFonts w:ascii="Times,Cambria" w:eastAsia="Times,Cambria" w:hAnsi="Times,Cambria" w:cs="Times,Cambria"/>
                <w:b/>
                <w:bCs/>
                <w:color w:val="auto"/>
                <w:sz w:val="24"/>
                <w:szCs w:val="24"/>
              </w:rPr>
            </w:pPr>
            <w:r w:rsidRPr="00EA4A7E">
              <w:rPr>
                <w:rFonts w:ascii="Times" w:eastAsia="Times" w:hAnsi="Times" w:cs="Times"/>
                <w:b/>
                <w:bCs/>
                <w:color w:val="auto"/>
                <w:sz w:val="24"/>
                <w:szCs w:val="24"/>
              </w:rPr>
              <w:t>Name and version</w:t>
            </w:r>
          </w:p>
        </w:tc>
      </w:tr>
      <w:tr w:rsidR="00DF4243" w:rsidRPr="00EA4A7E" w14:paraId="237D41DF" w14:textId="77777777" w:rsidTr="00EA4A7E">
        <w:trPr>
          <w:jc w:val="center"/>
        </w:trPr>
        <w:tc>
          <w:tcPr>
            <w:tcW w:w="2700" w:type="dxa"/>
          </w:tcPr>
          <w:p w14:paraId="19C5A6EC" w14:textId="77777777" w:rsidR="00DF4243" w:rsidRPr="00EA4A7E" w:rsidRDefault="00DF4243" w:rsidP="009631E6">
            <w:pPr>
              <w:spacing w:line="276" w:lineRule="auto"/>
              <w:rPr>
                <w:rFonts w:ascii="Times,Cambria" w:eastAsia="Times,Cambria" w:hAnsi="Times,Cambria" w:cs="Times,Cambria"/>
                <w:color w:val="auto"/>
                <w:sz w:val="24"/>
                <w:szCs w:val="24"/>
              </w:rPr>
            </w:pPr>
            <w:r w:rsidRPr="00EA4A7E">
              <w:rPr>
                <w:rFonts w:ascii="Times" w:eastAsia="Times" w:hAnsi="Times" w:cs="Times"/>
                <w:color w:val="auto"/>
                <w:sz w:val="24"/>
                <w:szCs w:val="24"/>
              </w:rPr>
              <w:t>Back-end</w:t>
            </w:r>
          </w:p>
        </w:tc>
        <w:tc>
          <w:tcPr>
            <w:tcW w:w="6367" w:type="dxa"/>
          </w:tcPr>
          <w:p w14:paraId="4EA177C9" w14:textId="54A84411" w:rsidR="00DF4243" w:rsidRPr="00EA4A7E" w:rsidRDefault="002B1CD0" w:rsidP="009631E6">
            <w:pPr>
              <w:spacing w:line="276" w:lineRule="auto"/>
              <w:rPr>
                <w:rFonts w:ascii="Times" w:eastAsia="Times" w:hAnsi="Times" w:cs="Times"/>
                <w:color w:val="auto"/>
                <w:sz w:val="24"/>
                <w:szCs w:val="24"/>
              </w:rPr>
            </w:pPr>
            <w:r>
              <w:rPr>
                <w:rFonts w:ascii="Times" w:eastAsia="Times" w:hAnsi="Times" w:cs="Times"/>
                <w:color w:val="auto"/>
                <w:sz w:val="24"/>
                <w:szCs w:val="24"/>
              </w:rPr>
              <w:t>Node</w:t>
            </w:r>
            <w:r w:rsidR="00DF4243" w:rsidRPr="00EA4A7E">
              <w:rPr>
                <w:rFonts w:ascii="Times" w:eastAsia="Times" w:hAnsi="Times" w:cs="Times"/>
                <w:color w:val="auto"/>
                <w:sz w:val="24"/>
                <w:szCs w:val="24"/>
              </w:rPr>
              <w:t>JS</w:t>
            </w:r>
          </w:p>
        </w:tc>
      </w:tr>
      <w:tr w:rsidR="00DF4243" w:rsidRPr="00EA4A7E" w14:paraId="4F35B4D0" w14:textId="77777777" w:rsidTr="00EA4A7E">
        <w:trPr>
          <w:jc w:val="center"/>
        </w:trPr>
        <w:tc>
          <w:tcPr>
            <w:tcW w:w="2700" w:type="dxa"/>
          </w:tcPr>
          <w:p w14:paraId="1754D86A" w14:textId="77777777" w:rsidR="00DF4243" w:rsidRPr="00EA4A7E" w:rsidRDefault="00DF4243" w:rsidP="009631E6">
            <w:pPr>
              <w:spacing w:line="276" w:lineRule="auto"/>
              <w:rPr>
                <w:rFonts w:ascii="Times,Cambria" w:eastAsia="Times,Cambria" w:hAnsi="Times,Cambria" w:cs="Times,Cambria"/>
                <w:color w:val="auto"/>
                <w:sz w:val="24"/>
                <w:szCs w:val="24"/>
              </w:rPr>
            </w:pPr>
            <w:r w:rsidRPr="00EA4A7E">
              <w:rPr>
                <w:rFonts w:ascii="Times" w:eastAsia="Times" w:hAnsi="Times" w:cs="Times"/>
                <w:color w:val="auto"/>
                <w:sz w:val="24"/>
                <w:szCs w:val="24"/>
              </w:rPr>
              <w:t>IDE</w:t>
            </w:r>
          </w:p>
        </w:tc>
        <w:tc>
          <w:tcPr>
            <w:tcW w:w="6367" w:type="dxa"/>
          </w:tcPr>
          <w:p w14:paraId="2CFF0A2A" w14:textId="77777777" w:rsidR="00DF4243" w:rsidRPr="00EA4A7E" w:rsidRDefault="00DF4243" w:rsidP="009631E6">
            <w:pPr>
              <w:keepNext/>
              <w:spacing w:line="276" w:lineRule="auto"/>
              <w:rPr>
                <w:rFonts w:ascii="Times" w:eastAsia="Times" w:hAnsi="Times" w:cs="Times"/>
                <w:color w:val="auto"/>
                <w:sz w:val="24"/>
                <w:szCs w:val="24"/>
              </w:rPr>
            </w:pPr>
            <w:r w:rsidRPr="00EA4A7E">
              <w:rPr>
                <w:rFonts w:ascii="Times" w:eastAsia="Times" w:hAnsi="Times" w:cs="Times"/>
                <w:color w:val="auto"/>
                <w:sz w:val="24"/>
                <w:szCs w:val="24"/>
              </w:rPr>
              <w:t>Android Studio 3.1.2, Visual Studio Code 1.23.1</w:t>
            </w:r>
          </w:p>
        </w:tc>
      </w:tr>
      <w:tr w:rsidR="00DF4243" w:rsidRPr="00EA4A7E" w14:paraId="06A4359E" w14:textId="77777777" w:rsidTr="00EA4A7E">
        <w:trPr>
          <w:jc w:val="center"/>
        </w:trPr>
        <w:tc>
          <w:tcPr>
            <w:tcW w:w="2700" w:type="dxa"/>
          </w:tcPr>
          <w:p w14:paraId="5A667B4F" w14:textId="77777777" w:rsidR="00DF4243" w:rsidRPr="00EA4A7E" w:rsidRDefault="00DF4243" w:rsidP="009631E6">
            <w:pPr>
              <w:spacing w:line="276" w:lineRule="auto"/>
              <w:rPr>
                <w:rFonts w:ascii="Times,Cambria" w:eastAsia="Times,Cambria" w:hAnsi="Times,Cambria" w:cs="Times,Cambria"/>
                <w:sz w:val="24"/>
                <w:szCs w:val="24"/>
              </w:rPr>
            </w:pPr>
            <w:r w:rsidRPr="00EA4A7E">
              <w:rPr>
                <w:rFonts w:ascii="Times" w:eastAsia="Times" w:hAnsi="Times" w:cs="Times"/>
                <w:sz w:val="24"/>
                <w:szCs w:val="24"/>
              </w:rPr>
              <w:t>Database</w:t>
            </w:r>
          </w:p>
        </w:tc>
        <w:tc>
          <w:tcPr>
            <w:tcW w:w="6367" w:type="dxa"/>
          </w:tcPr>
          <w:p w14:paraId="2895672F" w14:textId="77777777" w:rsidR="00DF4243" w:rsidRPr="00EA4A7E" w:rsidRDefault="00DF4243" w:rsidP="009631E6">
            <w:pPr>
              <w:keepNext/>
              <w:spacing w:line="276" w:lineRule="auto"/>
              <w:rPr>
                <w:rFonts w:ascii="Times,Cambria" w:eastAsia="Times,Cambria" w:hAnsi="Times,Cambria" w:cs="Times,Cambria"/>
                <w:sz w:val="24"/>
                <w:szCs w:val="24"/>
              </w:rPr>
            </w:pPr>
            <w:r w:rsidRPr="00EA4A7E">
              <w:rPr>
                <w:rFonts w:ascii="Times" w:eastAsia="Times" w:hAnsi="Times" w:cs="Times"/>
                <w:sz w:val="24"/>
                <w:szCs w:val="24"/>
              </w:rPr>
              <w:t>MySQL</w:t>
            </w:r>
          </w:p>
        </w:tc>
      </w:tr>
      <w:tr w:rsidR="00DF4243" w:rsidRPr="00EA4A7E" w14:paraId="260DA400" w14:textId="77777777" w:rsidTr="00EA4A7E">
        <w:trPr>
          <w:jc w:val="center"/>
        </w:trPr>
        <w:tc>
          <w:tcPr>
            <w:tcW w:w="2700" w:type="dxa"/>
          </w:tcPr>
          <w:p w14:paraId="64A9A312" w14:textId="77777777" w:rsidR="00DF4243" w:rsidRPr="00EA4A7E" w:rsidRDefault="00DF4243" w:rsidP="009631E6">
            <w:pPr>
              <w:spacing w:line="276" w:lineRule="auto"/>
              <w:rPr>
                <w:rFonts w:ascii="Times,Cambria" w:eastAsia="Times,Cambria" w:hAnsi="Times,Cambria" w:cs="Times,Cambria"/>
                <w:sz w:val="24"/>
                <w:szCs w:val="24"/>
              </w:rPr>
            </w:pPr>
            <w:r w:rsidRPr="00EA4A7E">
              <w:rPr>
                <w:rFonts w:ascii="Times" w:eastAsia="Times" w:hAnsi="Times" w:cs="Times"/>
                <w:noProof/>
                <w:sz w:val="24"/>
                <w:szCs w:val="24"/>
              </w:rPr>
              <w:t>Modeling</w:t>
            </w:r>
            <w:r w:rsidRPr="00EA4A7E">
              <w:rPr>
                <w:rFonts w:ascii="Times" w:eastAsia="Times" w:hAnsi="Times" w:cs="Times"/>
                <w:sz w:val="24"/>
                <w:szCs w:val="24"/>
              </w:rPr>
              <w:t xml:space="preserve"> Tool</w:t>
            </w:r>
          </w:p>
        </w:tc>
        <w:tc>
          <w:tcPr>
            <w:tcW w:w="6367" w:type="dxa"/>
          </w:tcPr>
          <w:p w14:paraId="5AE1DDFA" w14:textId="77777777" w:rsidR="00DF4243" w:rsidRPr="00EA4A7E" w:rsidRDefault="00DF4243" w:rsidP="009631E6">
            <w:pPr>
              <w:keepNext/>
              <w:spacing w:line="276" w:lineRule="auto"/>
              <w:rPr>
                <w:rFonts w:ascii="Times,Cambria" w:eastAsia="Times,Cambria" w:hAnsi="Times,Cambria" w:cs="Times,Cambria"/>
                <w:sz w:val="24"/>
                <w:szCs w:val="24"/>
              </w:rPr>
            </w:pPr>
            <w:r w:rsidRPr="00EA4A7E">
              <w:rPr>
                <w:rFonts w:ascii="Times" w:eastAsia="Times" w:hAnsi="Times" w:cs="Times"/>
                <w:sz w:val="24"/>
                <w:szCs w:val="24"/>
              </w:rPr>
              <w:t>Star UML</w:t>
            </w:r>
          </w:p>
        </w:tc>
      </w:tr>
    </w:tbl>
    <w:p w14:paraId="159DC598" w14:textId="31025DD2" w:rsidR="00DF4243" w:rsidRPr="00DF4243" w:rsidRDefault="00DF4243" w:rsidP="00DF4243">
      <w:pPr>
        <w:pStyle w:val="cAP"/>
        <w:ind w:left="720" w:hanging="720"/>
        <w:rPr>
          <w:rFonts w:ascii="Times" w:eastAsia="Times" w:hAnsi="Times" w:cs="Times"/>
          <w:sz w:val="24"/>
          <w:szCs w:val="24"/>
        </w:rPr>
      </w:pPr>
      <w:r w:rsidRPr="00001B48">
        <w:rPr>
          <w:rFonts w:ascii="Times" w:eastAsia="Times" w:hAnsi="Times" w:cs="Times"/>
          <w:sz w:val="24"/>
          <w:szCs w:val="24"/>
        </w:rPr>
        <w:t>Table 6: Tools</w:t>
      </w:r>
      <w:r>
        <w:rPr>
          <w:rFonts w:ascii="Times" w:eastAsia="Times" w:hAnsi="Times" w:cs="Times"/>
          <w:sz w:val="24"/>
          <w:szCs w:val="24"/>
        </w:rPr>
        <w:t xml:space="preserve"> and </w:t>
      </w:r>
      <w:r w:rsidR="00AB15C5">
        <w:rPr>
          <w:rFonts w:ascii="Times" w:eastAsia="Times" w:hAnsi="Times" w:cs="Times"/>
          <w:sz w:val="24"/>
          <w:szCs w:val="24"/>
        </w:rPr>
        <w:t>T</w:t>
      </w:r>
      <w:r>
        <w:rPr>
          <w:rFonts w:ascii="Times" w:eastAsia="Times" w:hAnsi="Times" w:cs="Times"/>
          <w:sz w:val="24"/>
          <w:szCs w:val="24"/>
        </w:rPr>
        <w:t>echniques</w:t>
      </w:r>
    </w:p>
    <w:p w14:paraId="45EFBF19" w14:textId="0753C6A5" w:rsidR="00C5127E" w:rsidRDefault="00246C09" w:rsidP="00CB7118">
      <w:pPr>
        <w:pStyle w:val="Heading2"/>
        <w:numPr>
          <w:ilvl w:val="0"/>
          <w:numId w:val="68"/>
        </w:numPr>
        <w:ind w:left="567" w:hanging="283"/>
        <w:rPr>
          <w:rFonts w:ascii="Times" w:hAnsi="Times" w:cs="Times"/>
        </w:rPr>
      </w:pPr>
      <w:bookmarkStart w:id="114" w:name="_Toc520105278"/>
      <w:bookmarkStart w:id="115" w:name="_Toc520105448"/>
      <w:r>
        <w:rPr>
          <w:rFonts w:ascii="Times" w:hAnsi="Times" w:cs="Times"/>
        </w:rPr>
        <w:t>Project Management Plan</w:t>
      </w:r>
      <w:bookmarkEnd w:id="114"/>
      <w:bookmarkEnd w:id="115"/>
    </w:p>
    <w:p w14:paraId="51D579CB" w14:textId="0E2BA963" w:rsidR="002A0AC0" w:rsidRPr="00FB1250" w:rsidRDefault="002A0AC0" w:rsidP="00CB7118">
      <w:pPr>
        <w:pStyle w:val="Heading3"/>
        <w:numPr>
          <w:ilvl w:val="1"/>
          <w:numId w:val="68"/>
        </w:numPr>
        <w:ind w:left="1276" w:hanging="567"/>
        <w:rPr>
          <w:rFonts w:ascii="Times" w:eastAsia="Times" w:hAnsi="Times" w:cs="Times"/>
          <w:sz w:val="30"/>
          <w:szCs w:val="30"/>
        </w:rPr>
      </w:pPr>
      <w:bookmarkStart w:id="116" w:name="_Toc520105279"/>
      <w:bookmarkStart w:id="117" w:name="_Toc520105449"/>
      <w:r w:rsidRPr="005A35DD">
        <w:rPr>
          <w:rFonts w:ascii="Times" w:eastAsia="Times" w:hAnsi="Times" w:cs="Times"/>
          <w:sz w:val="30"/>
          <w:szCs w:val="30"/>
        </w:rPr>
        <w:t>Product Backlog</w:t>
      </w:r>
      <w:bookmarkEnd w:id="116"/>
      <w:bookmarkEnd w:id="117"/>
    </w:p>
    <w:tbl>
      <w:tblPr>
        <w:tblStyle w:val="TableGrid31"/>
        <w:tblW w:w="8926" w:type="dxa"/>
        <w:jc w:val="center"/>
        <w:tblLook w:val="04A0" w:firstRow="1" w:lastRow="0" w:firstColumn="1" w:lastColumn="0" w:noHBand="0" w:noVBand="1"/>
      </w:tblPr>
      <w:tblGrid>
        <w:gridCol w:w="870"/>
        <w:gridCol w:w="1206"/>
        <w:gridCol w:w="2655"/>
        <w:gridCol w:w="1122"/>
        <w:gridCol w:w="3073"/>
      </w:tblGrid>
      <w:tr w:rsidR="00890BD8" w:rsidRPr="0016614F" w14:paraId="785DEB9D" w14:textId="77777777" w:rsidTr="009631E6">
        <w:trPr>
          <w:jc w:val="center"/>
        </w:trPr>
        <w:tc>
          <w:tcPr>
            <w:tcW w:w="761" w:type="dxa"/>
          </w:tcPr>
          <w:p w14:paraId="32623670" w14:textId="77777777" w:rsidR="00890BD8" w:rsidRPr="0016614F" w:rsidRDefault="00890BD8" w:rsidP="0016614F">
            <w:pPr>
              <w:spacing w:line="269" w:lineRule="auto"/>
              <w:rPr>
                <w:rFonts w:ascii="Times,Cambria" w:eastAsia="Times,Cambria" w:hAnsi="Times,Cambria" w:cs="Times,Cambria"/>
                <w:b/>
                <w:bCs/>
                <w:sz w:val="24"/>
                <w:szCs w:val="24"/>
              </w:rPr>
            </w:pPr>
            <w:r w:rsidRPr="0016614F">
              <w:rPr>
                <w:rFonts w:ascii="Times" w:eastAsia="Times" w:hAnsi="Times" w:cs="Times"/>
                <w:b/>
                <w:bCs/>
                <w:sz w:val="24"/>
                <w:szCs w:val="24"/>
              </w:rPr>
              <w:t>Sprint</w:t>
            </w:r>
          </w:p>
        </w:tc>
        <w:tc>
          <w:tcPr>
            <w:tcW w:w="1219" w:type="dxa"/>
          </w:tcPr>
          <w:p w14:paraId="7CCF288C" w14:textId="77777777" w:rsidR="00890BD8" w:rsidRPr="0016614F" w:rsidRDefault="00890BD8" w:rsidP="009631E6">
            <w:pPr>
              <w:spacing w:line="269" w:lineRule="auto"/>
              <w:jc w:val="center"/>
              <w:rPr>
                <w:rFonts w:ascii="Times,Cambria" w:eastAsia="Times,Cambria" w:hAnsi="Times,Cambria" w:cs="Times,Cambria"/>
                <w:b/>
                <w:bCs/>
                <w:color w:val="auto"/>
                <w:sz w:val="24"/>
                <w:szCs w:val="24"/>
              </w:rPr>
            </w:pPr>
            <w:r w:rsidRPr="0016614F">
              <w:rPr>
                <w:rFonts w:ascii="Times" w:eastAsia="Times" w:hAnsi="Times" w:cs="Times"/>
                <w:b/>
                <w:bCs/>
                <w:color w:val="auto"/>
                <w:sz w:val="24"/>
                <w:szCs w:val="24"/>
              </w:rPr>
              <w:t>Story ID</w:t>
            </w:r>
          </w:p>
        </w:tc>
        <w:tc>
          <w:tcPr>
            <w:tcW w:w="2693" w:type="dxa"/>
          </w:tcPr>
          <w:p w14:paraId="3253761A" w14:textId="77777777" w:rsidR="00890BD8" w:rsidRPr="0016614F" w:rsidRDefault="00890BD8" w:rsidP="009631E6">
            <w:pPr>
              <w:spacing w:line="269" w:lineRule="auto"/>
              <w:rPr>
                <w:rFonts w:ascii="Times,Cambria" w:eastAsia="Times,Cambria" w:hAnsi="Times,Cambria" w:cs="Times,Cambria"/>
                <w:b/>
                <w:bCs/>
                <w:color w:val="auto"/>
                <w:sz w:val="24"/>
                <w:szCs w:val="24"/>
              </w:rPr>
            </w:pPr>
            <w:r w:rsidRPr="0016614F">
              <w:rPr>
                <w:rFonts w:ascii="Times" w:eastAsia="Times" w:hAnsi="Times" w:cs="Times"/>
                <w:b/>
                <w:bCs/>
                <w:color w:val="auto"/>
                <w:sz w:val="24"/>
                <w:szCs w:val="24"/>
              </w:rPr>
              <w:t>Story</w:t>
            </w:r>
          </w:p>
        </w:tc>
        <w:tc>
          <w:tcPr>
            <w:tcW w:w="1134" w:type="dxa"/>
          </w:tcPr>
          <w:p w14:paraId="46E68502" w14:textId="77777777" w:rsidR="00890BD8" w:rsidRPr="0016614F" w:rsidRDefault="00890BD8" w:rsidP="009631E6">
            <w:pPr>
              <w:spacing w:line="269" w:lineRule="auto"/>
              <w:jc w:val="both"/>
              <w:rPr>
                <w:rFonts w:ascii="Times,Cambria" w:eastAsia="Times,Cambria" w:hAnsi="Times,Cambria" w:cs="Times,Cambria"/>
                <w:b/>
                <w:bCs/>
                <w:color w:val="auto"/>
                <w:sz w:val="24"/>
                <w:szCs w:val="24"/>
              </w:rPr>
            </w:pPr>
            <w:r w:rsidRPr="0016614F">
              <w:rPr>
                <w:rFonts w:ascii="Times" w:eastAsia="Times" w:hAnsi="Times" w:cs="Times"/>
                <w:b/>
                <w:bCs/>
                <w:color w:val="auto"/>
                <w:sz w:val="24"/>
                <w:szCs w:val="24"/>
              </w:rPr>
              <w:t>Task ID</w:t>
            </w:r>
          </w:p>
        </w:tc>
        <w:tc>
          <w:tcPr>
            <w:tcW w:w="3119" w:type="dxa"/>
          </w:tcPr>
          <w:p w14:paraId="14897519" w14:textId="77777777" w:rsidR="00890BD8" w:rsidRPr="0016614F" w:rsidRDefault="00890BD8" w:rsidP="009631E6">
            <w:pPr>
              <w:spacing w:line="269" w:lineRule="auto"/>
              <w:rPr>
                <w:rFonts w:ascii="Times,Cambria" w:eastAsia="Times,Cambria" w:hAnsi="Times,Cambria" w:cs="Times,Cambria"/>
                <w:b/>
                <w:bCs/>
                <w:color w:val="auto"/>
                <w:sz w:val="24"/>
                <w:szCs w:val="24"/>
              </w:rPr>
            </w:pPr>
            <w:r w:rsidRPr="0016614F">
              <w:rPr>
                <w:rFonts w:ascii="Times" w:eastAsia="Times" w:hAnsi="Times" w:cs="Times"/>
                <w:b/>
                <w:bCs/>
                <w:color w:val="auto"/>
                <w:sz w:val="24"/>
                <w:szCs w:val="24"/>
              </w:rPr>
              <w:t>Task</w:t>
            </w:r>
          </w:p>
        </w:tc>
      </w:tr>
      <w:tr w:rsidR="00890BD8" w:rsidRPr="0016614F" w14:paraId="499770D6" w14:textId="77777777" w:rsidTr="009631E6">
        <w:trPr>
          <w:jc w:val="center"/>
        </w:trPr>
        <w:tc>
          <w:tcPr>
            <w:tcW w:w="761" w:type="dxa"/>
          </w:tcPr>
          <w:p w14:paraId="4624D454" w14:textId="77777777" w:rsidR="00890BD8" w:rsidRPr="0016614F" w:rsidRDefault="00890BD8" w:rsidP="009631E6">
            <w:pPr>
              <w:spacing w:line="269" w:lineRule="auto"/>
              <w:ind w:left="-54"/>
              <w:jc w:val="center"/>
              <w:rPr>
                <w:rFonts w:ascii="Times,Cambria" w:eastAsia="Times,Cambria" w:hAnsi="Times,Cambria" w:cs="Times,Cambria"/>
                <w:b/>
                <w:bCs/>
                <w:sz w:val="24"/>
                <w:szCs w:val="24"/>
              </w:rPr>
            </w:pPr>
            <w:r w:rsidRPr="0016614F">
              <w:rPr>
                <w:rFonts w:ascii="Times" w:eastAsia="Times" w:hAnsi="Times" w:cs="Times"/>
                <w:b/>
                <w:bCs/>
                <w:sz w:val="24"/>
                <w:szCs w:val="24"/>
              </w:rPr>
              <w:t>1</w:t>
            </w:r>
          </w:p>
        </w:tc>
        <w:tc>
          <w:tcPr>
            <w:tcW w:w="1219" w:type="dxa"/>
          </w:tcPr>
          <w:p w14:paraId="0DF282BF" w14:textId="77777777" w:rsidR="00890BD8" w:rsidRPr="0016614F" w:rsidRDefault="00890BD8" w:rsidP="009631E6">
            <w:pPr>
              <w:spacing w:line="269" w:lineRule="auto"/>
              <w:ind w:left="-54"/>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w:t>
            </w:r>
          </w:p>
        </w:tc>
        <w:tc>
          <w:tcPr>
            <w:tcW w:w="2693" w:type="dxa"/>
          </w:tcPr>
          <w:p w14:paraId="2B8E7FE7"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Introduction document</w:t>
            </w:r>
          </w:p>
        </w:tc>
        <w:tc>
          <w:tcPr>
            <w:tcW w:w="1134" w:type="dxa"/>
          </w:tcPr>
          <w:p w14:paraId="14CD8255"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1.1</w:t>
            </w:r>
          </w:p>
        </w:tc>
        <w:tc>
          <w:tcPr>
            <w:tcW w:w="3119" w:type="dxa"/>
          </w:tcPr>
          <w:p w14:paraId="2B0DC04F"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Project Information</w:t>
            </w:r>
          </w:p>
        </w:tc>
      </w:tr>
      <w:tr w:rsidR="00890BD8" w:rsidRPr="0016614F" w14:paraId="43122657" w14:textId="77777777" w:rsidTr="009631E6">
        <w:trPr>
          <w:jc w:val="center"/>
        </w:trPr>
        <w:tc>
          <w:tcPr>
            <w:tcW w:w="761" w:type="dxa"/>
          </w:tcPr>
          <w:p w14:paraId="51D0AF49"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4DE172CA"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5CFD7F1B"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040212D8"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1.2</w:t>
            </w:r>
          </w:p>
        </w:tc>
        <w:tc>
          <w:tcPr>
            <w:tcW w:w="3119" w:type="dxa"/>
          </w:tcPr>
          <w:p w14:paraId="5E998863"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Introduction</w:t>
            </w:r>
          </w:p>
        </w:tc>
      </w:tr>
      <w:tr w:rsidR="00890BD8" w:rsidRPr="0016614F" w14:paraId="37AE5954" w14:textId="77777777" w:rsidTr="009631E6">
        <w:trPr>
          <w:jc w:val="center"/>
        </w:trPr>
        <w:tc>
          <w:tcPr>
            <w:tcW w:w="761" w:type="dxa"/>
          </w:tcPr>
          <w:p w14:paraId="2A55B26C"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34AA9268"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0EBF69F7"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6050D576"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1.3</w:t>
            </w:r>
          </w:p>
        </w:tc>
        <w:tc>
          <w:tcPr>
            <w:tcW w:w="3119" w:type="dxa"/>
          </w:tcPr>
          <w:p w14:paraId="1819FA91"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Current Situation</w:t>
            </w:r>
          </w:p>
        </w:tc>
      </w:tr>
      <w:tr w:rsidR="00890BD8" w:rsidRPr="0016614F" w14:paraId="23762FF4" w14:textId="77777777" w:rsidTr="009631E6">
        <w:trPr>
          <w:jc w:val="center"/>
        </w:trPr>
        <w:tc>
          <w:tcPr>
            <w:tcW w:w="761" w:type="dxa"/>
          </w:tcPr>
          <w:p w14:paraId="36A5BE63"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0F85B1C3"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1701387F"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24E10B86"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1.4</w:t>
            </w:r>
          </w:p>
        </w:tc>
        <w:tc>
          <w:tcPr>
            <w:tcW w:w="3119" w:type="dxa"/>
          </w:tcPr>
          <w:p w14:paraId="6883CDAC"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Problem Definition</w:t>
            </w:r>
          </w:p>
        </w:tc>
      </w:tr>
      <w:tr w:rsidR="00890BD8" w:rsidRPr="0016614F" w14:paraId="721853A5" w14:textId="77777777" w:rsidTr="009631E6">
        <w:trPr>
          <w:jc w:val="center"/>
        </w:trPr>
        <w:tc>
          <w:tcPr>
            <w:tcW w:w="761" w:type="dxa"/>
          </w:tcPr>
          <w:p w14:paraId="081A6FC6"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793EA105"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72B42F74" w14:textId="77777777" w:rsidR="00890BD8" w:rsidRPr="0016614F" w:rsidRDefault="00890BD8" w:rsidP="009631E6">
            <w:pPr>
              <w:spacing w:line="269" w:lineRule="auto"/>
              <w:rPr>
                <w:rFonts w:ascii="Times" w:eastAsia="Cambria" w:hAnsi="Times" w:cs="Times"/>
                <w:color w:val="auto"/>
                <w:sz w:val="24"/>
                <w:szCs w:val="24"/>
                <w:lang w:val="vi-VN"/>
              </w:rPr>
            </w:pPr>
          </w:p>
        </w:tc>
        <w:tc>
          <w:tcPr>
            <w:tcW w:w="1134" w:type="dxa"/>
          </w:tcPr>
          <w:p w14:paraId="058D720D"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1.5</w:t>
            </w:r>
          </w:p>
        </w:tc>
        <w:tc>
          <w:tcPr>
            <w:tcW w:w="3119" w:type="dxa"/>
          </w:tcPr>
          <w:p w14:paraId="1E5D0869"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Proposed Solution</w:t>
            </w:r>
          </w:p>
        </w:tc>
      </w:tr>
      <w:tr w:rsidR="00890BD8" w:rsidRPr="0016614F" w14:paraId="5C54D5F4" w14:textId="77777777" w:rsidTr="009631E6">
        <w:trPr>
          <w:jc w:val="center"/>
        </w:trPr>
        <w:tc>
          <w:tcPr>
            <w:tcW w:w="761" w:type="dxa"/>
          </w:tcPr>
          <w:p w14:paraId="2A4DE74A"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09AECF96"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125E6ED5"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4BCEA3D7"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1.6</w:t>
            </w:r>
          </w:p>
        </w:tc>
        <w:tc>
          <w:tcPr>
            <w:tcW w:w="3119" w:type="dxa"/>
          </w:tcPr>
          <w:p w14:paraId="51704D5D"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Role and Responsibility</w:t>
            </w:r>
          </w:p>
        </w:tc>
      </w:tr>
      <w:tr w:rsidR="00890BD8" w:rsidRPr="0016614F" w14:paraId="3645B1B9" w14:textId="77777777" w:rsidTr="009631E6">
        <w:trPr>
          <w:jc w:val="center"/>
        </w:trPr>
        <w:tc>
          <w:tcPr>
            <w:tcW w:w="761" w:type="dxa"/>
          </w:tcPr>
          <w:p w14:paraId="3DA0E46E"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6068344A"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18AADD0B"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6DEEA085"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1.7</w:t>
            </w:r>
          </w:p>
        </w:tc>
        <w:tc>
          <w:tcPr>
            <w:tcW w:w="3119" w:type="dxa"/>
          </w:tcPr>
          <w:p w14:paraId="769110FD"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Functional Requirements</w:t>
            </w:r>
          </w:p>
        </w:tc>
      </w:tr>
      <w:tr w:rsidR="00890BD8" w:rsidRPr="0016614F" w14:paraId="5C3CF6AF" w14:textId="77777777" w:rsidTr="009631E6">
        <w:trPr>
          <w:jc w:val="center"/>
        </w:trPr>
        <w:tc>
          <w:tcPr>
            <w:tcW w:w="761" w:type="dxa"/>
          </w:tcPr>
          <w:p w14:paraId="2ABFCAC5"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1AD2A2C3"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2</w:t>
            </w:r>
          </w:p>
        </w:tc>
        <w:tc>
          <w:tcPr>
            <w:tcW w:w="2693" w:type="dxa"/>
          </w:tcPr>
          <w:p w14:paraId="1DBAD95A"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Product Backlog</w:t>
            </w:r>
          </w:p>
        </w:tc>
        <w:tc>
          <w:tcPr>
            <w:tcW w:w="1134" w:type="dxa"/>
          </w:tcPr>
          <w:p w14:paraId="24310240"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2.1</w:t>
            </w:r>
          </w:p>
        </w:tc>
        <w:tc>
          <w:tcPr>
            <w:tcW w:w="3119" w:type="dxa"/>
          </w:tcPr>
          <w:p w14:paraId="07301FB4"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Create Product Backlog</w:t>
            </w:r>
          </w:p>
        </w:tc>
      </w:tr>
      <w:tr w:rsidR="00890BD8" w:rsidRPr="0016614F" w14:paraId="776122FA" w14:textId="77777777" w:rsidTr="009631E6">
        <w:trPr>
          <w:jc w:val="center"/>
        </w:trPr>
        <w:tc>
          <w:tcPr>
            <w:tcW w:w="761" w:type="dxa"/>
          </w:tcPr>
          <w:p w14:paraId="29D07D8E"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3E6D6C3B"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3</w:t>
            </w:r>
          </w:p>
        </w:tc>
        <w:tc>
          <w:tcPr>
            <w:tcW w:w="2693" w:type="dxa"/>
          </w:tcPr>
          <w:p w14:paraId="06DDDD64"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Project management plan</w:t>
            </w:r>
          </w:p>
        </w:tc>
        <w:tc>
          <w:tcPr>
            <w:tcW w:w="1134" w:type="dxa"/>
          </w:tcPr>
          <w:p w14:paraId="08830386"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3.1</w:t>
            </w:r>
          </w:p>
        </w:tc>
        <w:tc>
          <w:tcPr>
            <w:tcW w:w="3119" w:type="dxa"/>
          </w:tcPr>
          <w:p w14:paraId="252AD604"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Problem Definition</w:t>
            </w:r>
          </w:p>
        </w:tc>
      </w:tr>
      <w:tr w:rsidR="00890BD8" w:rsidRPr="0016614F" w14:paraId="5E7A4270" w14:textId="77777777" w:rsidTr="009631E6">
        <w:trPr>
          <w:jc w:val="center"/>
        </w:trPr>
        <w:tc>
          <w:tcPr>
            <w:tcW w:w="761" w:type="dxa"/>
          </w:tcPr>
          <w:p w14:paraId="6487D49E"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49F49EB8"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4879D335"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04A87458"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3.2</w:t>
            </w:r>
          </w:p>
        </w:tc>
        <w:tc>
          <w:tcPr>
            <w:tcW w:w="3119" w:type="dxa"/>
          </w:tcPr>
          <w:p w14:paraId="4D841083"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Project Organization</w:t>
            </w:r>
          </w:p>
        </w:tc>
      </w:tr>
      <w:tr w:rsidR="00890BD8" w:rsidRPr="0016614F" w14:paraId="6979BEEA" w14:textId="77777777" w:rsidTr="009631E6">
        <w:trPr>
          <w:jc w:val="center"/>
        </w:trPr>
        <w:tc>
          <w:tcPr>
            <w:tcW w:w="761" w:type="dxa"/>
          </w:tcPr>
          <w:p w14:paraId="13539C28"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099A595D"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01630C6C"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4FE03139"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3.3</w:t>
            </w:r>
          </w:p>
        </w:tc>
        <w:tc>
          <w:tcPr>
            <w:tcW w:w="3119" w:type="dxa"/>
          </w:tcPr>
          <w:p w14:paraId="66CD3511"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Project management plan</w:t>
            </w:r>
          </w:p>
        </w:tc>
      </w:tr>
      <w:tr w:rsidR="00890BD8" w:rsidRPr="0016614F" w14:paraId="245708E9" w14:textId="77777777" w:rsidTr="009631E6">
        <w:trPr>
          <w:jc w:val="center"/>
        </w:trPr>
        <w:tc>
          <w:tcPr>
            <w:tcW w:w="761" w:type="dxa"/>
          </w:tcPr>
          <w:p w14:paraId="7E9E0CDE" w14:textId="77777777" w:rsidR="00890BD8" w:rsidRPr="0016614F" w:rsidRDefault="00890BD8" w:rsidP="009631E6">
            <w:pPr>
              <w:spacing w:line="269" w:lineRule="auto"/>
              <w:jc w:val="center"/>
              <w:rPr>
                <w:rFonts w:ascii="Times" w:eastAsia="Cambria" w:hAnsi="Times" w:cs="Times"/>
                <w:b/>
                <w:sz w:val="24"/>
                <w:szCs w:val="24"/>
              </w:rPr>
            </w:pPr>
          </w:p>
        </w:tc>
        <w:tc>
          <w:tcPr>
            <w:tcW w:w="1219" w:type="dxa"/>
          </w:tcPr>
          <w:p w14:paraId="10609624" w14:textId="77777777" w:rsidR="00890BD8" w:rsidRPr="0016614F" w:rsidRDefault="00890BD8" w:rsidP="009631E6">
            <w:pPr>
              <w:spacing w:line="269" w:lineRule="auto"/>
              <w:jc w:val="center"/>
              <w:rPr>
                <w:rFonts w:ascii="Times" w:eastAsia="Cambria" w:hAnsi="Times" w:cs="Times"/>
                <w:color w:val="auto"/>
                <w:sz w:val="24"/>
                <w:szCs w:val="24"/>
              </w:rPr>
            </w:pPr>
          </w:p>
        </w:tc>
        <w:tc>
          <w:tcPr>
            <w:tcW w:w="2693" w:type="dxa"/>
          </w:tcPr>
          <w:p w14:paraId="646C8F5C" w14:textId="77777777" w:rsidR="00890BD8" w:rsidRPr="0016614F" w:rsidRDefault="00890BD8" w:rsidP="009631E6">
            <w:pPr>
              <w:spacing w:line="269" w:lineRule="auto"/>
              <w:rPr>
                <w:rFonts w:ascii="Times" w:eastAsia="Cambria" w:hAnsi="Times" w:cs="Times"/>
                <w:color w:val="auto"/>
                <w:sz w:val="24"/>
                <w:szCs w:val="24"/>
              </w:rPr>
            </w:pPr>
          </w:p>
        </w:tc>
        <w:tc>
          <w:tcPr>
            <w:tcW w:w="1134" w:type="dxa"/>
          </w:tcPr>
          <w:p w14:paraId="33C4A3AD" w14:textId="77777777" w:rsidR="00890BD8" w:rsidRPr="0016614F" w:rsidRDefault="00890BD8" w:rsidP="009631E6">
            <w:pPr>
              <w:spacing w:line="269" w:lineRule="auto"/>
              <w:jc w:val="center"/>
              <w:rPr>
                <w:rFonts w:ascii="Times,Cambria" w:eastAsia="Times,Cambria" w:hAnsi="Times,Cambria" w:cs="Times,Cambria"/>
                <w:color w:val="auto"/>
                <w:sz w:val="24"/>
                <w:szCs w:val="24"/>
              </w:rPr>
            </w:pPr>
            <w:r w:rsidRPr="0016614F">
              <w:rPr>
                <w:rFonts w:ascii="Times" w:eastAsia="Times" w:hAnsi="Times" w:cs="Times"/>
                <w:color w:val="auto"/>
                <w:sz w:val="24"/>
                <w:szCs w:val="24"/>
              </w:rPr>
              <w:t>3.4</w:t>
            </w:r>
          </w:p>
        </w:tc>
        <w:tc>
          <w:tcPr>
            <w:tcW w:w="3119" w:type="dxa"/>
          </w:tcPr>
          <w:p w14:paraId="19C7E2DD" w14:textId="77777777" w:rsidR="00890BD8" w:rsidRPr="0016614F" w:rsidRDefault="00890BD8" w:rsidP="009631E6">
            <w:pPr>
              <w:spacing w:line="269" w:lineRule="auto"/>
              <w:rPr>
                <w:rFonts w:ascii="Times,Cambria" w:eastAsia="Times,Cambria" w:hAnsi="Times,Cambria" w:cs="Times,Cambria"/>
                <w:color w:val="auto"/>
                <w:sz w:val="24"/>
                <w:szCs w:val="24"/>
              </w:rPr>
            </w:pPr>
            <w:r w:rsidRPr="0016614F">
              <w:rPr>
                <w:rFonts w:ascii="Times" w:eastAsia="Times" w:hAnsi="Times" w:cs="Times"/>
                <w:color w:val="auto"/>
                <w:sz w:val="24"/>
                <w:szCs w:val="24"/>
              </w:rPr>
              <w:t>Coding Convention</w:t>
            </w:r>
          </w:p>
        </w:tc>
      </w:tr>
      <w:tr w:rsidR="00890BD8" w:rsidRPr="0016614F" w14:paraId="3EB57A73" w14:textId="77777777" w:rsidTr="009631E6">
        <w:trPr>
          <w:jc w:val="center"/>
        </w:trPr>
        <w:tc>
          <w:tcPr>
            <w:tcW w:w="761" w:type="dxa"/>
          </w:tcPr>
          <w:p w14:paraId="39FD9734" w14:textId="77777777" w:rsidR="00890BD8" w:rsidRPr="0016614F" w:rsidRDefault="00890BD8" w:rsidP="009631E6">
            <w:pPr>
              <w:spacing w:line="269" w:lineRule="auto"/>
              <w:jc w:val="center"/>
              <w:rPr>
                <w:rFonts w:ascii="Times,Cambria" w:eastAsia="Times,Cambria" w:hAnsi="Times,Cambria" w:cs="Times,Cambria"/>
                <w:b/>
                <w:bCs/>
                <w:sz w:val="24"/>
                <w:szCs w:val="24"/>
              </w:rPr>
            </w:pPr>
            <w:r w:rsidRPr="0016614F">
              <w:rPr>
                <w:rFonts w:ascii="Times" w:eastAsia="Times" w:hAnsi="Times" w:cs="Times"/>
                <w:b/>
                <w:bCs/>
                <w:sz w:val="24"/>
                <w:szCs w:val="24"/>
              </w:rPr>
              <w:t>2</w:t>
            </w:r>
          </w:p>
        </w:tc>
        <w:tc>
          <w:tcPr>
            <w:tcW w:w="1219" w:type="dxa"/>
          </w:tcPr>
          <w:p w14:paraId="509E8772" w14:textId="77777777" w:rsidR="00890BD8" w:rsidRPr="0016614F" w:rsidRDefault="00890BD8" w:rsidP="009631E6">
            <w:pPr>
              <w:spacing w:line="269" w:lineRule="auto"/>
              <w:jc w:val="center"/>
              <w:rPr>
                <w:rFonts w:ascii="Times" w:eastAsia="Cambria" w:hAnsi="Times" w:cs="Times"/>
                <w:sz w:val="24"/>
                <w:szCs w:val="24"/>
              </w:rPr>
            </w:pPr>
          </w:p>
        </w:tc>
        <w:tc>
          <w:tcPr>
            <w:tcW w:w="2693" w:type="dxa"/>
          </w:tcPr>
          <w:p w14:paraId="6CBF0D48" w14:textId="77777777" w:rsidR="00890BD8" w:rsidRPr="0016614F" w:rsidRDefault="00890BD8" w:rsidP="009631E6">
            <w:pPr>
              <w:spacing w:line="269" w:lineRule="auto"/>
              <w:rPr>
                <w:rFonts w:ascii="Times" w:eastAsia="Cambria" w:hAnsi="Times" w:cs="Times"/>
                <w:sz w:val="24"/>
                <w:szCs w:val="24"/>
              </w:rPr>
            </w:pPr>
          </w:p>
        </w:tc>
        <w:tc>
          <w:tcPr>
            <w:tcW w:w="1134" w:type="dxa"/>
          </w:tcPr>
          <w:p w14:paraId="786D806F" w14:textId="77777777" w:rsidR="00890BD8" w:rsidRPr="0016614F" w:rsidRDefault="00890BD8" w:rsidP="009631E6">
            <w:pPr>
              <w:spacing w:line="269" w:lineRule="auto"/>
              <w:jc w:val="center"/>
              <w:rPr>
                <w:rFonts w:ascii="Times" w:eastAsia="Cambria" w:hAnsi="Times" w:cs="Times"/>
                <w:sz w:val="24"/>
                <w:szCs w:val="24"/>
              </w:rPr>
            </w:pPr>
          </w:p>
        </w:tc>
        <w:tc>
          <w:tcPr>
            <w:tcW w:w="3119" w:type="dxa"/>
          </w:tcPr>
          <w:p w14:paraId="1BE51724" w14:textId="77777777" w:rsidR="00890BD8" w:rsidRPr="0016614F" w:rsidRDefault="00890BD8" w:rsidP="009631E6">
            <w:pPr>
              <w:spacing w:line="269" w:lineRule="auto"/>
              <w:rPr>
                <w:rFonts w:ascii="Times" w:eastAsia="Cambria" w:hAnsi="Times" w:cs="Times"/>
                <w:sz w:val="24"/>
                <w:szCs w:val="24"/>
              </w:rPr>
            </w:pPr>
          </w:p>
        </w:tc>
      </w:tr>
    </w:tbl>
    <w:p w14:paraId="3C0DFEDA" w14:textId="4E4947BA" w:rsidR="00890BD8" w:rsidRPr="00890BD8" w:rsidRDefault="00890BD8" w:rsidP="00890BD8">
      <w:pPr>
        <w:pStyle w:val="cAP"/>
        <w:rPr>
          <w:rFonts w:ascii="Times" w:eastAsia="Times,Cambria" w:hAnsi="Times" w:cs="Times"/>
          <w:sz w:val="24"/>
          <w:szCs w:val="24"/>
        </w:rPr>
      </w:pPr>
      <w:r w:rsidRPr="005B2386">
        <w:rPr>
          <w:rFonts w:ascii="Times" w:eastAsia="Times" w:hAnsi="Times" w:cs="Times"/>
          <w:sz w:val="24"/>
          <w:szCs w:val="24"/>
        </w:rPr>
        <w:t>Table 7: Sprint Backlog</w:t>
      </w:r>
    </w:p>
    <w:p w14:paraId="7197D030" w14:textId="77777777" w:rsidR="002A0AC0" w:rsidRPr="00FB1250" w:rsidRDefault="002A0AC0" w:rsidP="00CB7118">
      <w:pPr>
        <w:pStyle w:val="Heading3"/>
        <w:numPr>
          <w:ilvl w:val="1"/>
          <w:numId w:val="68"/>
        </w:numPr>
        <w:ind w:left="1276" w:hanging="567"/>
        <w:rPr>
          <w:rFonts w:ascii="Times" w:eastAsia="Times" w:hAnsi="Times" w:cs="Times"/>
          <w:sz w:val="30"/>
          <w:szCs w:val="30"/>
        </w:rPr>
      </w:pPr>
      <w:bookmarkStart w:id="118" w:name="_Toc520105280"/>
      <w:bookmarkStart w:id="119" w:name="_Toc520105450"/>
      <w:r w:rsidRPr="005A35DD">
        <w:rPr>
          <w:rFonts w:ascii="Times" w:eastAsia="Times" w:hAnsi="Times" w:cs="Times"/>
          <w:sz w:val="30"/>
          <w:szCs w:val="30"/>
        </w:rPr>
        <w:t>Sprint Backlog</w:t>
      </w:r>
      <w:bookmarkEnd w:id="118"/>
      <w:bookmarkEnd w:id="119"/>
    </w:p>
    <w:p w14:paraId="681ABF3D" w14:textId="77777777" w:rsidR="002A0AC0" w:rsidRPr="00FB1250" w:rsidRDefault="002A0AC0" w:rsidP="00CB7118">
      <w:pPr>
        <w:pStyle w:val="Heading4"/>
        <w:numPr>
          <w:ilvl w:val="2"/>
          <w:numId w:val="68"/>
        </w:numPr>
        <w:ind w:left="1701" w:hanging="708"/>
        <w:rPr>
          <w:rFonts w:ascii="Times" w:eastAsia="Times" w:hAnsi="Times" w:cs="Times"/>
          <w:sz w:val="30"/>
          <w:szCs w:val="30"/>
        </w:rPr>
      </w:pPr>
      <w:bookmarkStart w:id="120" w:name="_Toc520105281"/>
      <w:bookmarkStart w:id="121" w:name="_Toc520105451"/>
      <w:r w:rsidRPr="00820AB0">
        <w:rPr>
          <w:rFonts w:ascii="Times" w:eastAsia="Times" w:hAnsi="Times" w:cs="Times"/>
        </w:rPr>
        <w:t>Sprint 1 (18.05.2018 – 25.05.2018): Project initiation</w:t>
      </w:r>
      <w:bookmarkEnd w:id="120"/>
      <w:bookmarkEnd w:id="121"/>
    </w:p>
    <w:p w14:paraId="65278676" w14:textId="2ED78807" w:rsidR="002A0AC0" w:rsidRPr="00FB1250" w:rsidRDefault="002A0AC0" w:rsidP="00CB7118">
      <w:pPr>
        <w:pStyle w:val="Heading5"/>
        <w:numPr>
          <w:ilvl w:val="3"/>
          <w:numId w:val="68"/>
        </w:numPr>
        <w:ind w:left="1985" w:hanging="708"/>
        <w:rPr>
          <w:rFonts w:ascii="Times" w:eastAsia="Times" w:hAnsi="Times" w:cs="Times"/>
        </w:rPr>
      </w:pPr>
      <w:bookmarkStart w:id="122" w:name="_Toc520105282"/>
      <w:bookmarkStart w:id="123" w:name="_Toc520105452"/>
      <w:r w:rsidRPr="00820AB0">
        <w:rPr>
          <w:rFonts w:ascii="Times" w:eastAsia="Times" w:hAnsi="Times" w:cs="Times"/>
        </w:rPr>
        <w:t>Goal</w:t>
      </w:r>
      <w:bookmarkEnd w:id="122"/>
      <w:bookmarkEnd w:id="123"/>
    </w:p>
    <w:p w14:paraId="7253942C" w14:textId="6F167BDF" w:rsidR="00186C19" w:rsidRPr="00186C19" w:rsidRDefault="00186C19" w:rsidP="00186C19">
      <w:pPr>
        <w:ind w:left="1701"/>
        <w:rPr>
          <w:rFonts w:ascii="Times" w:eastAsia="Times" w:hAnsi="Times" w:cs="Times"/>
        </w:rPr>
      </w:pPr>
      <w:r>
        <w:rPr>
          <w:rFonts w:eastAsia="Times"/>
        </w:rPr>
        <w:t xml:space="preserve">1.1 </w:t>
      </w:r>
      <w:r w:rsidRPr="00186C19">
        <w:rPr>
          <w:rFonts w:ascii="Times" w:eastAsia="Times" w:hAnsi="Times" w:cs="Times"/>
        </w:rPr>
        <w:t>Project Information</w:t>
      </w:r>
    </w:p>
    <w:p w14:paraId="0B686110" w14:textId="1CCA8BE1" w:rsidR="00186C19" w:rsidRPr="00186C19" w:rsidRDefault="00186C19" w:rsidP="00186C19">
      <w:pPr>
        <w:ind w:left="1701"/>
        <w:rPr>
          <w:rFonts w:ascii="Times" w:eastAsia="Times" w:hAnsi="Times" w:cs="Times"/>
        </w:rPr>
      </w:pPr>
      <w:r>
        <w:rPr>
          <w:rFonts w:ascii="Times" w:eastAsia="Times" w:hAnsi="Times" w:cs="Times"/>
        </w:rPr>
        <w:t xml:space="preserve">1.2 </w:t>
      </w:r>
      <w:r w:rsidRPr="00186C19">
        <w:rPr>
          <w:rFonts w:ascii="Times" w:eastAsia="Times" w:hAnsi="Times" w:cs="Times"/>
        </w:rPr>
        <w:t>Introduction</w:t>
      </w:r>
    </w:p>
    <w:p w14:paraId="3E6046B4" w14:textId="4A5B4C96" w:rsidR="00186C19" w:rsidRPr="00186C19" w:rsidRDefault="00186C19" w:rsidP="00186C19">
      <w:pPr>
        <w:ind w:left="1701"/>
        <w:rPr>
          <w:rFonts w:ascii="Times" w:eastAsia="Times" w:hAnsi="Times" w:cs="Times"/>
        </w:rPr>
      </w:pPr>
      <w:r>
        <w:rPr>
          <w:rFonts w:ascii="Times" w:eastAsia="Times" w:hAnsi="Times" w:cs="Times"/>
        </w:rPr>
        <w:t xml:space="preserve">1.3 </w:t>
      </w:r>
      <w:r w:rsidRPr="00186C19">
        <w:rPr>
          <w:rFonts w:ascii="Times" w:eastAsia="Times" w:hAnsi="Times" w:cs="Times"/>
        </w:rPr>
        <w:t>Current Situation</w:t>
      </w:r>
    </w:p>
    <w:p w14:paraId="0E854175" w14:textId="794B7B0C" w:rsidR="00186C19" w:rsidRPr="00186C19" w:rsidRDefault="00186C19" w:rsidP="00186C19">
      <w:pPr>
        <w:ind w:left="1701"/>
        <w:rPr>
          <w:rFonts w:ascii="Times" w:eastAsia="Times" w:hAnsi="Times" w:cs="Times"/>
        </w:rPr>
      </w:pPr>
      <w:r>
        <w:rPr>
          <w:rFonts w:ascii="Times" w:eastAsia="Times" w:hAnsi="Times" w:cs="Times"/>
        </w:rPr>
        <w:t xml:space="preserve">1.4 </w:t>
      </w:r>
      <w:r w:rsidRPr="00186C19">
        <w:rPr>
          <w:rFonts w:ascii="Times" w:eastAsia="Times" w:hAnsi="Times" w:cs="Times"/>
        </w:rPr>
        <w:t>Problem Definition</w:t>
      </w:r>
    </w:p>
    <w:p w14:paraId="292CE5B8" w14:textId="62D34AA1" w:rsidR="00186C19" w:rsidRPr="00186C19" w:rsidRDefault="00186C19" w:rsidP="00186C19">
      <w:pPr>
        <w:ind w:left="1701"/>
        <w:rPr>
          <w:rFonts w:ascii="Times" w:eastAsia="Times" w:hAnsi="Times" w:cs="Times"/>
        </w:rPr>
      </w:pPr>
      <w:r>
        <w:rPr>
          <w:rFonts w:ascii="Times" w:eastAsia="Times" w:hAnsi="Times" w:cs="Times"/>
        </w:rPr>
        <w:t xml:space="preserve">1.5 </w:t>
      </w:r>
      <w:r w:rsidRPr="00186C19">
        <w:rPr>
          <w:rFonts w:ascii="Times" w:eastAsia="Times" w:hAnsi="Times" w:cs="Times"/>
        </w:rPr>
        <w:t>Proposed Solution</w:t>
      </w:r>
    </w:p>
    <w:p w14:paraId="3A7590DF" w14:textId="69AF77EF" w:rsidR="00186C19" w:rsidRPr="00186C19" w:rsidRDefault="00186C19" w:rsidP="00186C19">
      <w:pPr>
        <w:ind w:left="1701"/>
        <w:rPr>
          <w:rFonts w:ascii="Times" w:eastAsia="Times" w:hAnsi="Times" w:cs="Times"/>
        </w:rPr>
      </w:pPr>
      <w:r>
        <w:rPr>
          <w:rFonts w:ascii="Times" w:eastAsia="Times" w:hAnsi="Times" w:cs="Times"/>
        </w:rPr>
        <w:t xml:space="preserve">1.6 </w:t>
      </w:r>
      <w:r w:rsidRPr="00186C19">
        <w:rPr>
          <w:rFonts w:ascii="Times" w:eastAsia="Times" w:hAnsi="Times" w:cs="Times"/>
        </w:rPr>
        <w:t>Role and Responsibility</w:t>
      </w:r>
    </w:p>
    <w:p w14:paraId="4B438A5C" w14:textId="199ADA8D" w:rsidR="00186C19" w:rsidRPr="00186C19" w:rsidRDefault="00186C19" w:rsidP="00186C19">
      <w:pPr>
        <w:ind w:left="1701"/>
        <w:rPr>
          <w:rFonts w:ascii="Times" w:eastAsia="Times" w:hAnsi="Times" w:cs="Times"/>
        </w:rPr>
      </w:pPr>
      <w:r>
        <w:rPr>
          <w:rFonts w:ascii="Times" w:eastAsia="Times" w:hAnsi="Times" w:cs="Times"/>
        </w:rPr>
        <w:t xml:space="preserve">1.7 </w:t>
      </w:r>
      <w:r w:rsidRPr="00186C19">
        <w:rPr>
          <w:rFonts w:ascii="Times" w:eastAsia="Times" w:hAnsi="Times" w:cs="Times"/>
        </w:rPr>
        <w:t>Functional Requirements</w:t>
      </w:r>
    </w:p>
    <w:p w14:paraId="791FD2F8" w14:textId="0374F63D" w:rsidR="00186C19" w:rsidRPr="00186C19" w:rsidRDefault="00186C19" w:rsidP="00186C19">
      <w:pPr>
        <w:ind w:left="1701"/>
        <w:rPr>
          <w:rFonts w:ascii="Times" w:eastAsia="Times" w:hAnsi="Times" w:cs="Times"/>
        </w:rPr>
      </w:pPr>
      <w:r>
        <w:rPr>
          <w:rFonts w:ascii="Times" w:eastAsia="Times" w:hAnsi="Times" w:cs="Times"/>
        </w:rPr>
        <w:t xml:space="preserve">2.1 </w:t>
      </w:r>
      <w:r w:rsidRPr="00186C19">
        <w:rPr>
          <w:rFonts w:ascii="Times" w:eastAsia="Times" w:hAnsi="Times" w:cs="Times"/>
        </w:rPr>
        <w:t>Create Product Backlog</w:t>
      </w:r>
    </w:p>
    <w:p w14:paraId="54ED7558" w14:textId="08272B26" w:rsidR="00186C19" w:rsidRPr="00186C19" w:rsidRDefault="00186C19" w:rsidP="00186C19">
      <w:pPr>
        <w:ind w:left="1701"/>
        <w:rPr>
          <w:rFonts w:ascii="Times" w:eastAsia="Times" w:hAnsi="Times" w:cs="Times"/>
        </w:rPr>
      </w:pPr>
      <w:r>
        <w:rPr>
          <w:rFonts w:ascii="Times" w:eastAsia="Times" w:hAnsi="Times" w:cs="Times"/>
        </w:rPr>
        <w:t xml:space="preserve">3.1 </w:t>
      </w:r>
      <w:r w:rsidRPr="00186C19">
        <w:rPr>
          <w:rFonts w:ascii="Times" w:eastAsia="Times" w:hAnsi="Times" w:cs="Times"/>
        </w:rPr>
        <w:t>Problem Definition</w:t>
      </w:r>
    </w:p>
    <w:p w14:paraId="34BB978C" w14:textId="7B7CE2A6" w:rsidR="00186C19" w:rsidRPr="00186C19" w:rsidRDefault="00186C19" w:rsidP="00186C19">
      <w:pPr>
        <w:ind w:left="1701"/>
        <w:rPr>
          <w:rFonts w:ascii="Times" w:eastAsia="Times" w:hAnsi="Times" w:cs="Times"/>
        </w:rPr>
      </w:pPr>
      <w:r>
        <w:rPr>
          <w:rFonts w:ascii="Times" w:eastAsia="Times" w:hAnsi="Times" w:cs="Times"/>
        </w:rPr>
        <w:t xml:space="preserve">3.2 </w:t>
      </w:r>
      <w:r w:rsidRPr="00186C19">
        <w:rPr>
          <w:rFonts w:ascii="Times" w:eastAsia="Times" w:hAnsi="Times" w:cs="Times"/>
        </w:rPr>
        <w:t>Project Organization</w:t>
      </w:r>
    </w:p>
    <w:p w14:paraId="1BB1A2E3" w14:textId="43DECBAB" w:rsidR="00186C19" w:rsidRPr="00186C19" w:rsidRDefault="00186C19" w:rsidP="00186C19">
      <w:pPr>
        <w:ind w:left="1701"/>
        <w:rPr>
          <w:rFonts w:ascii="Times" w:eastAsia="Times" w:hAnsi="Times" w:cs="Times"/>
        </w:rPr>
      </w:pPr>
      <w:r>
        <w:rPr>
          <w:rFonts w:ascii="Times" w:eastAsia="Times" w:hAnsi="Times" w:cs="Times"/>
        </w:rPr>
        <w:t xml:space="preserve">3.3 </w:t>
      </w:r>
      <w:r w:rsidRPr="00186C19">
        <w:rPr>
          <w:rFonts w:ascii="Times" w:eastAsia="Times" w:hAnsi="Times" w:cs="Times"/>
        </w:rPr>
        <w:t>Project management plan</w:t>
      </w:r>
    </w:p>
    <w:p w14:paraId="1D8A2FE3" w14:textId="4FED5C9A" w:rsidR="00186C19" w:rsidRPr="00186C19" w:rsidRDefault="00186C19" w:rsidP="00186C19">
      <w:pPr>
        <w:ind w:left="1701"/>
        <w:rPr>
          <w:rFonts w:ascii="Times" w:eastAsia="Times" w:hAnsi="Times" w:cs="Times"/>
        </w:rPr>
      </w:pPr>
      <w:r>
        <w:rPr>
          <w:rFonts w:ascii="Times" w:eastAsia="Times" w:hAnsi="Times" w:cs="Times"/>
        </w:rPr>
        <w:lastRenderedPageBreak/>
        <w:t xml:space="preserve">3.4 </w:t>
      </w:r>
      <w:r w:rsidRPr="00186C19">
        <w:rPr>
          <w:rFonts w:ascii="Times" w:eastAsia="Times" w:hAnsi="Times" w:cs="Times"/>
        </w:rPr>
        <w:t>Coding Convention</w:t>
      </w:r>
    </w:p>
    <w:p w14:paraId="0973DBF1" w14:textId="7F9BA93D" w:rsidR="002A0AC0" w:rsidRPr="00FB1250" w:rsidRDefault="002A0AC0" w:rsidP="00CB7118">
      <w:pPr>
        <w:pStyle w:val="Heading5"/>
        <w:numPr>
          <w:ilvl w:val="3"/>
          <w:numId w:val="68"/>
        </w:numPr>
        <w:ind w:left="1985" w:hanging="708"/>
        <w:rPr>
          <w:rFonts w:ascii="Times" w:eastAsia="Times" w:hAnsi="Times" w:cs="Times"/>
        </w:rPr>
      </w:pPr>
      <w:bookmarkStart w:id="124" w:name="_Toc520105283"/>
      <w:bookmarkStart w:id="125" w:name="_Toc520105453"/>
      <w:r w:rsidRPr="00820AB0">
        <w:rPr>
          <w:rFonts w:ascii="Times" w:eastAsia="Times" w:hAnsi="Times" w:cs="Times"/>
        </w:rPr>
        <w:t>Development</w:t>
      </w:r>
      <w:bookmarkEnd w:id="124"/>
      <w:bookmarkEnd w:id="125"/>
    </w:p>
    <w:tbl>
      <w:tblPr>
        <w:tblStyle w:val="TableGrid31"/>
        <w:tblW w:w="9000" w:type="dxa"/>
        <w:jc w:val="center"/>
        <w:tblLook w:val="04A0" w:firstRow="1" w:lastRow="0" w:firstColumn="1" w:lastColumn="0" w:noHBand="0" w:noVBand="1"/>
      </w:tblPr>
      <w:tblGrid>
        <w:gridCol w:w="1080"/>
        <w:gridCol w:w="2970"/>
        <w:gridCol w:w="2587"/>
        <w:gridCol w:w="2363"/>
      </w:tblGrid>
      <w:tr w:rsidR="00186C19" w:rsidRPr="00186C19" w14:paraId="43A3E075" w14:textId="77777777" w:rsidTr="009631E6">
        <w:trPr>
          <w:jc w:val="center"/>
        </w:trPr>
        <w:tc>
          <w:tcPr>
            <w:tcW w:w="1080" w:type="dxa"/>
          </w:tcPr>
          <w:p w14:paraId="1F594DE6" w14:textId="77777777" w:rsidR="00186C19" w:rsidRPr="00186C19" w:rsidRDefault="00186C19" w:rsidP="00186C19">
            <w:pPr>
              <w:keepNext/>
              <w:keepLines/>
              <w:spacing w:after="11" w:line="252" w:lineRule="auto"/>
              <w:rPr>
                <w:rFonts w:ascii="Times,Cambria" w:eastAsia="Times,Cambria" w:hAnsi="Times,Cambria" w:cs="Times,Cambria"/>
                <w:b/>
                <w:bCs/>
                <w:sz w:val="24"/>
                <w:szCs w:val="24"/>
              </w:rPr>
            </w:pPr>
            <w:r w:rsidRPr="00186C19">
              <w:rPr>
                <w:rFonts w:ascii="Times" w:eastAsia="Times" w:hAnsi="Times" w:cs="Times"/>
                <w:b/>
                <w:bCs/>
                <w:sz w:val="24"/>
                <w:szCs w:val="24"/>
              </w:rPr>
              <w:t>Task ID</w:t>
            </w:r>
          </w:p>
        </w:tc>
        <w:tc>
          <w:tcPr>
            <w:tcW w:w="2970" w:type="dxa"/>
          </w:tcPr>
          <w:p w14:paraId="400E2A2D" w14:textId="77777777" w:rsidR="00186C19" w:rsidRPr="00186C19" w:rsidRDefault="00186C19" w:rsidP="009631E6">
            <w:pPr>
              <w:keepNext/>
              <w:keepLines/>
              <w:spacing w:after="11" w:line="252" w:lineRule="auto"/>
              <w:rPr>
                <w:rFonts w:ascii="Times,Cambria" w:eastAsia="Times,Cambria" w:hAnsi="Times,Cambria" w:cs="Times,Cambria"/>
                <w:b/>
                <w:bCs/>
                <w:color w:val="auto"/>
                <w:sz w:val="24"/>
                <w:szCs w:val="24"/>
              </w:rPr>
            </w:pPr>
            <w:r w:rsidRPr="00186C19">
              <w:rPr>
                <w:rFonts w:ascii="Times" w:eastAsia="Times" w:hAnsi="Times" w:cs="Times"/>
                <w:b/>
                <w:bCs/>
                <w:color w:val="auto"/>
                <w:sz w:val="24"/>
                <w:szCs w:val="24"/>
              </w:rPr>
              <w:t>Task</w:t>
            </w:r>
          </w:p>
        </w:tc>
        <w:tc>
          <w:tcPr>
            <w:tcW w:w="2587" w:type="dxa"/>
          </w:tcPr>
          <w:p w14:paraId="7A74CDF8" w14:textId="77777777" w:rsidR="00186C19" w:rsidRPr="00186C19" w:rsidRDefault="00186C19" w:rsidP="009631E6">
            <w:pPr>
              <w:keepNext/>
              <w:keepLines/>
              <w:spacing w:after="11" w:line="252" w:lineRule="auto"/>
              <w:rPr>
                <w:rFonts w:ascii="Times,Cambria" w:eastAsia="Times,Cambria" w:hAnsi="Times,Cambria" w:cs="Times,Cambria"/>
                <w:b/>
                <w:bCs/>
                <w:color w:val="auto"/>
                <w:sz w:val="24"/>
                <w:szCs w:val="24"/>
              </w:rPr>
            </w:pPr>
            <w:r w:rsidRPr="00186C19">
              <w:rPr>
                <w:rFonts w:ascii="Times" w:eastAsia="Times" w:hAnsi="Times" w:cs="Times"/>
                <w:b/>
                <w:bCs/>
                <w:color w:val="auto"/>
                <w:sz w:val="24"/>
                <w:szCs w:val="24"/>
              </w:rPr>
              <w:t>Responsible</w:t>
            </w:r>
          </w:p>
        </w:tc>
        <w:tc>
          <w:tcPr>
            <w:tcW w:w="2363" w:type="dxa"/>
          </w:tcPr>
          <w:p w14:paraId="6E0EAA30" w14:textId="77777777" w:rsidR="00186C19" w:rsidRPr="00186C19" w:rsidRDefault="00186C19" w:rsidP="009631E6">
            <w:pPr>
              <w:keepNext/>
              <w:keepLines/>
              <w:spacing w:after="11" w:line="252" w:lineRule="auto"/>
              <w:rPr>
                <w:rFonts w:ascii="Times,Cambria" w:eastAsia="Times,Cambria" w:hAnsi="Times,Cambria" w:cs="Times,Cambria"/>
                <w:b/>
                <w:bCs/>
                <w:color w:val="auto"/>
                <w:sz w:val="24"/>
                <w:szCs w:val="24"/>
              </w:rPr>
            </w:pPr>
            <w:r w:rsidRPr="00186C19">
              <w:rPr>
                <w:rFonts w:ascii="Times" w:eastAsia="Times" w:hAnsi="Times" w:cs="Times"/>
                <w:b/>
                <w:bCs/>
                <w:color w:val="auto"/>
                <w:sz w:val="24"/>
                <w:szCs w:val="24"/>
              </w:rPr>
              <w:t>Review</w:t>
            </w:r>
          </w:p>
        </w:tc>
      </w:tr>
      <w:tr w:rsidR="00186C19" w:rsidRPr="00186C19" w14:paraId="42A01F44" w14:textId="77777777" w:rsidTr="009631E6">
        <w:trPr>
          <w:jc w:val="center"/>
        </w:trPr>
        <w:tc>
          <w:tcPr>
            <w:tcW w:w="1080" w:type="dxa"/>
          </w:tcPr>
          <w:p w14:paraId="00E6CD70"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1.1</w:t>
            </w:r>
          </w:p>
        </w:tc>
        <w:tc>
          <w:tcPr>
            <w:tcW w:w="2970" w:type="dxa"/>
          </w:tcPr>
          <w:p w14:paraId="3163E880"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Project Information</w:t>
            </w:r>
          </w:p>
        </w:tc>
        <w:tc>
          <w:tcPr>
            <w:tcW w:w="2587" w:type="dxa"/>
          </w:tcPr>
          <w:p w14:paraId="60DB53C9"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PhuongNT</w:t>
            </w:r>
            <w:proofErr w:type="spellEnd"/>
          </w:p>
        </w:tc>
        <w:tc>
          <w:tcPr>
            <w:tcW w:w="2363" w:type="dxa"/>
          </w:tcPr>
          <w:p w14:paraId="592A30D4"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DuyNC</w:t>
            </w:r>
            <w:proofErr w:type="spellEnd"/>
          </w:p>
        </w:tc>
      </w:tr>
      <w:tr w:rsidR="00186C19" w:rsidRPr="00186C19" w14:paraId="39C7DD41" w14:textId="77777777" w:rsidTr="009631E6">
        <w:trPr>
          <w:jc w:val="center"/>
        </w:trPr>
        <w:tc>
          <w:tcPr>
            <w:tcW w:w="1080" w:type="dxa"/>
          </w:tcPr>
          <w:p w14:paraId="13DC3CE9"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1.2</w:t>
            </w:r>
          </w:p>
        </w:tc>
        <w:tc>
          <w:tcPr>
            <w:tcW w:w="2970" w:type="dxa"/>
          </w:tcPr>
          <w:p w14:paraId="03197BE2"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Introduction</w:t>
            </w:r>
          </w:p>
        </w:tc>
        <w:tc>
          <w:tcPr>
            <w:tcW w:w="2587" w:type="dxa"/>
          </w:tcPr>
          <w:p w14:paraId="03B23A4A"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DuyNC</w:t>
            </w:r>
            <w:proofErr w:type="spellEnd"/>
          </w:p>
        </w:tc>
        <w:tc>
          <w:tcPr>
            <w:tcW w:w="2363" w:type="dxa"/>
          </w:tcPr>
          <w:p w14:paraId="6772CA4D"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ThuanPT</w:t>
            </w:r>
            <w:proofErr w:type="spellEnd"/>
            <w:r w:rsidRPr="00186C19">
              <w:rPr>
                <w:rFonts w:ascii="Times" w:eastAsia="Times" w:hAnsi="Times" w:cs="Times"/>
                <w:color w:val="auto"/>
                <w:sz w:val="24"/>
                <w:szCs w:val="24"/>
              </w:rPr>
              <w:t xml:space="preserve">, </w:t>
            </w:r>
            <w:proofErr w:type="spellStart"/>
            <w:r w:rsidRPr="00186C19">
              <w:rPr>
                <w:rFonts w:ascii="Times" w:eastAsia="Times" w:hAnsi="Times" w:cs="Times"/>
                <w:color w:val="auto"/>
                <w:sz w:val="24"/>
                <w:szCs w:val="24"/>
              </w:rPr>
              <w:t>KietNLT</w:t>
            </w:r>
            <w:proofErr w:type="spellEnd"/>
          </w:p>
        </w:tc>
      </w:tr>
      <w:tr w:rsidR="00186C19" w:rsidRPr="00186C19" w14:paraId="0D718B29" w14:textId="77777777" w:rsidTr="009631E6">
        <w:trPr>
          <w:jc w:val="center"/>
        </w:trPr>
        <w:tc>
          <w:tcPr>
            <w:tcW w:w="1080" w:type="dxa"/>
          </w:tcPr>
          <w:p w14:paraId="437FE9BE"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1.3</w:t>
            </w:r>
          </w:p>
        </w:tc>
        <w:tc>
          <w:tcPr>
            <w:tcW w:w="2970" w:type="dxa"/>
          </w:tcPr>
          <w:p w14:paraId="1D3703C7"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Current Situation</w:t>
            </w:r>
          </w:p>
        </w:tc>
        <w:tc>
          <w:tcPr>
            <w:tcW w:w="2587" w:type="dxa"/>
          </w:tcPr>
          <w:p w14:paraId="6298B664"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KietNLT</w:t>
            </w:r>
            <w:proofErr w:type="spellEnd"/>
          </w:p>
        </w:tc>
        <w:tc>
          <w:tcPr>
            <w:tcW w:w="2363" w:type="dxa"/>
          </w:tcPr>
          <w:p w14:paraId="179A1703"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ThuanPT</w:t>
            </w:r>
            <w:proofErr w:type="spellEnd"/>
          </w:p>
        </w:tc>
      </w:tr>
      <w:tr w:rsidR="00186C19" w:rsidRPr="00186C19" w14:paraId="3F46D845" w14:textId="77777777" w:rsidTr="009631E6">
        <w:trPr>
          <w:jc w:val="center"/>
        </w:trPr>
        <w:tc>
          <w:tcPr>
            <w:tcW w:w="1080" w:type="dxa"/>
          </w:tcPr>
          <w:p w14:paraId="57F458CB"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1.4</w:t>
            </w:r>
          </w:p>
        </w:tc>
        <w:tc>
          <w:tcPr>
            <w:tcW w:w="2970" w:type="dxa"/>
          </w:tcPr>
          <w:p w14:paraId="53FF46BA"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Problem Definition</w:t>
            </w:r>
          </w:p>
        </w:tc>
        <w:tc>
          <w:tcPr>
            <w:tcW w:w="2587" w:type="dxa"/>
          </w:tcPr>
          <w:p w14:paraId="03492564"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DuyNC</w:t>
            </w:r>
            <w:proofErr w:type="spellEnd"/>
          </w:p>
        </w:tc>
        <w:tc>
          <w:tcPr>
            <w:tcW w:w="2363" w:type="dxa"/>
          </w:tcPr>
          <w:p w14:paraId="282C1C4F"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KietNLT</w:t>
            </w:r>
            <w:proofErr w:type="spellEnd"/>
          </w:p>
        </w:tc>
      </w:tr>
      <w:tr w:rsidR="00186C19" w:rsidRPr="00186C19" w14:paraId="3FD4D961" w14:textId="77777777" w:rsidTr="009631E6">
        <w:trPr>
          <w:jc w:val="center"/>
        </w:trPr>
        <w:tc>
          <w:tcPr>
            <w:tcW w:w="1080" w:type="dxa"/>
          </w:tcPr>
          <w:p w14:paraId="1BE3AA2F"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1.5</w:t>
            </w:r>
          </w:p>
        </w:tc>
        <w:tc>
          <w:tcPr>
            <w:tcW w:w="2970" w:type="dxa"/>
          </w:tcPr>
          <w:p w14:paraId="08047BC2"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Proposed Solution</w:t>
            </w:r>
          </w:p>
        </w:tc>
        <w:tc>
          <w:tcPr>
            <w:tcW w:w="2587" w:type="dxa"/>
          </w:tcPr>
          <w:p w14:paraId="2F0C7B2C"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KietNLT</w:t>
            </w:r>
            <w:proofErr w:type="spellEnd"/>
          </w:p>
        </w:tc>
        <w:tc>
          <w:tcPr>
            <w:tcW w:w="2363" w:type="dxa"/>
          </w:tcPr>
          <w:p w14:paraId="0CDE1B95"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PhuongNT</w:t>
            </w:r>
            <w:proofErr w:type="spellEnd"/>
            <w:r w:rsidRPr="00186C19">
              <w:rPr>
                <w:rFonts w:ascii="Times" w:eastAsia="Times" w:hAnsi="Times" w:cs="Times"/>
                <w:color w:val="auto"/>
                <w:sz w:val="24"/>
                <w:szCs w:val="24"/>
              </w:rPr>
              <w:t xml:space="preserve">, </w:t>
            </w:r>
            <w:proofErr w:type="spellStart"/>
            <w:r w:rsidRPr="00186C19">
              <w:rPr>
                <w:rFonts w:ascii="Times" w:eastAsia="Times" w:hAnsi="Times" w:cs="Times"/>
                <w:color w:val="auto"/>
                <w:sz w:val="24"/>
                <w:szCs w:val="24"/>
              </w:rPr>
              <w:t>KietNLT</w:t>
            </w:r>
            <w:proofErr w:type="spellEnd"/>
          </w:p>
        </w:tc>
      </w:tr>
      <w:tr w:rsidR="00186C19" w:rsidRPr="00186C19" w14:paraId="72222209" w14:textId="77777777" w:rsidTr="009631E6">
        <w:trPr>
          <w:jc w:val="center"/>
        </w:trPr>
        <w:tc>
          <w:tcPr>
            <w:tcW w:w="1080" w:type="dxa"/>
          </w:tcPr>
          <w:p w14:paraId="63A42532"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1.6</w:t>
            </w:r>
          </w:p>
        </w:tc>
        <w:tc>
          <w:tcPr>
            <w:tcW w:w="2970" w:type="dxa"/>
          </w:tcPr>
          <w:p w14:paraId="2B33C987"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Role and Responsibility</w:t>
            </w:r>
          </w:p>
        </w:tc>
        <w:tc>
          <w:tcPr>
            <w:tcW w:w="2587" w:type="dxa"/>
          </w:tcPr>
          <w:p w14:paraId="7CC71C20"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DuyNC</w:t>
            </w:r>
            <w:proofErr w:type="spellEnd"/>
          </w:p>
        </w:tc>
        <w:tc>
          <w:tcPr>
            <w:tcW w:w="2363" w:type="dxa"/>
          </w:tcPr>
          <w:p w14:paraId="7D8F00E4"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ThuanPT</w:t>
            </w:r>
            <w:proofErr w:type="spellEnd"/>
          </w:p>
        </w:tc>
      </w:tr>
      <w:tr w:rsidR="00186C19" w:rsidRPr="00186C19" w14:paraId="0005764A" w14:textId="77777777" w:rsidTr="009631E6">
        <w:trPr>
          <w:jc w:val="center"/>
        </w:trPr>
        <w:tc>
          <w:tcPr>
            <w:tcW w:w="1080" w:type="dxa"/>
          </w:tcPr>
          <w:p w14:paraId="2280B32D"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1.7</w:t>
            </w:r>
          </w:p>
        </w:tc>
        <w:tc>
          <w:tcPr>
            <w:tcW w:w="2970" w:type="dxa"/>
          </w:tcPr>
          <w:p w14:paraId="3E667B39"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Functional Requirements</w:t>
            </w:r>
          </w:p>
        </w:tc>
        <w:tc>
          <w:tcPr>
            <w:tcW w:w="2587" w:type="dxa"/>
          </w:tcPr>
          <w:p w14:paraId="7C92042F"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ThuanPT</w:t>
            </w:r>
            <w:proofErr w:type="spellEnd"/>
          </w:p>
        </w:tc>
        <w:tc>
          <w:tcPr>
            <w:tcW w:w="2363" w:type="dxa"/>
          </w:tcPr>
          <w:p w14:paraId="08B76E0C"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PhuongNT</w:t>
            </w:r>
            <w:proofErr w:type="spellEnd"/>
          </w:p>
        </w:tc>
      </w:tr>
      <w:tr w:rsidR="00186C19" w:rsidRPr="00186C19" w14:paraId="35AF4B56" w14:textId="77777777" w:rsidTr="009631E6">
        <w:trPr>
          <w:jc w:val="center"/>
        </w:trPr>
        <w:tc>
          <w:tcPr>
            <w:tcW w:w="1080" w:type="dxa"/>
          </w:tcPr>
          <w:p w14:paraId="6C97A3A3"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2.1</w:t>
            </w:r>
          </w:p>
        </w:tc>
        <w:tc>
          <w:tcPr>
            <w:tcW w:w="2970" w:type="dxa"/>
          </w:tcPr>
          <w:p w14:paraId="106D8B3F"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Create Product Backlog</w:t>
            </w:r>
          </w:p>
        </w:tc>
        <w:tc>
          <w:tcPr>
            <w:tcW w:w="2587" w:type="dxa"/>
          </w:tcPr>
          <w:p w14:paraId="5583A7DB"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PhuongNT</w:t>
            </w:r>
            <w:proofErr w:type="spellEnd"/>
          </w:p>
        </w:tc>
        <w:tc>
          <w:tcPr>
            <w:tcW w:w="2363" w:type="dxa"/>
          </w:tcPr>
          <w:p w14:paraId="36CB70B3"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DuyNC</w:t>
            </w:r>
            <w:proofErr w:type="spellEnd"/>
            <w:r w:rsidRPr="00186C19">
              <w:rPr>
                <w:rFonts w:ascii="Times" w:eastAsia="Times" w:hAnsi="Times" w:cs="Times"/>
                <w:color w:val="auto"/>
                <w:sz w:val="24"/>
                <w:szCs w:val="24"/>
              </w:rPr>
              <w:t xml:space="preserve">, </w:t>
            </w:r>
            <w:proofErr w:type="spellStart"/>
            <w:r w:rsidRPr="00186C19">
              <w:rPr>
                <w:rFonts w:ascii="Times" w:eastAsia="Times" w:hAnsi="Times" w:cs="Times"/>
                <w:color w:val="auto"/>
                <w:sz w:val="24"/>
                <w:szCs w:val="24"/>
              </w:rPr>
              <w:t>ThuanPT</w:t>
            </w:r>
            <w:proofErr w:type="spellEnd"/>
          </w:p>
        </w:tc>
      </w:tr>
      <w:tr w:rsidR="00186C19" w:rsidRPr="00186C19" w14:paraId="2852CE6C" w14:textId="77777777" w:rsidTr="009631E6">
        <w:trPr>
          <w:jc w:val="center"/>
        </w:trPr>
        <w:tc>
          <w:tcPr>
            <w:tcW w:w="1080" w:type="dxa"/>
          </w:tcPr>
          <w:p w14:paraId="20E9E096"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3.1</w:t>
            </w:r>
          </w:p>
        </w:tc>
        <w:tc>
          <w:tcPr>
            <w:tcW w:w="2970" w:type="dxa"/>
          </w:tcPr>
          <w:p w14:paraId="475992C3"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Problem Definition</w:t>
            </w:r>
          </w:p>
        </w:tc>
        <w:tc>
          <w:tcPr>
            <w:tcW w:w="2587" w:type="dxa"/>
          </w:tcPr>
          <w:p w14:paraId="52602C7D"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PhuongNT</w:t>
            </w:r>
            <w:proofErr w:type="spellEnd"/>
          </w:p>
        </w:tc>
        <w:tc>
          <w:tcPr>
            <w:tcW w:w="2363" w:type="dxa"/>
          </w:tcPr>
          <w:p w14:paraId="4E979598"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KietNLT</w:t>
            </w:r>
            <w:proofErr w:type="spellEnd"/>
          </w:p>
        </w:tc>
      </w:tr>
      <w:tr w:rsidR="00186C19" w:rsidRPr="00186C19" w14:paraId="5797C074" w14:textId="77777777" w:rsidTr="009631E6">
        <w:trPr>
          <w:jc w:val="center"/>
        </w:trPr>
        <w:tc>
          <w:tcPr>
            <w:tcW w:w="1080" w:type="dxa"/>
          </w:tcPr>
          <w:p w14:paraId="0BC5D5C9"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3.2</w:t>
            </w:r>
          </w:p>
        </w:tc>
        <w:tc>
          <w:tcPr>
            <w:tcW w:w="2970" w:type="dxa"/>
          </w:tcPr>
          <w:p w14:paraId="3FA73D9C"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Project Organization</w:t>
            </w:r>
          </w:p>
        </w:tc>
        <w:tc>
          <w:tcPr>
            <w:tcW w:w="2587" w:type="dxa"/>
          </w:tcPr>
          <w:p w14:paraId="0DF36F5A"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ThuanPT</w:t>
            </w:r>
            <w:proofErr w:type="spellEnd"/>
          </w:p>
        </w:tc>
        <w:tc>
          <w:tcPr>
            <w:tcW w:w="2363" w:type="dxa"/>
          </w:tcPr>
          <w:p w14:paraId="4F0395D4"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KietNLT</w:t>
            </w:r>
            <w:proofErr w:type="spellEnd"/>
          </w:p>
        </w:tc>
      </w:tr>
      <w:tr w:rsidR="00186C19" w:rsidRPr="00186C19" w14:paraId="190FFEE6" w14:textId="77777777" w:rsidTr="009631E6">
        <w:trPr>
          <w:jc w:val="center"/>
        </w:trPr>
        <w:tc>
          <w:tcPr>
            <w:tcW w:w="1080" w:type="dxa"/>
          </w:tcPr>
          <w:p w14:paraId="73BF0531"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3.3</w:t>
            </w:r>
          </w:p>
        </w:tc>
        <w:tc>
          <w:tcPr>
            <w:tcW w:w="2970" w:type="dxa"/>
          </w:tcPr>
          <w:p w14:paraId="02372DF4"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Project management plan</w:t>
            </w:r>
          </w:p>
        </w:tc>
        <w:tc>
          <w:tcPr>
            <w:tcW w:w="2587" w:type="dxa"/>
          </w:tcPr>
          <w:p w14:paraId="19EA9494"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PhuongNT</w:t>
            </w:r>
            <w:proofErr w:type="spellEnd"/>
          </w:p>
        </w:tc>
        <w:tc>
          <w:tcPr>
            <w:tcW w:w="2363" w:type="dxa"/>
          </w:tcPr>
          <w:p w14:paraId="5752A851"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DuyNC</w:t>
            </w:r>
            <w:proofErr w:type="spellEnd"/>
            <w:r w:rsidRPr="00186C19">
              <w:rPr>
                <w:rFonts w:ascii="Times" w:eastAsia="Times" w:hAnsi="Times" w:cs="Times"/>
                <w:color w:val="auto"/>
                <w:sz w:val="24"/>
                <w:szCs w:val="24"/>
              </w:rPr>
              <w:t xml:space="preserve">, </w:t>
            </w:r>
            <w:proofErr w:type="spellStart"/>
            <w:r w:rsidRPr="00186C19">
              <w:rPr>
                <w:rFonts w:ascii="Times" w:eastAsia="Times" w:hAnsi="Times" w:cs="Times"/>
                <w:color w:val="auto"/>
                <w:sz w:val="24"/>
                <w:szCs w:val="24"/>
              </w:rPr>
              <w:t>ThuanPT</w:t>
            </w:r>
            <w:proofErr w:type="spellEnd"/>
          </w:p>
        </w:tc>
      </w:tr>
      <w:tr w:rsidR="00186C19" w:rsidRPr="00186C19" w14:paraId="23556DC8" w14:textId="77777777" w:rsidTr="009631E6">
        <w:trPr>
          <w:jc w:val="center"/>
        </w:trPr>
        <w:tc>
          <w:tcPr>
            <w:tcW w:w="1080" w:type="dxa"/>
          </w:tcPr>
          <w:p w14:paraId="15B27E5F" w14:textId="77777777" w:rsidR="00186C19" w:rsidRPr="00186C19" w:rsidRDefault="00186C19" w:rsidP="009631E6">
            <w:pPr>
              <w:spacing w:line="269" w:lineRule="auto"/>
              <w:jc w:val="both"/>
              <w:rPr>
                <w:rFonts w:ascii="Times,Cambria" w:eastAsia="Times,Cambria" w:hAnsi="Times,Cambria" w:cs="Times,Cambria"/>
                <w:color w:val="auto"/>
                <w:sz w:val="24"/>
                <w:szCs w:val="24"/>
              </w:rPr>
            </w:pPr>
            <w:r w:rsidRPr="00186C19">
              <w:rPr>
                <w:rFonts w:ascii="Times" w:eastAsia="Times" w:hAnsi="Times" w:cs="Times"/>
                <w:color w:val="auto"/>
                <w:sz w:val="24"/>
                <w:szCs w:val="24"/>
              </w:rPr>
              <w:t>3.4</w:t>
            </w:r>
          </w:p>
        </w:tc>
        <w:tc>
          <w:tcPr>
            <w:tcW w:w="2970" w:type="dxa"/>
          </w:tcPr>
          <w:p w14:paraId="7BA6BA8E" w14:textId="77777777" w:rsidR="00186C19" w:rsidRPr="00186C19" w:rsidRDefault="00186C19" w:rsidP="009631E6">
            <w:pPr>
              <w:spacing w:line="269" w:lineRule="auto"/>
              <w:rPr>
                <w:rFonts w:ascii="Times,Cambria" w:eastAsia="Times,Cambria" w:hAnsi="Times,Cambria" w:cs="Times,Cambria"/>
                <w:color w:val="auto"/>
                <w:sz w:val="24"/>
                <w:szCs w:val="24"/>
              </w:rPr>
            </w:pPr>
            <w:r w:rsidRPr="00186C19">
              <w:rPr>
                <w:rFonts w:ascii="Times" w:eastAsia="Times" w:hAnsi="Times" w:cs="Times"/>
                <w:color w:val="auto"/>
                <w:sz w:val="24"/>
                <w:szCs w:val="24"/>
              </w:rPr>
              <w:t>Coding Convention</w:t>
            </w:r>
          </w:p>
        </w:tc>
        <w:tc>
          <w:tcPr>
            <w:tcW w:w="2587" w:type="dxa"/>
          </w:tcPr>
          <w:p w14:paraId="464FD4B1" w14:textId="77777777" w:rsidR="00186C19" w:rsidRPr="00186C19" w:rsidRDefault="00186C19" w:rsidP="009631E6">
            <w:pPr>
              <w:spacing w:line="269"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ThuanPT</w:t>
            </w:r>
            <w:proofErr w:type="spellEnd"/>
          </w:p>
        </w:tc>
        <w:tc>
          <w:tcPr>
            <w:tcW w:w="2363" w:type="dxa"/>
          </w:tcPr>
          <w:p w14:paraId="7F9F74EC" w14:textId="77777777" w:rsidR="00186C19" w:rsidRPr="00186C19" w:rsidRDefault="00186C19" w:rsidP="009631E6">
            <w:pPr>
              <w:keepNext/>
              <w:keepLines/>
              <w:spacing w:after="11" w:line="252" w:lineRule="auto"/>
              <w:rPr>
                <w:rFonts w:ascii="Times,Cambria" w:eastAsia="Times,Cambria" w:hAnsi="Times,Cambria" w:cs="Times,Cambria"/>
                <w:color w:val="auto"/>
                <w:sz w:val="24"/>
                <w:szCs w:val="24"/>
              </w:rPr>
            </w:pPr>
            <w:proofErr w:type="spellStart"/>
            <w:r w:rsidRPr="00186C19">
              <w:rPr>
                <w:rFonts w:ascii="Times" w:eastAsia="Times" w:hAnsi="Times" w:cs="Times"/>
                <w:color w:val="auto"/>
                <w:sz w:val="24"/>
                <w:szCs w:val="24"/>
              </w:rPr>
              <w:t>PhuongNT</w:t>
            </w:r>
            <w:proofErr w:type="spellEnd"/>
          </w:p>
        </w:tc>
      </w:tr>
    </w:tbl>
    <w:p w14:paraId="11B882C6" w14:textId="20C5C848" w:rsidR="00186C19" w:rsidRPr="00186C19" w:rsidRDefault="00186C19" w:rsidP="00186C19">
      <w:pPr>
        <w:pStyle w:val="ListParagraph"/>
        <w:ind w:left="2448" w:firstLine="432"/>
        <w:rPr>
          <w:rFonts w:ascii="Times" w:eastAsia="Times" w:hAnsi="Times" w:cs="Times"/>
          <w:b/>
          <w:color w:val="4472C4" w:themeColor="accent1"/>
          <w:sz w:val="30"/>
          <w:szCs w:val="30"/>
        </w:rPr>
      </w:pPr>
      <w:r>
        <w:rPr>
          <w:rFonts w:ascii="Times" w:eastAsia="Times" w:hAnsi="Times" w:cs="Times"/>
          <w:b/>
          <w:color w:val="4472C4" w:themeColor="accent1"/>
        </w:rPr>
        <w:t>Table 8</w:t>
      </w:r>
      <w:r w:rsidRPr="003156D0">
        <w:rPr>
          <w:rFonts w:ascii="Times" w:eastAsia="Times" w:hAnsi="Times" w:cs="Times"/>
          <w:b/>
          <w:color w:val="4472C4" w:themeColor="accent1"/>
        </w:rPr>
        <w:t xml:space="preserve">: </w:t>
      </w:r>
      <w:r>
        <w:rPr>
          <w:rFonts w:ascii="Times" w:eastAsia="Times" w:hAnsi="Times" w:cs="Times"/>
          <w:b/>
          <w:color w:val="4472C4" w:themeColor="accent1"/>
        </w:rPr>
        <w:t>Development</w:t>
      </w:r>
    </w:p>
    <w:p w14:paraId="49E7D84F" w14:textId="5D232B11" w:rsidR="00C5127E" w:rsidRPr="00820AB0" w:rsidRDefault="00C5127E" w:rsidP="00CB7118">
      <w:pPr>
        <w:pStyle w:val="Heading4"/>
        <w:numPr>
          <w:ilvl w:val="2"/>
          <w:numId w:val="68"/>
        </w:numPr>
        <w:ind w:left="1701" w:hanging="708"/>
        <w:rPr>
          <w:rFonts w:ascii="Times" w:eastAsia="Times" w:hAnsi="Times" w:cs="Times"/>
        </w:rPr>
      </w:pPr>
      <w:bookmarkStart w:id="126" w:name="_Toc520105284"/>
      <w:bookmarkStart w:id="127" w:name="_Toc520105454"/>
      <w:r w:rsidRPr="00820AB0">
        <w:rPr>
          <w:rFonts w:ascii="Times" w:eastAsia="Times" w:hAnsi="Times" w:cs="Times"/>
        </w:rPr>
        <w:t>Sprint 2</w:t>
      </w:r>
      <w:bookmarkEnd w:id="126"/>
      <w:bookmarkEnd w:id="127"/>
      <w:r w:rsidRPr="00820AB0">
        <w:rPr>
          <w:rFonts w:ascii="Times" w:eastAsia="Times" w:hAnsi="Times" w:cs="Times"/>
        </w:rPr>
        <w:t xml:space="preserve"> </w:t>
      </w:r>
    </w:p>
    <w:p w14:paraId="0AC13E79" w14:textId="77777777" w:rsidR="00C5127E" w:rsidRPr="00820AB0" w:rsidRDefault="00C5127E" w:rsidP="00CB7118">
      <w:pPr>
        <w:pStyle w:val="Heading5"/>
        <w:numPr>
          <w:ilvl w:val="3"/>
          <w:numId w:val="68"/>
        </w:numPr>
        <w:ind w:left="1985" w:hanging="708"/>
        <w:rPr>
          <w:rFonts w:ascii="Times" w:hAnsi="Times" w:cs="Times"/>
        </w:rPr>
      </w:pPr>
      <w:bookmarkStart w:id="128" w:name="_Toc520105285"/>
      <w:bookmarkStart w:id="129" w:name="_Toc520105455"/>
      <w:r w:rsidRPr="00820AB0">
        <w:rPr>
          <w:rFonts w:ascii="Times" w:eastAsia="Times" w:hAnsi="Times" w:cs="Times"/>
        </w:rPr>
        <w:t>Goal</w:t>
      </w:r>
      <w:bookmarkEnd w:id="128"/>
      <w:bookmarkEnd w:id="129"/>
    </w:p>
    <w:p w14:paraId="29382204" w14:textId="721A2D48" w:rsidR="00C5127E" w:rsidRPr="00820AB0" w:rsidRDefault="00C5127E" w:rsidP="00CB7118">
      <w:pPr>
        <w:pStyle w:val="Heading5"/>
        <w:numPr>
          <w:ilvl w:val="3"/>
          <w:numId w:val="68"/>
        </w:numPr>
        <w:ind w:left="1985" w:hanging="708"/>
        <w:rPr>
          <w:rFonts w:ascii="Times" w:eastAsia="Times" w:hAnsi="Times" w:cs="Times"/>
        </w:rPr>
      </w:pPr>
      <w:bookmarkStart w:id="130" w:name="_Toc520105286"/>
      <w:bookmarkStart w:id="131" w:name="_Toc520105456"/>
      <w:r w:rsidRPr="00820AB0">
        <w:rPr>
          <w:rFonts w:ascii="Times" w:eastAsia="Times" w:hAnsi="Times" w:cs="Times"/>
        </w:rPr>
        <w:t>Development</w:t>
      </w:r>
      <w:bookmarkEnd w:id="130"/>
      <w:bookmarkEnd w:id="131"/>
    </w:p>
    <w:p w14:paraId="504AC951" w14:textId="61AEB027" w:rsidR="002A0AC0" w:rsidRPr="00FB1250" w:rsidRDefault="002A0AC0" w:rsidP="00CB7118">
      <w:pPr>
        <w:pStyle w:val="Heading3"/>
        <w:numPr>
          <w:ilvl w:val="1"/>
          <w:numId w:val="68"/>
        </w:numPr>
        <w:ind w:left="1276" w:hanging="567"/>
        <w:rPr>
          <w:rFonts w:ascii="Times" w:eastAsia="Times" w:hAnsi="Times" w:cs="Times"/>
          <w:sz w:val="30"/>
          <w:szCs w:val="30"/>
        </w:rPr>
      </w:pPr>
      <w:bookmarkStart w:id="132" w:name="_Toc520105287"/>
      <w:bookmarkStart w:id="133" w:name="_Toc520105457"/>
      <w:r>
        <w:rPr>
          <w:rFonts w:ascii="Times" w:eastAsia="Times" w:hAnsi="Times" w:cs="Times"/>
          <w:sz w:val="30"/>
          <w:szCs w:val="30"/>
        </w:rPr>
        <w:t>All Meeting Minutes</w:t>
      </w:r>
      <w:bookmarkEnd w:id="132"/>
      <w:bookmarkEnd w:id="133"/>
    </w:p>
    <w:p w14:paraId="05A8A648" w14:textId="437E0136" w:rsidR="00297B4A" w:rsidRPr="00297B4A" w:rsidRDefault="00297B4A" w:rsidP="00297B4A">
      <w:pPr>
        <w:pStyle w:val="ListParagraph"/>
        <w:ind w:left="709"/>
        <w:rPr>
          <w:rFonts w:ascii="Times" w:eastAsia="Times" w:hAnsi="Times" w:cs="Times"/>
          <w:b/>
          <w:sz w:val="30"/>
          <w:szCs w:val="30"/>
        </w:rPr>
      </w:pPr>
      <w:r w:rsidRPr="003156D0">
        <w:rPr>
          <w:rFonts w:ascii="Times" w:eastAsia="Times" w:hAnsi="Times" w:cs="Times"/>
        </w:rPr>
        <w:t xml:space="preserve">All meeting minutes are saved at: </w:t>
      </w:r>
      <w:hyperlink r:id="rId10" w:history="1">
        <w:r w:rsidRPr="003156D0">
          <w:rPr>
            <w:rStyle w:val="Hyperlink"/>
            <w:rFonts w:ascii="Times" w:eastAsia="Times" w:hAnsi="Times" w:cs="Times"/>
          </w:rPr>
          <w:t>here</w:t>
        </w:r>
      </w:hyperlink>
    </w:p>
    <w:p w14:paraId="0B11BE38" w14:textId="2656090D" w:rsidR="002A0AC0" w:rsidRDefault="002A0AC0" w:rsidP="00CB7118">
      <w:pPr>
        <w:pStyle w:val="Heading2"/>
        <w:numPr>
          <w:ilvl w:val="0"/>
          <w:numId w:val="68"/>
        </w:numPr>
        <w:ind w:left="567" w:hanging="283"/>
        <w:rPr>
          <w:rFonts w:ascii="Times" w:eastAsia="Times" w:hAnsi="Times" w:cs="Times"/>
        </w:rPr>
      </w:pPr>
      <w:bookmarkStart w:id="134" w:name="_Toc520105288"/>
      <w:bookmarkStart w:id="135" w:name="_Toc520105458"/>
      <w:r w:rsidRPr="008F3136">
        <w:rPr>
          <w:rFonts w:ascii="Times" w:eastAsia="Times" w:hAnsi="Times" w:cs="Times"/>
        </w:rPr>
        <w:t>Coding Convention</w:t>
      </w:r>
      <w:bookmarkEnd w:id="134"/>
      <w:bookmarkEnd w:id="135"/>
    </w:p>
    <w:p w14:paraId="0EB62336" w14:textId="77777777" w:rsidR="00D25647" w:rsidRPr="00EB2ACE" w:rsidRDefault="00D25647" w:rsidP="00D25647">
      <w:pPr>
        <w:pStyle w:val="ListParagraph"/>
        <w:numPr>
          <w:ilvl w:val="0"/>
          <w:numId w:val="80"/>
        </w:numPr>
        <w:rPr>
          <w:rFonts w:ascii="Times" w:eastAsia="Times" w:hAnsi="Times" w:cs="Times"/>
          <w:b/>
          <w:bCs/>
          <w:u w:val="single"/>
          <w:lang w:val="vi-VN"/>
        </w:rPr>
      </w:pPr>
      <w:proofErr w:type="spellStart"/>
      <w:r w:rsidRPr="00EB2ACE">
        <w:rPr>
          <w:rFonts w:ascii="Times" w:eastAsia="Times" w:hAnsi="Times" w:cs="Times"/>
          <w:b/>
          <w:bCs/>
          <w:u w:val="single"/>
        </w:rPr>
        <w:t>NodeJ</w:t>
      </w:r>
      <w:proofErr w:type="spellEnd"/>
      <w:r w:rsidRPr="00EB2ACE">
        <w:rPr>
          <w:rFonts w:ascii="Times" w:eastAsia="Times" w:hAnsi="Times" w:cs="Times"/>
          <w:b/>
          <w:bCs/>
          <w:u w:val="single"/>
          <w:lang w:val="vi-VN"/>
        </w:rPr>
        <w:t>S</w:t>
      </w:r>
    </w:p>
    <w:p w14:paraId="7C717FEB" w14:textId="77777777" w:rsidR="00D25647" w:rsidRPr="002E3278" w:rsidRDefault="00D25647" w:rsidP="00D25647">
      <w:pPr>
        <w:pStyle w:val="NormalWeb"/>
        <w:numPr>
          <w:ilvl w:val="0"/>
          <w:numId w:val="81"/>
        </w:numPr>
        <w:spacing w:before="0" w:beforeAutospacing="0" w:after="0" w:afterAutospacing="0"/>
        <w:ind w:left="993" w:hanging="283"/>
        <w:rPr>
          <w:rFonts w:ascii="Times" w:eastAsia="Times" w:hAnsi="Times" w:cs="Times"/>
        </w:rPr>
      </w:pPr>
      <w:r w:rsidRPr="75A703E1">
        <w:rPr>
          <w:rFonts w:ascii="Times" w:eastAsia="Times" w:hAnsi="Times" w:cs="Times"/>
          <w:b/>
          <w:bCs/>
          <w:color w:val="000000" w:themeColor="text1"/>
        </w:rPr>
        <w:t>Naming convention:</w:t>
      </w:r>
    </w:p>
    <w:p w14:paraId="29454825" w14:textId="77777777" w:rsidR="00D25647" w:rsidRPr="002E3278" w:rsidRDefault="00D25647" w:rsidP="00D25647">
      <w:pPr>
        <w:pStyle w:val="NormalWeb"/>
        <w:numPr>
          <w:ilvl w:val="0"/>
          <w:numId w:val="34"/>
        </w:numPr>
        <w:spacing w:before="0" w:beforeAutospacing="0" w:after="0" w:afterAutospacing="0"/>
        <w:ind w:left="709" w:firstLine="425"/>
        <w:rPr>
          <w:rFonts w:ascii="Times" w:eastAsia="Times" w:hAnsi="Times" w:cs="Times"/>
          <w:color w:val="000000" w:themeColor="text1"/>
        </w:rPr>
      </w:pPr>
      <w:r w:rsidRPr="75A703E1">
        <w:rPr>
          <w:rFonts w:ascii="Times" w:eastAsia="Times" w:hAnsi="Times" w:cs="Times"/>
          <w:color w:val="000000" w:themeColor="text1"/>
        </w:rPr>
        <w:t>Variables, properties and function names should use </w:t>
      </w:r>
      <w:proofErr w:type="spellStart"/>
      <w:r w:rsidRPr="75A703E1">
        <w:rPr>
          <w:rFonts w:ascii="Times" w:eastAsia="Times" w:hAnsi="Times" w:cs="Times"/>
          <w:b/>
          <w:bCs/>
          <w:color w:val="000000" w:themeColor="text1"/>
        </w:rPr>
        <w:t>lowerCamelCase</w:t>
      </w:r>
      <w:proofErr w:type="spellEnd"/>
      <w:r w:rsidRPr="75A703E1">
        <w:rPr>
          <w:rFonts w:ascii="Times" w:eastAsia="Times" w:hAnsi="Times" w:cs="Times"/>
          <w:color w:val="000000" w:themeColor="text1"/>
        </w:rPr>
        <w:t>. They should also be descriptive. Single character variables and uncommon abbreviations should generally be avoided.</w:t>
      </w:r>
    </w:p>
    <w:p w14:paraId="61ED6AF6" w14:textId="77777777" w:rsidR="00D25647" w:rsidRPr="002E3278" w:rsidRDefault="00D25647" w:rsidP="00D25647">
      <w:pPr>
        <w:pStyle w:val="NormalWeb"/>
        <w:numPr>
          <w:ilvl w:val="0"/>
          <w:numId w:val="34"/>
        </w:numPr>
        <w:spacing w:before="0" w:beforeAutospacing="0" w:after="0" w:afterAutospacing="0"/>
        <w:ind w:left="709" w:firstLine="425"/>
        <w:rPr>
          <w:rFonts w:ascii="Times" w:eastAsia="Times" w:hAnsi="Times" w:cs="Times"/>
        </w:rPr>
      </w:pPr>
      <w:r w:rsidRPr="14131993">
        <w:rPr>
          <w:rFonts w:ascii="Times" w:eastAsia="Times" w:hAnsi="Times" w:cs="Times"/>
          <w:color w:val="000000"/>
        </w:rPr>
        <w:t>Constants should be declared as</w:t>
      </w:r>
      <w:r>
        <w:rPr>
          <w:rFonts w:ascii="Times" w:eastAsia="Times" w:hAnsi="Times" w:cs="Times"/>
          <w:color w:val="000000"/>
        </w:rPr>
        <w:t xml:space="preserve"> a</w:t>
      </w:r>
      <w:r w:rsidRPr="14131993">
        <w:rPr>
          <w:rFonts w:ascii="Times" w:eastAsia="Times" w:hAnsi="Times" w:cs="Times"/>
          <w:color w:val="000000"/>
        </w:rPr>
        <w:t xml:space="preserve"> regular variables or static class properties, using all uppercase letters</w:t>
      </w:r>
      <w:r w:rsidRPr="14131993">
        <w:rPr>
          <w:rFonts w:ascii="Times" w:eastAsia="Times" w:hAnsi="Times" w:cs="Times"/>
          <w:color w:val="24292E"/>
          <w:shd w:val="clear" w:color="auto" w:fill="FFFFFF"/>
        </w:rPr>
        <w:t>.</w:t>
      </w:r>
    </w:p>
    <w:p w14:paraId="6C2D500F" w14:textId="77777777" w:rsidR="00D25647" w:rsidRPr="002E3278" w:rsidRDefault="00D25647" w:rsidP="00D25647">
      <w:pPr>
        <w:pStyle w:val="NormalWeb"/>
        <w:numPr>
          <w:ilvl w:val="0"/>
          <w:numId w:val="81"/>
        </w:numPr>
        <w:spacing w:before="0" w:beforeAutospacing="0" w:after="0" w:afterAutospacing="0"/>
        <w:ind w:left="993" w:firstLine="425"/>
        <w:rPr>
          <w:rFonts w:ascii="Times" w:eastAsia="Times" w:hAnsi="Times" w:cs="Times"/>
        </w:rPr>
      </w:pPr>
      <w:r w:rsidRPr="75A703E1">
        <w:rPr>
          <w:rFonts w:ascii="Times" w:eastAsia="Times" w:hAnsi="Times" w:cs="Times"/>
          <w:b/>
          <w:bCs/>
          <w:color w:val="000000" w:themeColor="text1"/>
        </w:rPr>
        <w:t>Functions.</w:t>
      </w:r>
    </w:p>
    <w:p w14:paraId="2165307C" w14:textId="77777777" w:rsidR="00D25647" w:rsidRPr="002E3278" w:rsidRDefault="00D25647" w:rsidP="00D25647">
      <w:pPr>
        <w:pStyle w:val="NormalWeb"/>
        <w:numPr>
          <w:ilvl w:val="0"/>
          <w:numId w:val="34"/>
        </w:numPr>
        <w:spacing w:before="0" w:beforeAutospacing="0" w:after="0" w:afterAutospacing="0"/>
        <w:ind w:left="709" w:firstLine="425"/>
        <w:rPr>
          <w:rFonts w:ascii="Times" w:eastAsia="Times" w:hAnsi="Times" w:cs="Times"/>
          <w:color w:val="000000" w:themeColor="text1"/>
        </w:rPr>
      </w:pPr>
      <w:r w:rsidRPr="75A703E1">
        <w:rPr>
          <w:rFonts w:ascii="Times" w:eastAsia="Times" w:hAnsi="Times" w:cs="Times"/>
          <w:color w:val="000000" w:themeColor="text1"/>
        </w:rPr>
        <w:t>Feel free to give your closures a name. It shows that you care about them, and will produce better stack traces, heap and CPU profiles.</w:t>
      </w:r>
    </w:p>
    <w:p w14:paraId="4201C137" w14:textId="77777777" w:rsidR="00D25647" w:rsidRPr="002E3278" w:rsidRDefault="00D25647" w:rsidP="00D25647">
      <w:pPr>
        <w:pStyle w:val="NormalWeb"/>
        <w:numPr>
          <w:ilvl w:val="0"/>
          <w:numId w:val="34"/>
        </w:numPr>
        <w:spacing w:before="0" w:beforeAutospacing="0" w:after="0" w:afterAutospacing="0"/>
        <w:ind w:left="709" w:firstLine="425"/>
        <w:rPr>
          <w:rFonts w:ascii="Times" w:eastAsia="Times" w:hAnsi="Times" w:cs="Times"/>
          <w:color w:val="24292E"/>
        </w:rPr>
      </w:pPr>
      <w:r w:rsidRPr="14131993">
        <w:rPr>
          <w:rFonts w:ascii="Times" w:eastAsia="Times" w:hAnsi="Times" w:cs="Times"/>
          <w:color w:val="000000"/>
        </w:rPr>
        <w:t>Use closures, but don't nest them. Otherwise</w:t>
      </w:r>
      <w:r>
        <w:rPr>
          <w:rFonts w:ascii="Times" w:eastAsia="Times" w:hAnsi="Times" w:cs="Times"/>
          <w:noProof/>
          <w:color w:val="000000"/>
        </w:rPr>
        <w:t>,</w:t>
      </w:r>
      <w:r w:rsidRPr="14131993">
        <w:rPr>
          <w:rFonts w:ascii="Times" w:eastAsia="Times" w:hAnsi="Times" w:cs="Times"/>
          <w:color w:val="000000"/>
        </w:rPr>
        <w:t xml:space="preserve"> your code will become a mess.</w:t>
      </w:r>
    </w:p>
    <w:p w14:paraId="585E2F59" w14:textId="77777777" w:rsidR="00D25647" w:rsidRPr="002E3278" w:rsidRDefault="00D25647" w:rsidP="00D25647">
      <w:pPr>
        <w:pStyle w:val="NormalWeb"/>
        <w:numPr>
          <w:ilvl w:val="0"/>
          <w:numId w:val="34"/>
        </w:numPr>
        <w:spacing w:before="0" w:beforeAutospacing="0" w:after="240" w:afterAutospacing="0"/>
        <w:ind w:left="709" w:firstLine="425"/>
        <w:rPr>
          <w:rFonts w:ascii="Times" w:eastAsia="Times" w:hAnsi="Times" w:cs="Times"/>
          <w:color w:val="24292E"/>
        </w:rPr>
      </w:pPr>
      <w:r w:rsidRPr="75A703E1">
        <w:rPr>
          <w:rFonts w:ascii="Times" w:eastAsia="Times" w:hAnsi="Times" w:cs="Times"/>
          <w:color w:val="000000" w:themeColor="text1"/>
        </w:rPr>
        <w:t>One method per line should be used if you want to chain methods. You should also indent these methods so it's easier to tell they are part of the same chain.</w:t>
      </w:r>
    </w:p>
    <w:p w14:paraId="304B5767" w14:textId="77777777" w:rsidR="00D25647" w:rsidRPr="002E3278" w:rsidRDefault="00D25647" w:rsidP="00D25647">
      <w:pPr>
        <w:pStyle w:val="NormalWeb"/>
        <w:numPr>
          <w:ilvl w:val="0"/>
          <w:numId w:val="81"/>
        </w:numPr>
        <w:spacing w:before="0" w:beforeAutospacing="0" w:after="0" w:afterAutospacing="0"/>
        <w:ind w:left="993" w:firstLine="425"/>
        <w:rPr>
          <w:rFonts w:ascii="Times" w:eastAsia="Times" w:hAnsi="Times" w:cs="Times"/>
        </w:rPr>
      </w:pPr>
      <w:r w:rsidRPr="75A703E1">
        <w:rPr>
          <w:rFonts w:ascii="Times" w:eastAsia="Times" w:hAnsi="Times" w:cs="Times"/>
          <w:b/>
          <w:bCs/>
          <w:color w:val="000000" w:themeColor="text1"/>
        </w:rPr>
        <w:t>Comment:</w:t>
      </w:r>
    </w:p>
    <w:p w14:paraId="5564DDBD" w14:textId="77777777" w:rsidR="00D25647" w:rsidRPr="002E3278" w:rsidRDefault="00D25647" w:rsidP="00D25647">
      <w:pPr>
        <w:pStyle w:val="NormalWeb"/>
        <w:spacing w:before="0" w:beforeAutospacing="0" w:after="0" w:afterAutospacing="0"/>
        <w:ind w:left="709" w:firstLine="425"/>
        <w:rPr>
          <w:rStyle w:val="apple-tab-span"/>
          <w:rFonts w:ascii="Times,Cambria" w:eastAsia="Times,Cambria" w:hAnsi="Times,Cambria" w:cs="Times,Cambria"/>
        </w:rPr>
      </w:pPr>
      <w:r w:rsidRPr="14131993">
        <w:rPr>
          <w:rFonts w:ascii="Times" w:eastAsia="Times" w:hAnsi="Times" w:cs="Times"/>
          <w:color w:val="000000"/>
        </w:rPr>
        <w:t>Use slashes for both single line and multiline comments. Try to write comments that explain higher</w:t>
      </w:r>
      <w:r>
        <w:rPr>
          <w:rFonts w:ascii="Times" w:eastAsia="Times" w:hAnsi="Times" w:cs="Times"/>
          <w:noProof/>
          <w:color w:val="000000"/>
        </w:rPr>
        <w:t>-</w:t>
      </w:r>
      <w:r w:rsidRPr="14131993">
        <w:rPr>
          <w:rFonts w:ascii="Times" w:eastAsia="Times" w:hAnsi="Times" w:cs="Times"/>
          <w:color w:val="000000"/>
        </w:rPr>
        <w:t>level mechanisms or clarify difficult segments of your code. Don't use comments to restate trivial things.</w:t>
      </w:r>
      <w:r w:rsidRPr="002E3278">
        <w:rPr>
          <w:rStyle w:val="apple-tab-span"/>
          <w:rFonts w:ascii="Times" w:eastAsia="Cambria" w:hAnsi="Times" w:cs="Times"/>
        </w:rPr>
        <w:tab/>
      </w:r>
    </w:p>
    <w:p w14:paraId="199B74E7" w14:textId="77777777" w:rsidR="00D25647" w:rsidRPr="002E3278" w:rsidRDefault="00D25647" w:rsidP="00D25647">
      <w:pPr>
        <w:pStyle w:val="NormalWeb"/>
        <w:numPr>
          <w:ilvl w:val="0"/>
          <w:numId w:val="80"/>
        </w:numPr>
        <w:spacing w:before="0" w:beforeAutospacing="0" w:after="0" w:afterAutospacing="0"/>
        <w:rPr>
          <w:rFonts w:ascii="Times" w:eastAsia="Times" w:hAnsi="Times" w:cs="Times"/>
        </w:rPr>
      </w:pPr>
      <w:r w:rsidRPr="75A703E1">
        <w:rPr>
          <w:rFonts w:ascii="Times" w:eastAsia="Times" w:hAnsi="Times" w:cs="Times"/>
          <w:b/>
          <w:bCs/>
          <w:u w:val="single"/>
        </w:rPr>
        <w:t>Android</w:t>
      </w:r>
    </w:p>
    <w:p w14:paraId="7BE08234" w14:textId="77777777" w:rsidR="00D25647" w:rsidRDefault="00D25647" w:rsidP="00D25647">
      <w:pPr>
        <w:pStyle w:val="NormalWeb"/>
        <w:numPr>
          <w:ilvl w:val="0"/>
          <w:numId w:val="81"/>
        </w:numPr>
        <w:spacing w:before="0" w:beforeAutospacing="0" w:after="0" w:afterAutospacing="0"/>
        <w:ind w:left="993" w:hanging="283"/>
        <w:rPr>
          <w:rFonts w:ascii="Times" w:eastAsia="Times" w:hAnsi="Times" w:cs="Times"/>
        </w:rPr>
      </w:pPr>
      <w:r w:rsidRPr="75A703E1">
        <w:rPr>
          <w:rFonts w:ascii="Times" w:eastAsia="Times" w:hAnsi="Times" w:cs="Times"/>
          <w:b/>
          <w:bCs/>
          <w:color w:val="000000" w:themeColor="text1"/>
        </w:rPr>
        <w:t>Naming convention:</w:t>
      </w:r>
    </w:p>
    <w:p w14:paraId="6EEFFF3F" w14:textId="77777777" w:rsidR="00D25647" w:rsidRPr="000C5D33" w:rsidRDefault="00D25647" w:rsidP="00D25647">
      <w:pPr>
        <w:pStyle w:val="NormalWeb"/>
        <w:numPr>
          <w:ilvl w:val="0"/>
          <w:numId w:val="34"/>
        </w:numPr>
        <w:spacing w:before="0" w:beforeAutospacing="0" w:after="0" w:afterAutospacing="0"/>
        <w:ind w:left="709" w:firstLine="425"/>
        <w:rPr>
          <w:rFonts w:ascii="Times" w:eastAsia="Times" w:hAnsi="Times" w:cs="Times"/>
        </w:rPr>
      </w:pPr>
      <w:r w:rsidRPr="000C5D33">
        <w:rPr>
          <w:rFonts w:ascii="Times" w:eastAsia="Times" w:hAnsi="Times" w:cs="Times"/>
          <w:color w:val="000000"/>
        </w:rPr>
        <w:t>Class names are written in</w:t>
      </w:r>
      <w:r w:rsidRPr="000C5D33">
        <w:rPr>
          <w:rFonts w:ascii="Times" w:eastAsia="Times" w:hAnsi="Times" w:cs="Times"/>
          <w:color w:val="24292E"/>
          <w:shd w:val="clear" w:color="auto" w:fill="FFFFFF"/>
        </w:rPr>
        <w:t> </w:t>
      </w:r>
      <w:proofErr w:type="spellStart"/>
      <w:r w:rsidRPr="000C5D33">
        <w:rPr>
          <w:rFonts w:ascii="Times" w:eastAsia="Times" w:hAnsi="Times" w:cs="Times"/>
          <w:b/>
          <w:bCs/>
          <w:color w:val="000000"/>
        </w:rPr>
        <w:t>UpperCamelCase</w:t>
      </w:r>
      <w:proofErr w:type="spellEnd"/>
      <w:r w:rsidRPr="000C5D33">
        <w:rPr>
          <w:rFonts w:ascii="Times" w:eastAsia="Times" w:hAnsi="Times" w:cs="Times"/>
          <w:color w:val="000000"/>
        </w:rPr>
        <w:t>. Ex:</w:t>
      </w:r>
      <w:r w:rsidRPr="000C5D33">
        <w:rPr>
          <w:rFonts w:ascii="Times" w:eastAsia="Times" w:hAnsi="Times" w:cs="Times"/>
          <w:color w:val="24292E"/>
          <w:sz w:val="20"/>
          <w:szCs w:val="20"/>
        </w:rPr>
        <w:t xml:space="preserve"> </w:t>
      </w:r>
      <w:proofErr w:type="spellStart"/>
      <w:r w:rsidRPr="000C5D33">
        <w:rPr>
          <w:rFonts w:ascii="Times" w:eastAsia="Times" w:hAnsi="Times" w:cs="Times"/>
          <w:color w:val="000000"/>
        </w:rPr>
        <w:t>SignInActivity</w:t>
      </w:r>
      <w:proofErr w:type="spellEnd"/>
      <w:r w:rsidRPr="000C5D33">
        <w:rPr>
          <w:rFonts w:ascii="Times" w:eastAsia="Times" w:hAnsi="Times" w:cs="Times"/>
          <w:color w:val="000000"/>
        </w:rPr>
        <w:t>.</w:t>
      </w:r>
    </w:p>
    <w:p w14:paraId="0820058F" w14:textId="77777777" w:rsidR="00D25647" w:rsidRPr="002E3278" w:rsidRDefault="00D25647" w:rsidP="00D25647">
      <w:pPr>
        <w:pStyle w:val="NormalWeb"/>
        <w:numPr>
          <w:ilvl w:val="0"/>
          <w:numId w:val="34"/>
        </w:numPr>
        <w:spacing w:before="0" w:beforeAutospacing="0" w:after="0" w:afterAutospacing="0"/>
        <w:ind w:left="709" w:firstLine="425"/>
        <w:rPr>
          <w:rFonts w:ascii="Times" w:eastAsia="Times" w:hAnsi="Times" w:cs="Times"/>
          <w:color w:val="24292E"/>
        </w:rPr>
      </w:pPr>
      <w:r w:rsidRPr="14131993">
        <w:rPr>
          <w:rFonts w:ascii="Times" w:eastAsia="Times" w:hAnsi="Times" w:cs="Times"/>
          <w:color w:val="000000"/>
        </w:rPr>
        <w:t>Resources file names are written in </w:t>
      </w:r>
      <w:proofErr w:type="spellStart"/>
      <w:r w:rsidRPr="32DFC1A9">
        <w:rPr>
          <w:rFonts w:ascii="Times" w:eastAsia="Times" w:hAnsi="Times" w:cs="Times"/>
          <w:b/>
          <w:bCs/>
          <w:color w:val="000000"/>
        </w:rPr>
        <w:t>lowercase_underscore</w:t>
      </w:r>
      <w:proofErr w:type="spellEnd"/>
      <w:r w:rsidRPr="14131993">
        <w:rPr>
          <w:rFonts w:ascii="Times" w:eastAsia="Times" w:hAnsi="Times" w:cs="Times"/>
          <w:color w:val="24292E"/>
          <w:shd w:val="clear" w:color="auto" w:fill="FFFFFF"/>
        </w:rPr>
        <w:t>.</w:t>
      </w:r>
    </w:p>
    <w:p w14:paraId="4F81E131" w14:textId="77777777" w:rsidR="00D25647" w:rsidRPr="002E3278" w:rsidRDefault="00D25647" w:rsidP="00D25647">
      <w:pPr>
        <w:pStyle w:val="NormalWeb"/>
        <w:numPr>
          <w:ilvl w:val="0"/>
          <w:numId w:val="34"/>
        </w:numPr>
        <w:spacing w:before="0" w:beforeAutospacing="0" w:after="0" w:afterAutospacing="0"/>
        <w:ind w:left="709" w:firstLine="425"/>
        <w:rPr>
          <w:rFonts w:ascii="Times" w:eastAsia="Times" w:hAnsi="Times" w:cs="Times"/>
          <w:color w:val="24292E"/>
        </w:rPr>
      </w:pPr>
      <w:r w:rsidRPr="75A703E1">
        <w:rPr>
          <w:rFonts w:ascii="Times" w:eastAsia="Times" w:hAnsi="Times" w:cs="Times"/>
          <w:color w:val="000000" w:themeColor="text1"/>
        </w:rPr>
        <w:lastRenderedPageBreak/>
        <w:t xml:space="preserve">Layout files should match the name of the Android components that they are intended for but </w:t>
      </w:r>
      <w:r w:rsidRPr="00595B28">
        <w:rPr>
          <w:rFonts w:ascii="Times" w:eastAsia="Times" w:hAnsi="Times" w:cs="Times"/>
          <w:noProof/>
          <w:color w:val="000000" w:themeColor="text1"/>
        </w:rPr>
        <w:t>mov</w:t>
      </w:r>
      <w:r>
        <w:rPr>
          <w:rFonts w:ascii="Times" w:eastAsia="Times" w:hAnsi="Times" w:cs="Times"/>
          <w:noProof/>
          <w:color w:val="000000" w:themeColor="text1"/>
        </w:rPr>
        <w:t>e</w:t>
      </w:r>
      <w:r w:rsidRPr="75A703E1">
        <w:rPr>
          <w:rFonts w:ascii="Times" w:eastAsia="Times" w:hAnsi="Times" w:cs="Times"/>
          <w:color w:val="000000" w:themeColor="text1"/>
        </w:rPr>
        <w:t xml:space="preserve"> the top level component name to the beginning.</w:t>
      </w:r>
    </w:p>
    <w:p w14:paraId="44A8EF04" w14:textId="77777777" w:rsidR="00D25647" w:rsidRPr="000C5D33" w:rsidRDefault="00D25647" w:rsidP="00D25647">
      <w:pPr>
        <w:pStyle w:val="NormalWeb"/>
        <w:numPr>
          <w:ilvl w:val="0"/>
          <w:numId w:val="34"/>
        </w:numPr>
        <w:spacing w:before="0" w:beforeAutospacing="0" w:after="0" w:afterAutospacing="0"/>
        <w:ind w:left="709" w:firstLine="425"/>
        <w:rPr>
          <w:rFonts w:ascii="Times" w:eastAsia="Times" w:hAnsi="Times" w:cs="Times"/>
          <w:b/>
          <w:bCs/>
          <w:color w:val="000000" w:themeColor="text1"/>
        </w:rPr>
      </w:pPr>
      <w:r w:rsidRPr="75A703E1">
        <w:rPr>
          <w:rFonts w:ascii="Times" w:eastAsia="Times" w:hAnsi="Times" w:cs="Times"/>
          <w:color w:val="000000" w:themeColor="text1"/>
        </w:rPr>
        <w:t>Resource files in the values folder should be </w:t>
      </w:r>
      <w:r w:rsidRPr="75A703E1">
        <w:rPr>
          <w:rFonts w:ascii="Times" w:eastAsia="Times" w:hAnsi="Times" w:cs="Times"/>
          <w:b/>
          <w:bCs/>
          <w:color w:val="000000" w:themeColor="text1"/>
        </w:rPr>
        <w:t>plural</w:t>
      </w:r>
      <w:r>
        <w:rPr>
          <w:rFonts w:ascii="Times" w:eastAsia="Times" w:hAnsi="Times" w:cs="Times"/>
          <w:b/>
          <w:bCs/>
          <w:color w:val="000000" w:themeColor="text1"/>
        </w:rPr>
        <w:t>.</w:t>
      </w:r>
    </w:p>
    <w:p w14:paraId="1FE63A9B" w14:textId="77777777" w:rsidR="00D25647" w:rsidRPr="002E3278" w:rsidRDefault="00D25647" w:rsidP="00D25647">
      <w:pPr>
        <w:pStyle w:val="NormalWeb"/>
        <w:numPr>
          <w:ilvl w:val="0"/>
          <w:numId w:val="81"/>
        </w:numPr>
        <w:spacing w:before="0" w:beforeAutospacing="0" w:after="0" w:afterAutospacing="0"/>
        <w:ind w:left="993" w:hanging="284"/>
        <w:rPr>
          <w:rFonts w:ascii="Times" w:eastAsia="Times" w:hAnsi="Times" w:cs="Times"/>
        </w:rPr>
      </w:pPr>
      <w:r>
        <w:rPr>
          <w:rFonts w:ascii="Times" w:eastAsia="Times" w:hAnsi="Times" w:cs="Times"/>
          <w:b/>
          <w:bCs/>
          <w:color w:val="000000" w:themeColor="text1"/>
        </w:rPr>
        <w:t>Functions</w:t>
      </w:r>
    </w:p>
    <w:p w14:paraId="5E631117" w14:textId="77777777" w:rsidR="00D25647" w:rsidRPr="002E3278" w:rsidRDefault="00D25647" w:rsidP="00D25647">
      <w:pPr>
        <w:pStyle w:val="NormalWeb"/>
        <w:spacing w:before="0" w:beforeAutospacing="0" w:after="0" w:afterAutospacing="0"/>
        <w:ind w:left="709"/>
        <w:rPr>
          <w:rFonts w:ascii="Times" w:eastAsia="Times" w:hAnsi="Times" w:cs="Times"/>
        </w:rPr>
      </w:pPr>
      <w:r w:rsidRPr="75A703E1">
        <w:rPr>
          <w:rFonts w:ascii="Times" w:eastAsia="Times" w:hAnsi="Times" w:cs="Times"/>
          <w:color w:val="000000" w:themeColor="text1"/>
        </w:rPr>
        <w:t xml:space="preserve">Don’t ignore </w:t>
      </w:r>
      <w:r>
        <w:rPr>
          <w:rFonts w:ascii="Times" w:eastAsia="Times" w:hAnsi="Times" w:cs="Times"/>
          <w:color w:val="000000" w:themeColor="text1"/>
        </w:rPr>
        <w:t xml:space="preserve">the </w:t>
      </w:r>
      <w:r w:rsidRPr="75A703E1">
        <w:rPr>
          <w:rFonts w:ascii="Times" w:eastAsia="Times" w:hAnsi="Times" w:cs="Times"/>
          <w:color w:val="000000" w:themeColor="text1"/>
        </w:rPr>
        <w:t xml:space="preserve">exception and don’t catch </w:t>
      </w:r>
      <w:r>
        <w:rPr>
          <w:rFonts w:ascii="Times" w:eastAsia="Times" w:hAnsi="Times" w:cs="Times"/>
          <w:color w:val="000000" w:themeColor="text1"/>
        </w:rPr>
        <w:t xml:space="preserve">the </w:t>
      </w:r>
      <w:r w:rsidRPr="75A703E1">
        <w:rPr>
          <w:rFonts w:ascii="Times" w:eastAsia="Times" w:hAnsi="Times" w:cs="Times"/>
          <w:color w:val="000000" w:themeColor="text1"/>
        </w:rPr>
        <w:t>generic exception.</w:t>
      </w:r>
    </w:p>
    <w:p w14:paraId="199395D2" w14:textId="77777777" w:rsidR="00D25647" w:rsidRPr="002E3278" w:rsidRDefault="00D25647" w:rsidP="00D25647">
      <w:pPr>
        <w:pStyle w:val="NormalWeb"/>
        <w:numPr>
          <w:ilvl w:val="0"/>
          <w:numId w:val="81"/>
        </w:numPr>
        <w:spacing w:before="0" w:beforeAutospacing="0" w:after="0" w:afterAutospacing="0"/>
        <w:ind w:left="993" w:hanging="284"/>
        <w:rPr>
          <w:rFonts w:ascii="Times" w:eastAsia="Times" w:hAnsi="Times" w:cs="Times"/>
        </w:rPr>
      </w:pPr>
      <w:r w:rsidRPr="75A703E1">
        <w:rPr>
          <w:rFonts w:ascii="Times" w:eastAsia="Times" w:hAnsi="Times" w:cs="Times"/>
          <w:b/>
          <w:bCs/>
          <w:color w:val="000000" w:themeColor="text1"/>
        </w:rPr>
        <w:t>Comment:</w:t>
      </w:r>
    </w:p>
    <w:p w14:paraId="4DE7536F" w14:textId="77777777" w:rsidR="00D25647" w:rsidRPr="002E3278" w:rsidRDefault="00D25647" w:rsidP="00D25647">
      <w:pPr>
        <w:pStyle w:val="NormalWeb"/>
        <w:spacing w:before="0" w:beforeAutospacing="0" w:after="0" w:afterAutospacing="0"/>
        <w:ind w:left="709"/>
        <w:rPr>
          <w:rFonts w:ascii="Times" w:eastAsia="Times" w:hAnsi="Times" w:cs="Times"/>
        </w:rPr>
      </w:pPr>
      <w:r w:rsidRPr="75A703E1">
        <w:rPr>
          <w:rFonts w:ascii="Times" w:eastAsia="Times" w:hAnsi="Times" w:cs="Times"/>
          <w:color w:val="000000" w:themeColor="text1"/>
        </w:rPr>
        <w:t>Use TODO comments for code that is temporary, a short-term solution, or good-enough but not perfect. TODOs should include the string TODO in all caps.</w:t>
      </w:r>
    </w:p>
    <w:p w14:paraId="3E78A15E" w14:textId="77777777" w:rsidR="00D25647" w:rsidRPr="002E3278" w:rsidRDefault="00D25647" w:rsidP="00D25647">
      <w:pPr>
        <w:pStyle w:val="NormalWeb"/>
        <w:numPr>
          <w:ilvl w:val="0"/>
          <w:numId w:val="81"/>
        </w:numPr>
        <w:spacing w:before="0" w:beforeAutospacing="0" w:after="0" w:afterAutospacing="0"/>
        <w:ind w:left="993" w:hanging="283"/>
        <w:rPr>
          <w:rFonts w:ascii="Times" w:eastAsia="Times" w:hAnsi="Times" w:cs="Times"/>
        </w:rPr>
      </w:pPr>
      <w:r w:rsidRPr="75A703E1">
        <w:rPr>
          <w:rFonts w:ascii="Times" w:eastAsia="Times" w:hAnsi="Times" w:cs="Times"/>
          <w:b/>
          <w:bCs/>
          <w:color w:val="000000" w:themeColor="text1"/>
        </w:rPr>
        <w:t>Others:</w:t>
      </w:r>
    </w:p>
    <w:p w14:paraId="34D35709" w14:textId="77777777" w:rsidR="00D25647" w:rsidRPr="002E3278" w:rsidRDefault="00D25647" w:rsidP="00D25647">
      <w:pPr>
        <w:pStyle w:val="NormalWeb"/>
        <w:spacing w:before="0" w:beforeAutospacing="0" w:after="0" w:afterAutospacing="0"/>
        <w:ind w:left="709"/>
        <w:rPr>
          <w:rFonts w:ascii="Times" w:eastAsia="Times" w:hAnsi="Times" w:cs="Times"/>
        </w:rPr>
      </w:pPr>
      <w:r w:rsidRPr="75A703E1">
        <w:rPr>
          <w:rFonts w:ascii="Times" w:eastAsia="Times" w:hAnsi="Times" w:cs="Times"/>
        </w:rPr>
        <w:t>Fully quality imports</w:t>
      </w:r>
      <w:r>
        <w:rPr>
          <w:rFonts w:ascii="Times" w:eastAsia="Times" w:hAnsi="Times" w:cs="Times"/>
        </w:rPr>
        <w:t>.</w:t>
      </w:r>
    </w:p>
    <w:p w14:paraId="2ABEBD7A" w14:textId="77777777" w:rsidR="00D25647" w:rsidRPr="0071241B" w:rsidRDefault="00D25647" w:rsidP="00D25647">
      <w:pPr>
        <w:pStyle w:val="NormalWeb"/>
        <w:numPr>
          <w:ilvl w:val="0"/>
          <w:numId w:val="80"/>
        </w:numPr>
        <w:spacing w:before="0" w:beforeAutospacing="0" w:after="0" w:afterAutospacing="0"/>
        <w:rPr>
          <w:rFonts w:ascii="Times" w:eastAsia="Times" w:hAnsi="Times" w:cs="Times"/>
          <w:b/>
          <w:bCs/>
          <w:color w:val="000000" w:themeColor="text1"/>
        </w:rPr>
      </w:pPr>
      <w:r w:rsidRPr="75A703E1">
        <w:rPr>
          <w:rFonts w:ascii="Times" w:eastAsia="Times" w:hAnsi="Times" w:cs="Times"/>
          <w:b/>
          <w:bCs/>
          <w:u w:val="single"/>
        </w:rPr>
        <w:t>Angular</w:t>
      </w:r>
      <w:r w:rsidRPr="75A703E1">
        <w:rPr>
          <w:rFonts w:ascii="Times" w:eastAsia="Times" w:hAnsi="Times" w:cs="Times"/>
          <w:b/>
          <w:bCs/>
          <w:color w:val="000000" w:themeColor="text1"/>
        </w:rPr>
        <w:t xml:space="preserve"> </w:t>
      </w:r>
    </w:p>
    <w:p w14:paraId="7277B68D" w14:textId="77777777" w:rsidR="00D25647" w:rsidRDefault="00D25647" w:rsidP="00D25647">
      <w:pPr>
        <w:pStyle w:val="NormalWeb"/>
        <w:numPr>
          <w:ilvl w:val="0"/>
          <w:numId w:val="81"/>
        </w:numPr>
        <w:spacing w:before="0" w:beforeAutospacing="0" w:after="0" w:afterAutospacing="0"/>
        <w:ind w:left="993" w:hanging="283"/>
        <w:rPr>
          <w:rFonts w:ascii="Times" w:eastAsia="Times" w:hAnsi="Times" w:cs="Times"/>
          <w:b/>
          <w:bCs/>
          <w:color w:val="000000" w:themeColor="text1"/>
        </w:rPr>
      </w:pPr>
      <w:r w:rsidRPr="00595B28">
        <w:rPr>
          <w:rFonts w:ascii="Times" w:eastAsia="Times" w:hAnsi="Times" w:cs="Times"/>
          <w:b/>
          <w:color w:val="000000" w:themeColor="text1"/>
        </w:rPr>
        <w:t>File</w:t>
      </w:r>
      <w:r w:rsidRPr="75A703E1">
        <w:rPr>
          <w:rFonts w:ascii="Times" w:eastAsia="Times" w:hAnsi="Times" w:cs="Times"/>
          <w:b/>
          <w:bCs/>
          <w:color w:val="000000" w:themeColor="text1"/>
        </w:rPr>
        <w:t xml:space="preserve"> structure conventions</w:t>
      </w:r>
    </w:p>
    <w:p w14:paraId="75A33921" w14:textId="77777777" w:rsidR="00D25647" w:rsidRPr="00595B28" w:rsidRDefault="00D25647" w:rsidP="00D25647">
      <w:pPr>
        <w:pStyle w:val="NormalWeb"/>
        <w:numPr>
          <w:ilvl w:val="0"/>
          <w:numId w:val="34"/>
        </w:numPr>
        <w:spacing w:before="0" w:beforeAutospacing="0" w:after="0" w:afterAutospacing="0"/>
        <w:ind w:left="709" w:firstLine="425"/>
        <w:rPr>
          <w:rFonts w:ascii="Times" w:eastAsia="Times" w:hAnsi="Times" w:cs="Times"/>
        </w:rPr>
      </w:pPr>
      <w:r w:rsidRPr="00595B28">
        <w:rPr>
          <w:rFonts w:ascii="Times" w:eastAsia="Times" w:hAnsi="Times" w:cs="Times"/>
          <w:spacing w:val="5"/>
          <w:shd w:val="clear" w:color="auto" w:fill="FAFAFA"/>
        </w:rPr>
        <w:t>Some code examples display a file that has one or more similarly named companion files. For example, </w:t>
      </w:r>
      <w:proofErr w:type="spellStart"/>
      <w:r w:rsidRPr="00595B28">
        <w:rPr>
          <w:rStyle w:val="HTMLCode"/>
          <w:rFonts w:ascii="Times" w:eastAsia="Times" w:hAnsi="Times" w:cs="Times"/>
          <w:color w:val="333333"/>
          <w:sz w:val="24"/>
          <w:szCs w:val="24"/>
          <w:shd w:val="clear" w:color="auto" w:fill="F1F1F1"/>
        </w:rPr>
        <w:t>hero.component.ts</w:t>
      </w:r>
      <w:proofErr w:type="spellEnd"/>
      <w:r w:rsidRPr="00595B28">
        <w:rPr>
          <w:rFonts w:ascii="Times" w:eastAsia="Times" w:hAnsi="Times" w:cs="Times"/>
          <w:spacing w:val="5"/>
          <w:shd w:val="clear" w:color="auto" w:fill="FAFAFA"/>
        </w:rPr>
        <w:t> and </w:t>
      </w:r>
      <w:r w:rsidRPr="00595B28">
        <w:rPr>
          <w:rStyle w:val="HTMLCode"/>
          <w:rFonts w:ascii="Times" w:eastAsia="Times" w:hAnsi="Times" w:cs="Times"/>
          <w:color w:val="333333"/>
          <w:sz w:val="24"/>
          <w:szCs w:val="24"/>
          <w:shd w:val="clear" w:color="auto" w:fill="F1F1F1"/>
        </w:rPr>
        <w:t>hero.component.html</w:t>
      </w:r>
      <w:r w:rsidRPr="00595B28">
        <w:rPr>
          <w:rFonts w:ascii="Times" w:eastAsia="Times" w:hAnsi="Times" w:cs="Times"/>
          <w:spacing w:val="5"/>
          <w:shd w:val="clear" w:color="auto" w:fill="FAFAFA"/>
        </w:rPr>
        <w:t>.</w:t>
      </w:r>
    </w:p>
    <w:p w14:paraId="11D39536" w14:textId="77777777" w:rsidR="00D25647" w:rsidRPr="00595B28" w:rsidRDefault="00D25647" w:rsidP="00D25647">
      <w:pPr>
        <w:pStyle w:val="NormalWeb"/>
        <w:numPr>
          <w:ilvl w:val="0"/>
          <w:numId w:val="34"/>
        </w:numPr>
        <w:spacing w:before="0" w:beforeAutospacing="0" w:after="0" w:afterAutospacing="0"/>
        <w:ind w:left="709" w:firstLine="425"/>
        <w:rPr>
          <w:rFonts w:ascii="Times" w:eastAsia="Times" w:hAnsi="Times" w:cs="Times"/>
        </w:rPr>
      </w:pPr>
      <w:r w:rsidRPr="00595B28">
        <w:rPr>
          <w:rFonts w:ascii="Times" w:eastAsia="Times" w:hAnsi="Times" w:cs="Times"/>
          <w:spacing w:val="5"/>
          <w:shd w:val="clear" w:color="auto" w:fill="FAFAFA"/>
        </w:rPr>
        <w:t>The guideline uses the shortcut </w:t>
      </w:r>
      <w:proofErr w:type="spellStart"/>
      <w:r w:rsidRPr="00595B28">
        <w:rPr>
          <w:rStyle w:val="HTMLCode"/>
          <w:rFonts w:ascii="Times" w:eastAsia="Times" w:hAnsi="Times" w:cs="Times"/>
          <w:color w:val="333333"/>
          <w:sz w:val="24"/>
          <w:szCs w:val="24"/>
          <w:shd w:val="clear" w:color="auto" w:fill="F1F1F1"/>
        </w:rPr>
        <w:t>hero.component.ts|html|css|spec</w:t>
      </w:r>
      <w:proofErr w:type="spellEnd"/>
      <w:r w:rsidRPr="00595B28">
        <w:rPr>
          <w:rFonts w:ascii="Times" w:eastAsia="Times" w:hAnsi="Times" w:cs="Times"/>
          <w:spacing w:val="5"/>
          <w:shd w:val="clear" w:color="auto" w:fill="FAFAFA"/>
        </w:rPr>
        <w:t xml:space="preserve"> to represent those various files. Using this shortcut makes this guide's file structures easier to read and </w:t>
      </w:r>
      <w:r w:rsidRPr="00595B28">
        <w:rPr>
          <w:rFonts w:ascii="Times" w:eastAsia="Times" w:hAnsi="Times" w:cs="Times"/>
          <w:noProof/>
          <w:spacing w:val="5"/>
          <w:shd w:val="clear" w:color="auto" w:fill="FAFAFA"/>
        </w:rPr>
        <w:t>terser</w:t>
      </w:r>
      <w:r w:rsidRPr="00595B28">
        <w:rPr>
          <w:rFonts w:ascii="Times" w:eastAsia="Times" w:hAnsi="Times" w:cs="Times"/>
          <w:spacing w:val="5"/>
          <w:shd w:val="clear" w:color="auto" w:fill="FAFAFA"/>
        </w:rPr>
        <w:t>.</w:t>
      </w:r>
    </w:p>
    <w:p w14:paraId="7D0FF395" w14:textId="77777777" w:rsidR="00D25647" w:rsidRDefault="00D25647" w:rsidP="00D25647">
      <w:pPr>
        <w:pStyle w:val="NormalWeb"/>
        <w:numPr>
          <w:ilvl w:val="0"/>
          <w:numId w:val="81"/>
        </w:numPr>
        <w:spacing w:before="0" w:beforeAutospacing="0" w:after="0" w:afterAutospacing="0"/>
        <w:ind w:left="993" w:hanging="284"/>
        <w:rPr>
          <w:rFonts w:ascii="Times" w:eastAsia="Times" w:hAnsi="Times" w:cs="Times"/>
          <w:b/>
          <w:bCs/>
          <w:color w:val="000000" w:themeColor="text1"/>
        </w:rPr>
      </w:pPr>
      <w:r w:rsidRPr="00595B28">
        <w:rPr>
          <w:rFonts w:ascii="Times" w:eastAsia="Times" w:hAnsi="Times" w:cs="Times"/>
          <w:b/>
          <w:color w:val="000000" w:themeColor="text1"/>
        </w:rPr>
        <w:t>Rule</w:t>
      </w:r>
      <w:r w:rsidRPr="75A703E1">
        <w:rPr>
          <w:rFonts w:ascii="Times" w:eastAsia="Times" w:hAnsi="Times" w:cs="Times"/>
          <w:b/>
          <w:bCs/>
          <w:color w:val="000000" w:themeColor="text1"/>
        </w:rPr>
        <w:t xml:space="preserve"> of One</w:t>
      </w:r>
    </w:p>
    <w:p w14:paraId="68009975" w14:textId="77777777" w:rsidR="00D25647" w:rsidRPr="000C5D33" w:rsidRDefault="00D25647" w:rsidP="00D25647">
      <w:pPr>
        <w:pStyle w:val="NormalWeb"/>
        <w:numPr>
          <w:ilvl w:val="0"/>
          <w:numId w:val="82"/>
        </w:numPr>
        <w:spacing w:before="0" w:beforeAutospacing="0" w:after="0" w:afterAutospacing="0"/>
        <w:ind w:left="1276" w:hanging="283"/>
        <w:rPr>
          <w:rFonts w:ascii="Times" w:eastAsia="Times" w:hAnsi="Times" w:cs="Times"/>
        </w:rPr>
      </w:pPr>
      <w:r w:rsidRPr="75A703E1">
        <w:rPr>
          <w:rFonts w:ascii="Times" w:eastAsia="Times" w:hAnsi="Times" w:cs="Times"/>
          <w:color w:val="000000" w:themeColor="text1"/>
        </w:rPr>
        <w:t xml:space="preserve">Style 01-01: </w:t>
      </w:r>
    </w:p>
    <w:p w14:paraId="7A0C00EE" w14:textId="77777777" w:rsidR="00D25647" w:rsidRPr="00595B28" w:rsidRDefault="00D25647" w:rsidP="00D25647">
      <w:pPr>
        <w:pStyle w:val="NormalWeb"/>
        <w:spacing w:before="0" w:beforeAutospacing="0" w:after="0" w:afterAutospacing="0"/>
        <w:ind w:left="993"/>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define one thing, such as a service or component, per file.</w:t>
      </w:r>
      <w:r w:rsidRPr="00595B28">
        <w:rPr>
          <w:rStyle w:val="Heading1Char"/>
          <w:rFonts w:ascii="Times" w:eastAsia="Times" w:hAnsi="Times" w:cs="Times"/>
          <w:spacing w:val="5"/>
          <w:sz w:val="24"/>
          <w:szCs w:val="24"/>
          <w:shd w:val="clear" w:color="auto" w:fill="FAFAFA"/>
        </w:rPr>
        <w:t xml:space="preserve"> </w:t>
      </w:r>
      <w:r w:rsidRPr="00595B28">
        <w:rPr>
          <w:rStyle w:val="Strong"/>
          <w:rFonts w:ascii="Times" w:eastAsia="Times" w:hAnsi="Times" w:cs="Times"/>
          <w:b w:val="0"/>
          <w:spacing w:val="5"/>
          <w:shd w:val="clear" w:color="auto" w:fill="FAFAFA"/>
        </w:rPr>
        <w:t>Consider</w:t>
      </w:r>
      <w:r w:rsidRPr="00595B28">
        <w:rPr>
          <w:rFonts w:ascii="Times" w:eastAsia="Times" w:hAnsi="Times" w:cs="Times"/>
          <w:spacing w:val="5"/>
          <w:shd w:val="clear" w:color="auto" w:fill="FAFAFA"/>
        </w:rPr>
        <w:t> limiting files to 400 lines of code.</w:t>
      </w:r>
    </w:p>
    <w:p w14:paraId="398CAC16" w14:textId="77777777" w:rsidR="00D25647" w:rsidRPr="000C5D33" w:rsidRDefault="00D25647" w:rsidP="00D25647">
      <w:pPr>
        <w:pStyle w:val="NormalWeb"/>
        <w:numPr>
          <w:ilvl w:val="0"/>
          <w:numId w:val="82"/>
        </w:numPr>
        <w:spacing w:before="0" w:beforeAutospacing="0" w:after="0" w:afterAutospacing="0"/>
        <w:ind w:left="1276" w:hanging="283"/>
        <w:rPr>
          <w:rFonts w:ascii="Times" w:eastAsia="Times" w:hAnsi="Times" w:cs="Times"/>
        </w:rPr>
      </w:pPr>
      <w:r w:rsidRPr="75A703E1">
        <w:rPr>
          <w:rFonts w:ascii="Times" w:eastAsia="Times" w:hAnsi="Times" w:cs="Times"/>
          <w:color w:val="000000" w:themeColor="text1"/>
        </w:rPr>
        <w:t>Style 02-02:</w:t>
      </w:r>
      <w:r>
        <w:rPr>
          <w:rFonts w:ascii="Times" w:eastAsia="Times" w:hAnsi="Times" w:cs="Times"/>
          <w:b/>
          <w:bCs/>
          <w:color w:val="000000" w:themeColor="text1"/>
        </w:rPr>
        <w:t xml:space="preserve"> </w:t>
      </w:r>
    </w:p>
    <w:p w14:paraId="64B2AB1F" w14:textId="77777777" w:rsidR="00D25647" w:rsidRPr="00595B28" w:rsidRDefault="00D25647" w:rsidP="00D25647">
      <w:pPr>
        <w:pStyle w:val="NormalWeb"/>
        <w:spacing w:before="0" w:beforeAutospacing="0" w:after="0" w:afterAutospacing="0"/>
        <w:ind w:left="993"/>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define small functions</w:t>
      </w:r>
      <w:r w:rsidRPr="00595B28">
        <w:rPr>
          <w:rStyle w:val="Heading1Char"/>
          <w:rFonts w:ascii="Times" w:eastAsia="Times" w:hAnsi="Times" w:cs="Times"/>
          <w:b w:val="0"/>
          <w:noProof/>
          <w:spacing w:val="5"/>
          <w:sz w:val="24"/>
          <w:szCs w:val="24"/>
          <w:shd w:val="clear" w:color="auto" w:fill="FAFAFA"/>
        </w:rPr>
        <w:t>.</w:t>
      </w:r>
      <w:r>
        <w:rPr>
          <w:rStyle w:val="Heading1Char"/>
          <w:rFonts w:ascii="Times" w:eastAsia="Times" w:hAnsi="Times" w:cs="Times"/>
          <w:b w:val="0"/>
          <w:noProof/>
          <w:spacing w:val="5"/>
          <w:sz w:val="24"/>
          <w:szCs w:val="24"/>
          <w:shd w:val="clear" w:color="auto" w:fill="FAFAFA"/>
        </w:rPr>
        <w:t xml:space="preserve"> </w:t>
      </w:r>
      <w:r w:rsidRPr="00595B28">
        <w:rPr>
          <w:rStyle w:val="Strong"/>
          <w:rFonts w:ascii="Times" w:eastAsia="Times" w:hAnsi="Times" w:cs="Times"/>
          <w:b w:val="0"/>
          <w:spacing w:val="5"/>
          <w:shd w:val="clear" w:color="auto" w:fill="FAFAFA"/>
        </w:rPr>
        <w:t>Consider</w:t>
      </w:r>
      <w:r w:rsidRPr="00595B28">
        <w:rPr>
          <w:rFonts w:ascii="Times" w:eastAsia="Times" w:hAnsi="Times" w:cs="Times"/>
          <w:spacing w:val="5"/>
          <w:shd w:val="clear" w:color="auto" w:fill="FAFAFA"/>
        </w:rPr>
        <w:t> limiting to no more than 75 lines.</w:t>
      </w:r>
    </w:p>
    <w:p w14:paraId="355BAA04" w14:textId="77777777" w:rsidR="00D25647" w:rsidRDefault="00D25647" w:rsidP="00D25647">
      <w:pPr>
        <w:pStyle w:val="NormalWeb"/>
        <w:numPr>
          <w:ilvl w:val="0"/>
          <w:numId w:val="81"/>
        </w:numPr>
        <w:spacing w:before="0" w:beforeAutospacing="0" w:after="0" w:afterAutospacing="0"/>
        <w:ind w:left="993" w:hanging="283"/>
        <w:rPr>
          <w:rFonts w:ascii="Times" w:eastAsia="Times" w:hAnsi="Times" w:cs="Times"/>
          <w:b/>
          <w:bCs/>
          <w:color w:val="000000" w:themeColor="text1"/>
        </w:rPr>
      </w:pPr>
      <w:r w:rsidRPr="75A703E1">
        <w:rPr>
          <w:rFonts w:ascii="Times" w:eastAsia="Times" w:hAnsi="Times" w:cs="Times"/>
          <w:b/>
          <w:bCs/>
          <w:color w:val="000000" w:themeColor="text1"/>
        </w:rPr>
        <w:t>Naming</w:t>
      </w:r>
    </w:p>
    <w:p w14:paraId="1896288F" w14:textId="77777777" w:rsidR="00D25647" w:rsidRDefault="00D25647" w:rsidP="00D25647">
      <w:pPr>
        <w:pStyle w:val="NormalWeb"/>
        <w:numPr>
          <w:ilvl w:val="0"/>
          <w:numId w:val="82"/>
        </w:numPr>
        <w:spacing w:before="0" w:beforeAutospacing="0" w:after="0" w:afterAutospacing="0"/>
        <w:ind w:left="1276" w:hanging="283"/>
        <w:rPr>
          <w:rFonts w:ascii="Times" w:eastAsia="Times" w:hAnsi="Times" w:cs="Times"/>
          <w:b/>
          <w:bCs/>
          <w:color w:val="000000" w:themeColor="text1"/>
        </w:rPr>
      </w:pPr>
      <w:r w:rsidRPr="00595B28">
        <w:rPr>
          <w:rFonts w:ascii="Times" w:eastAsia="Times" w:hAnsi="Times" w:cs="Times"/>
          <w:color w:val="000000" w:themeColor="text1"/>
        </w:rPr>
        <w:t>Style 02-01:</w:t>
      </w:r>
      <w:r>
        <w:rPr>
          <w:rFonts w:ascii="Times" w:eastAsia="Times" w:hAnsi="Times" w:cs="Times"/>
          <w:b/>
          <w:bCs/>
          <w:color w:val="000000" w:themeColor="text1"/>
        </w:rPr>
        <w:t xml:space="preserve"> </w:t>
      </w:r>
    </w:p>
    <w:p w14:paraId="539EA5E7" w14:textId="77777777" w:rsidR="00D25647" w:rsidRPr="00595B28" w:rsidRDefault="00D25647" w:rsidP="00D25647">
      <w:pPr>
        <w:pStyle w:val="NormalWeb"/>
        <w:spacing w:before="0" w:beforeAutospacing="0" w:after="0" w:afterAutospacing="0"/>
        <w:ind w:left="1134" w:firstLine="284"/>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use consistent names for all symbols.</w:t>
      </w:r>
      <w:r w:rsidRPr="00595B28">
        <w:rPr>
          <w:rStyle w:val="Heading1Char"/>
          <w:rFonts w:ascii="Times" w:eastAsia="Times" w:hAnsi="Times" w:cs="Times"/>
          <w:b w:val="0"/>
          <w:spacing w:val="5"/>
          <w:sz w:val="24"/>
          <w:szCs w:val="24"/>
          <w:shd w:val="clear" w:color="auto" w:fill="FAFAFA"/>
        </w:rPr>
        <w:t xml:space="preserve"> </w:t>
      </w: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follow a pattern that describes the symbol's feature then its type. The recommended pattern is </w:t>
      </w:r>
      <w:proofErr w:type="spellStart"/>
      <w:r w:rsidRPr="00595B28">
        <w:rPr>
          <w:rStyle w:val="HTMLCode"/>
          <w:rFonts w:ascii="Times" w:eastAsia="Times" w:hAnsi="Times" w:cs="Times"/>
          <w:color w:val="333333"/>
          <w:sz w:val="24"/>
          <w:szCs w:val="24"/>
          <w:shd w:val="clear" w:color="auto" w:fill="F1F1F1"/>
        </w:rPr>
        <w:t>feature.type.ts</w:t>
      </w:r>
      <w:proofErr w:type="spellEnd"/>
      <w:r w:rsidRPr="00595B28">
        <w:rPr>
          <w:rFonts w:ascii="Times" w:eastAsia="Times" w:hAnsi="Times" w:cs="Times"/>
          <w:spacing w:val="5"/>
          <w:shd w:val="clear" w:color="auto" w:fill="FAFAFA"/>
        </w:rPr>
        <w:t>.</w:t>
      </w:r>
    </w:p>
    <w:p w14:paraId="084F725A" w14:textId="77777777" w:rsidR="00D25647" w:rsidRDefault="00D25647" w:rsidP="00D25647">
      <w:pPr>
        <w:pStyle w:val="NormalWeb"/>
        <w:numPr>
          <w:ilvl w:val="0"/>
          <w:numId w:val="82"/>
        </w:numPr>
        <w:spacing w:before="0" w:beforeAutospacing="0" w:after="0" w:afterAutospacing="0"/>
        <w:ind w:left="1276" w:hanging="283"/>
        <w:rPr>
          <w:rFonts w:ascii="Times" w:eastAsia="Times" w:hAnsi="Times" w:cs="Times"/>
          <w:b/>
          <w:bCs/>
          <w:color w:val="000000" w:themeColor="text1"/>
        </w:rPr>
      </w:pPr>
      <w:r w:rsidRPr="00595B28">
        <w:rPr>
          <w:rFonts w:ascii="Times" w:eastAsia="Times" w:hAnsi="Times" w:cs="Times"/>
          <w:color w:val="000000" w:themeColor="text1"/>
        </w:rPr>
        <w:t>Style 02-02:</w:t>
      </w:r>
      <w:r>
        <w:rPr>
          <w:rFonts w:ascii="Times" w:eastAsia="Times" w:hAnsi="Times" w:cs="Times"/>
          <w:b/>
          <w:bCs/>
          <w:color w:val="000000" w:themeColor="text1"/>
        </w:rPr>
        <w:t xml:space="preserve"> </w:t>
      </w:r>
    </w:p>
    <w:p w14:paraId="6AE29B98" w14:textId="77777777" w:rsidR="00D25647" w:rsidRPr="00595B28" w:rsidRDefault="00D25647" w:rsidP="00D25647">
      <w:pPr>
        <w:pStyle w:val="NormalWeb"/>
        <w:numPr>
          <w:ilvl w:val="0"/>
          <w:numId w:val="34"/>
        </w:numPr>
        <w:spacing w:before="0" w:beforeAutospacing="0" w:after="0" w:afterAutospacing="0"/>
        <w:ind w:left="1134" w:firstLine="142"/>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use dashes to separate words in the descriptive name.</w:t>
      </w:r>
    </w:p>
    <w:p w14:paraId="1277F934" w14:textId="77777777" w:rsidR="00D25647" w:rsidRPr="00595B28" w:rsidRDefault="00D25647" w:rsidP="00D25647">
      <w:pPr>
        <w:pStyle w:val="NormalWeb"/>
        <w:numPr>
          <w:ilvl w:val="0"/>
          <w:numId w:val="34"/>
        </w:numPr>
        <w:spacing w:before="0" w:beforeAutospacing="0" w:after="0" w:afterAutospacing="0"/>
        <w:ind w:left="1134" w:firstLine="142"/>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use dots to separate the descriptive name from the type.</w:t>
      </w:r>
    </w:p>
    <w:p w14:paraId="1F9FF16C" w14:textId="77777777" w:rsidR="00D25647" w:rsidRPr="00DB617B" w:rsidRDefault="00D25647" w:rsidP="00D25647">
      <w:pPr>
        <w:pStyle w:val="NormalWeb"/>
        <w:numPr>
          <w:ilvl w:val="0"/>
          <w:numId w:val="34"/>
        </w:numPr>
        <w:spacing w:before="0" w:beforeAutospacing="0" w:after="0" w:afterAutospacing="0"/>
        <w:ind w:left="1134" w:firstLine="142"/>
        <w:rPr>
          <w:rFonts w:ascii="Times" w:eastAsia="Times" w:hAnsi="Times" w:cs="Times"/>
          <w:spacing w:val="5"/>
          <w:shd w:val="clear" w:color="auto" w:fill="FAFAFA"/>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use consistent type names for all components following a pattern that describes the component's feature then its type. A recommended pattern is </w:t>
      </w:r>
      <w:proofErr w:type="spellStart"/>
      <w:r w:rsidRPr="00595B28">
        <w:rPr>
          <w:rStyle w:val="HTMLCode"/>
          <w:rFonts w:ascii="Times" w:eastAsia="Times" w:hAnsi="Times" w:cs="Times"/>
          <w:color w:val="333333"/>
          <w:sz w:val="24"/>
          <w:szCs w:val="24"/>
          <w:shd w:val="clear" w:color="auto" w:fill="F1F1F1"/>
        </w:rPr>
        <w:t>feature.type.ts</w:t>
      </w:r>
      <w:proofErr w:type="spellEnd"/>
      <w:r w:rsidRPr="00595B28">
        <w:rPr>
          <w:rFonts w:ascii="Times" w:eastAsia="Times" w:hAnsi="Times" w:cs="Times"/>
          <w:spacing w:val="5"/>
          <w:shd w:val="clear" w:color="auto" w:fill="FAFAFA"/>
        </w:rPr>
        <w:t xml:space="preserve">. </w:t>
      </w:r>
    </w:p>
    <w:p w14:paraId="55FD722F" w14:textId="77777777" w:rsidR="00D25647" w:rsidRPr="00595B28" w:rsidRDefault="00D25647" w:rsidP="00D25647">
      <w:pPr>
        <w:pStyle w:val="NormalWeb"/>
        <w:numPr>
          <w:ilvl w:val="0"/>
          <w:numId w:val="34"/>
        </w:numPr>
        <w:spacing w:before="0" w:beforeAutospacing="0" w:after="0" w:afterAutospacing="0"/>
        <w:ind w:left="1134" w:firstLine="142"/>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use conventional type names including. service, component, pipe, module, and. directive. Invent additional type names if you must but take care not to create too many.</w:t>
      </w:r>
    </w:p>
    <w:p w14:paraId="77124685" w14:textId="77777777" w:rsidR="00D25647" w:rsidRDefault="00D25647" w:rsidP="00D25647">
      <w:pPr>
        <w:pStyle w:val="NormalWeb"/>
        <w:numPr>
          <w:ilvl w:val="0"/>
          <w:numId w:val="82"/>
        </w:numPr>
        <w:spacing w:before="0" w:beforeAutospacing="0" w:after="0" w:afterAutospacing="0"/>
        <w:ind w:left="1276"/>
        <w:rPr>
          <w:rFonts w:ascii="Times" w:eastAsia="Times" w:hAnsi="Times" w:cs="Times"/>
          <w:b/>
          <w:bCs/>
          <w:color w:val="000000" w:themeColor="text1"/>
        </w:rPr>
      </w:pPr>
      <w:r w:rsidRPr="00FC3CAC">
        <w:rPr>
          <w:rFonts w:ascii="Times" w:eastAsia="Times" w:hAnsi="Times" w:cs="Times"/>
          <w:bCs/>
          <w:color w:val="000000" w:themeColor="text1"/>
        </w:rPr>
        <w:t>Style 02-03</w:t>
      </w:r>
      <w:r>
        <w:rPr>
          <w:rFonts w:ascii="Times" w:eastAsia="Times" w:hAnsi="Times" w:cs="Times"/>
          <w:b/>
          <w:bCs/>
          <w:color w:val="000000" w:themeColor="text1"/>
        </w:rPr>
        <w:t>:</w:t>
      </w:r>
    </w:p>
    <w:p w14:paraId="1328472B" w14:textId="77777777" w:rsidR="00D25647" w:rsidRPr="00595B28" w:rsidRDefault="00D25647" w:rsidP="00D25647">
      <w:pPr>
        <w:pStyle w:val="NormalWeb"/>
        <w:numPr>
          <w:ilvl w:val="0"/>
          <w:numId w:val="34"/>
        </w:numPr>
        <w:spacing w:before="0" w:beforeAutospacing="0" w:after="0" w:afterAutospacing="0"/>
        <w:ind w:left="1134" w:firstLine="142"/>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use consistent names for all assets named after what they represent.</w:t>
      </w:r>
    </w:p>
    <w:p w14:paraId="0B3EF100" w14:textId="77777777" w:rsidR="00D25647" w:rsidRPr="00595B28" w:rsidRDefault="00D25647" w:rsidP="00D25647">
      <w:pPr>
        <w:pStyle w:val="NormalWeb"/>
        <w:numPr>
          <w:ilvl w:val="0"/>
          <w:numId w:val="34"/>
        </w:numPr>
        <w:spacing w:before="0" w:beforeAutospacing="0" w:after="0" w:afterAutospacing="0"/>
        <w:ind w:left="1134" w:firstLine="142"/>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use upper camel case for class names.</w:t>
      </w:r>
    </w:p>
    <w:p w14:paraId="08B03F35" w14:textId="77777777" w:rsidR="00D25647" w:rsidRPr="00595B28" w:rsidRDefault="00D25647" w:rsidP="00D25647">
      <w:pPr>
        <w:pStyle w:val="NormalWeb"/>
        <w:numPr>
          <w:ilvl w:val="0"/>
          <w:numId w:val="34"/>
        </w:numPr>
        <w:spacing w:before="0" w:beforeAutospacing="0" w:after="0" w:afterAutospacing="0"/>
        <w:ind w:left="1134" w:firstLine="142"/>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match the name of the symbol to the name of the file.</w:t>
      </w:r>
    </w:p>
    <w:p w14:paraId="6C757C30" w14:textId="77777777" w:rsidR="00D25647" w:rsidRPr="00595B28" w:rsidRDefault="00D25647" w:rsidP="00D25647">
      <w:pPr>
        <w:pStyle w:val="NormalWeb"/>
        <w:numPr>
          <w:ilvl w:val="0"/>
          <w:numId w:val="34"/>
        </w:numPr>
        <w:spacing w:before="0" w:beforeAutospacing="0" w:after="0" w:afterAutospacing="0"/>
        <w:ind w:left="1134" w:firstLine="142"/>
        <w:rPr>
          <w:rFonts w:ascii="Times" w:eastAsia="Times" w:hAnsi="Times" w:cs="Times"/>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append the symbol name with the conventional suffix (such as </w:t>
      </w:r>
      <w:hyperlink r:id="rId11" w:history="1">
        <w:r w:rsidRPr="00595B28">
          <w:rPr>
            <w:rStyle w:val="Hyperlink"/>
            <w:rFonts w:ascii="Times" w:eastAsia="Times" w:hAnsi="Times" w:cs="Times"/>
            <w:spacing w:val="5"/>
            <w:shd w:val="clear" w:color="auto" w:fill="F1F1F1"/>
          </w:rPr>
          <w:t>Component</w:t>
        </w:r>
      </w:hyperlink>
      <w:r w:rsidRPr="00595B28">
        <w:rPr>
          <w:rFonts w:ascii="Times" w:eastAsia="Times" w:hAnsi="Times" w:cs="Times"/>
          <w:spacing w:val="5"/>
          <w:shd w:val="clear" w:color="auto" w:fill="FAFAFA"/>
        </w:rPr>
        <w:t>, </w:t>
      </w:r>
      <w:hyperlink r:id="rId12" w:history="1">
        <w:r w:rsidRPr="00595B28">
          <w:rPr>
            <w:rStyle w:val="Hyperlink"/>
            <w:rFonts w:ascii="Times" w:eastAsia="Times" w:hAnsi="Times" w:cs="Times"/>
            <w:spacing w:val="5"/>
            <w:shd w:val="clear" w:color="auto" w:fill="F1F1F1"/>
          </w:rPr>
          <w:t>Directive</w:t>
        </w:r>
      </w:hyperlink>
      <w:r w:rsidRPr="00595B28">
        <w:rPr>
          <w:rFonts w:ascii="Times" w:eastAsia="Times" w:hAnsi="Times" w:cs="Times"/>
          <w:spacing w:val="5"/>
          <w:shd w:val="clear" w:color="auto" w:fill="FAFAFA"/>
        </w:rPr>
        <w:t>, </w:t>
      </w:r>
      <w:r w:rsidRPr="00595B28">
        <w:rPr>
          <w:rStyle w:val="HTMLCode"/>
          <w:rFonts w:ascii="Times" w:eastAsia="Times" w:hAnsi="Times" w:cs="Times"/>
          <w:color w:val="333333"/>
          <w:sz w:val="24"/>
          <w:szCs w:val="24"/>
          <w:shd w:val="clear" w:color="auto" w:fill="F1F1F1"/>
        </w:rPr>
        <w:t>Module</w:t>
      </w:r>
      <w:r w:rsidRPr="00595B28">
        <w:rPr>
          <w:rFonts w:ascii="Times" w:eastAsia="Times" w:hAnsi="Times" w:cs="Times"/>
          <w:spacing w:val="5"/>
          <w:shd w:val="clear" w:color="auto" w:fill="FAFAFA"/>
        </w:rPr>
        <w:t>, </w:t>
      </w:r>
      <w:hyperlink r:id="rId13" w:history="1">
        <w:r w:rsidRPr="00595B28">
          <w:rPr>
            <w:rStyle w:val="Hyperlink"/>
            <w:rFonts w:ascii="Times" w:eastAsia="Times" w:hAnsi="Times" w:cs="Times"/>
            <w:spacing w:val="5"/>
            <w:shd w:val="clear" w:color="auto" w:fill="F1F1F1"/>
          </w:rPr>
          <w:t>Pipe</w:t>
        </w:r>
      </w:hyperlink>
      <w:r w:rsidRPr="00595B28">
        <w:rPr>
          <w:rFonts w:ascii="Times" w:eastAsia="Times" w:hAnsi="Times" w:cs="Times"/>
          <w:spacing w:val="5"/>
          <w:shd w:val="clear" w:color="auto" w:fill="FAFAFA"/>
        </w:rPr>
        <w:t>, or </w:t>
      </w:r>
      <w:r w:rsidRPr="00595B28">
        <w:rPr>
          <w:rStyle w:val="HTMLCode"/>
          <w:rFonts w:ascii="Times" w:eastAsia="Times" w:hAnsi="Times" w:cs="Times"/>
          <w:color w:val="333333"/>
          <w:sz w:val="24"/>
          <w:szCs w:val="24"/>
          <w:shd w:val="clear" w:color="auto" w:fill="F1F1F1"/>
        </w:rPr>
        <w:t>Service</w:t>
      </w:r>
      <w:r w:rsidRPr="00595B28">
        <w:rPr>
          <w:rFonts w:ascii="Times" w:eastAsia="Times" w:hAnsi="Times" w:cs="Times"/>
          <w:spacing w:val="5"/>
          <w:shd w:val="clear" w:color="auto" w:fill="FAFAFA"/>
        </w:rPr>
        <w:t>) for a thing of that type.</w:t>
      </w:r>
    </w:p>
    <w:p w14:paraId="722A3685" w14:textId="77777777" w:rsidR="00D25647" w:rsidRPr="0071241B" w:rsidRDefault="00D25647" w:rsidP="00D25647">
      <w:pPr>
        <w:pStyle w:val="NormalWeb"/>
        <w:numPr>
          <w:ilvl w:val="0"/>
          <w:numId w:val="34"/>
        </w:numPr>
        <w:spacing w:before="0" w:beforeAutospacing="0" w:after="0" w:afterAutospacing="0"/>
        <w:ind w:left="1134" w:firstLine="142"/>
        <w:rPr>
          <w:rFonts w:ascii="Times" w:eastAsia="Times" w:hAnsi="Times" w:cs="Times"/>
          <w:b/>
          <w:bCs/>
          <w:color w:val="000000" w:themeColor="text1"/>
        </w:rPr>
      </w:pPr>
      <w:r w:rsidRPr="00595B28">
        <w:rPr>
          <w:rStyle w:val="Strong"/>
          <w:rFonts w:ascii="Times" w:eastAsia="Times" w:hAnsi="Times" w:cs="Times"/>
          <w:b w:val="0"/>
          <w:spacing w:val="5"/>
          <w:shd w:val="clear" w:color="auto" w:fill="FAFAFA"/>
        </w:rPr>
        <w:t>Do</w:t>
      </w:r>
      <w:r w:rsidRPr="00595B28">
        <w:rPr>
          <w:rFonts w:ascii="Times" w:eastAsia="Times" w:hAnsi="Times" w:cs="Times"/>
          <w:spacing w:val="5"/>
          <w:shd w:val="clear" w:color="auto" w:fill="FAFAFA"/>
        </w:rPr>
        <w:t> give the filename t</w:t>
      </w:r>
      <w:r>
        <w:rPr>
          <w:rFonts w:ascii="Times" w:eastAsia="Times" w:hAnsi="Times" w:cs="Times"/>
          <w:spacing w:val="5"/>
          <w:shd w:val="clear" w:color="auto" w:fill="FAFAFA"/>
        </w:rPr>
        <w:t>he conventional suffix (such as:</w:t>
      </w:r>
      <w:r w:rsidRPr="00595B28">
        <w:rPr>
          <w:rFonts w:ascii="Times" w:eastAsia="Times" w:hAnsi="Times" w:cs="Times"/>
          <w:spacing w:val="5"/>
          <w:shd w:val="clear" w:color="auto" w:fill="FAFAFA"/>
        </w:rPr>
        <w:t> component</w:t>
      </w:r>
      <w:r w:rsidRPr="00595B28">
        <w:rPr>
          <w:rStyle w:val="HTMLCode"/>
          <w:rFonts w:ascii="Times" w:eastAsia="Times" w:hAnsi="Times" w:cs="Times"/>
          <w:color w:val="333333"/>
          <w:sz w:val="24"/>
          <w:szCs w:val="24"/>
          <w:shd w:val="clear" w:color="auto" w:fill="F1F1F1"/>
        </w:rPr>
        <w:t>’s</w:t>
      </w:r>
      <w:r w:rsidRPr="00595B28">
        <w:rPr>
          <w:rFonts w:ascii="Times" w:eastAsia="Times" w:hAnsi="Times" w:cs="Times"/>
          <w:spacing w:val="5"/>
          <w:shd w:val="clear" w:color="auto" w:fill="FAFAFA"/>
        </w:rPr>
        <w:t>, directive</w:t>
      </w:r>
      <w:r w:rsidRPr="00595B28">
        <w:rPr>
          <w:rStyle w:val="HTMLCode"/>
          <w:rFonts w:ascii="Times" w:eastAsia="Times" w:hAnsi="Times" w:cs="Times"/>
          <w:color w:val="333333"/>
          <w:sz w:val="24"/>
          <w:szCs w:val="24"/>
          <w:shd w:val="clear" w:color="auto" w:fill="F1F1F1"/>
        </w:rPr>
        <w:t>’s</w:t>
      </w:r>
      <w:r w:rsidRPr="00595B28">
        <w:rPr>
          <w:rFonts w:ascii="Times" w:eastAsia="Times" w:hAnsi="Times" w:cs="Times"/>
          <w:spacing w:val="5"/>
          <w:shd w:val="clear" w:color="auto" w:fill="FAFAFA"/>
        </w:rPr>
        <w:t>, module</w:t>
      </w:r>
      <w:r w:rsidRPr="00595B28">
        <w:rPr>
          <w:rStyle w:val="HTMLCode"/>
          <w:rFonts w:ascii="Times" w:eastAsia="Times" w:hAnsi="Times" w:cs="Times"/>
          <w:color w:val="333333"/>
          <w:sz w:val="24"/>
          <w:szCs w:val="24"/>
          <w:shd w:val="clear" w:color="auto" w:fill="F1F1F1"/>
        </w:rPr>
        <w:t>’s</w:t>
      </w:r>
      <w:r w:rsidRPr="00595B28">
        <w:rPr>
          <w:rFonts w:ascii="Times" w:eastAsia="Times" w:hAnsi="Times" w:cs="Times"/>
          <w:spacing w:val="5"/>
          <w:shd w:val="clear" w:color="auto" w:fill="FAFAFA"/>
        </w:rPr>
        <w:t>, pipettes, or. </w:t>
      </w:r>
      <w:proofErr w:type="spellStart"/>
      <w:r w:rsidRPr="00595B28">
        <w:rPr>
          <w:rFonts w:ascii="Times" w:eastAsia="Times" w:hAnsi="Times" w:cs="Times"/>
          <w:spacing w:val="5"/>
          <w:shd w:val="clear" w:color="auto" w:fill="FAFAFA"/>
        </w:rPr>
        <w:t>service</w:t>
      </w:r>
      <w:r w:rsidRPr="00595B28">
        <w:rPr>
          <w:rStyle w:val="HTMLCode"/>
          <w:rFonts w:ascii="Times" w:eastAsia="Times" w:hAnsi="Times" w:cs="Times"/>
          <w:color w:val="333333"/>
          <w:sz w:val="24"/>
          <w:szCs w:val="24"/>
          <w:shd w:val="clear" w:color="auto" w:fill="F1F1F1"/>
        </w:rPr>
        <w:t>.ts</w:t>
      </w:r>
      <w:proofErr w:type="spellEnd"/>
      <w:r w:rsidRPr="00595B28">
        <w:rPr>
          <w:rFonts w:ascii="Times" w:eastAsia="Times" w:hAnsi="Times" w:cs="Times"/>
          <w:spacing w:val="5"/>
          <w:shd w:val="clear" w:color="auto" w:fill="FAFAFA"/>
        </w:rPr>
        <w:t>) for a file of that type.</w:t>
      </w:r>
    </w:p>
    <w:p w14:paraId="587A7A89" w14:textId="77777777" w:rsidR="00D25647" w:rsidRPr="002E3278" w:rsidRDefault="00D25647" w:rsidP="00745B6F">
      <w:pPr>
        <w:pStyle w:val="NormalWeb"/>
        <w:spacing w:before="0" w:beforeAutospacing="0" w:after="0" w:afterAutospacing="0"/>
        <w:ind w:left="567"/>
        <w:rPr>
          <w:rFonts w:ascii="Times" w:eastAsia="Times" w:hAnsi="Times" w:cs="Times"/>
        </w:rPr>
      </w:pPr>
      <w:r w:rsidRPr="75A703E1">
        <w:rPr>
          <w:rFonts w:ascii="Times" w:eastAsia="Times" w:hAnsi="Times" w:cs="Times"/>
          <w:color w:val="000000" w:themeColor="text1"/>
        </w:rPr>
        <w:t xml:space="preserve">Using Android coding convention from </w:t>
      </w:r>
      <w:hyperlink r:id="rId14">
        <w:r w:rsidRPr="75A703E1">
          <w:rPr>
            <w:rStyle w:val="Hyperlink"/>
            <w:rFonts w:ascii="Times" w:eastAsia="Times" w:hAnsi="Times" w:cs="Times"/>
          </w:rPr>
          <w:t>https://source.android.com/setup/contribute/code-style#dont-use-finalizers</w:t>
        </w:r>
      </w:hyperlink>
    </w:p>
    <w:p w14:paraId="6DBBBB19" w14:textId="77777777" w:rsidR="00D25647" w:rsidRDefault="00D25647" w:rsidP="00745B6F">
      <w:pPr>
        <w:ind w:left="567"/>
        <w:rPr>
          <w:rStyle w:val="Hyperlink"/>
          <w:rFonts w:ascii="Times" w:eastAsia="Times" w:hAnsi="Times" w:cs="Times"/>
          <w:color w:val="1155CC"/>
        </w:rPr>
      </w:pPr>
      <w:r>
        <w:rPr>
          <w:rFonts w:ascii="Times" w:eastAsia="Times" w:hAnsi="Times" w:cs="Times"/>
        </w:rPr>
        <w:t>Using NodeJS</w:t>
      </w:r>
      <w:r w:rsidRPr="75A703E1">
        <w:rPr>
          <w:rFonts w:ascii="Times" w:eastAsia="Times" w:hAnsi="Times" w:cs="Times"/>
        </w:rPr>
        <w:t xml:space="preserve"> coding convention from </w:t>
      </w:r>
      <w:hyperlink r:id="rId15">
        <w:r w:rsidRPr="75A703E1">
          <w:rPr>
            <w:rStyle w:val="Hyperlink"/>
            <w:rFonts w:ascii="Times" w:eastAsia="Times" w:hAnsi="Times" w:cs="Times"/>
          </w:rPr>
          <w:t>https://google.github.io/styleguide/jsguide.html</w:t>
        </w:r>
      </w:hyperlink>
    </w:p>
    <w:p w14:paraId="5605AC69" w14:textId="77777777" w:rsidR="00D25647" w:rsidRDefault="00D25647" w:rsidP="00745B6F">
      <w:pPr>
        <w:ind w:left="567"/>
        <w:rPr>
          <w:rFonts w:ascii="Times" w:eastAsia="Times" w:hAnsi="Times" w:cs="Times"/>
        </w:rPr>
      </w:pPr>
      <w:r w:rsidRPr="00595B28">
        <w:rPr>
          <w:rFonts w:ascii="Times" w:eastAsia="Times" w:hAnsi="Times" w:cs="Times"/>
          <w:color w:val="000000" w:themeColor="text1"/>
        </w:rPr>
        <w:lastRenderedPageBreak/>
        <w:t>Using Angular coding convention </w:t>
      </w:r>
      <w:r w:rsidRPr="00595B28">
        <w:rPr>
          <w:rFonts w:ascii="Times" w:eastAsia="Times" w:hAnsi="Times" w:cs="Times"/>
          <w:noProof/>
          <w:color w:val="000000" w:themeColor="text1"/>
        </w:rPr>
        <w:t>from</w:t>
      </w:r>
      <w:r w:rsidRPr="00595B28">
        <w:rPr>
          <w:rFonts w:ascii="Times" w:eastAsia="Times" w:hAnsi="Times" w:cs="Times"/>
        </w:rPr>
        <w:t xml:space="preserve"> </w:t>
      </w:r>
    </w:p>
    <w:p w14:paraId="4DA60340" w14:textId="32B41B93" w:rsidR="00D25647" w:rsidRPr="00D25647" w:rsidRDefault="00FB1AA6" w:rsidP="00745B6F">
      <w:pPr>
        <w:ind w:left="567"/>
      </w:pPr>
      <w:hyperlink r:id="rId16" w:history="1">
        <w:r w:rsidR="00D25647" w:rsidRPr="00595B28">
          <w:rPr>
            <w:rStyle w:val="Hyperlink"/>
            <w:rFonts w:ascii="Times" w:eastAsia="Times" w:hAnsi="Times" w:cs="Times"/>
          </w:rPr>
          <w:t>https://angular.io/guide/styleguide#single-responsibility</w:t>
        </w:r>
      </w:hyperlink>
    </w:p>
    <w:p w14:paraId="17A7E553" w14:textId="0EAE9579" w:rsidR="008F3136" w:rsidRDefault="75A703E1" w:rsidP="00CB7118">
      <w:pPr>
        <w:pStyle w:val="a"/>
        <w:numPr>
          <w:ilvl w:val="0"/>
          <w:numId w:val="36"/>
        </w:numPr>
        <w:ind w:left="567" w:hanging="567"/>
        <w:rPr>
          <w:rFonts w:ascii="Times" w:eastAsia="Times" w:hAnsi="Times" w:cs="Times"/>
        </w:rPr>
      </w:pPr>
      <w:bookmarkStart w:id="136" w:name="_Toc520105289"/>
      <w:bookmarkStart w:id="137" w:name="_Toc520105459"/>
      <w:bookmarkStart w:id="138" w:name="_Toc516815996"/>
      <w:bookmarkStart w:id="139" w:name="_Toc516816139"/>
      <w:bookmarkStart w:id="140" w:name="_Toc515581392"/>
      <w:r w:rsidRPr="75A703E1">
        <w:rPr>
          <w:rFonts w:ascii="Times" w:eastAsia="Times" w:hAnsi="Times" w:cs="Times"/>
        </w:rPr>
        <w:t>Software Requirement Specification</w:t>
      </w:r>
      <w:bookmarkEnd w:id="136"/>
      <w:bookmarkEnd w:id="137"/>
      <w:r w:rsidRPr="75A703E1">
        <w:rPr>
          <w:rFonts w:ascii="Times" w:eastAsia="Times" w:hAnsi="Times" w:cs="Times"/>
        </w:rPr>
        <w:t xml:space="preserve"> </w:t>
      </w:r>
      <w:bookmarkEnd w:id="138"/>
      <w:bookmarkEnd w:id="139"/>
      <w:bookmarkEnd w:id="140"/>
    </w:p>
    <w:p w14:paraId="7F766F07" w14:textId="622799D0" w:rsidR="008F3136" w:rsidRPr="009F7826" w:rsidRDefault="008F3136" w:rsidP="00CB7118">
      <w:pPr>
        <w:pStyle w:val="Heading2"/>
        <w:numPr>
          <w:ilvl w:val="0"/>
          <w:numId w:val="39"/>
        </w:numPr>
        <w:ind w:left="709" w:hanging="425"/>
        <w:rPr>
          <w:rFonts w:ascii="Times" w:hAnsi="Times" w:cs="Times"/>
        </w:rPr>
      </w:pPr>
      <w:bookmarkStart w:id="141" w:name="_Toc520105290"/>
      <w:bookmarkStart w:id="142" w:name="_Toc520105460"/>
      <w:r w:rsidRPr="009F7826">
        <w:rPr>
          <w:rFonts w:ascii="Times" w:hAnsi="Times" w:cs="Times"/>
        </w:rPr>
        <w:t>User Requirement Specification</w:t>
      </w:r>
      <w:bookmarkEnd w:id="141"/>
      <w:bookmarkEnd w:id="142"/>
    </w:p>
    <w:p w14:paraId="06AE323C" w14:textId="65F46A87" w:rsidR="009F7826" w:rsidRPr="00284087" w:rsidRDefault="00536174" w:rsidP="00CB7118">
      <w:pPr>
        <w:pStyle w:val="Heading3"/>
        <w:numPr>
          <w:ilvl w:val="1"/>
          <w:numId w:val="39"/>
        </w:numPr>
        <w:ind w:left="1276" w:hanging="567"/>
        <w:rPr>
          <w:rFonts w:ascii="Times" w:hAnsi="Times" w:cs="Times"/>
          <w:sz w:val="30"/>
          <w:szCs w:val="30"/>
        </w:rPr>
      </w:pPr>
      <w:bookmarkStart w:id="143" w:name="_Toc520105291"/>
      <w:bookmarkStart w:id="144" w:name="_Toc520105461"/>
      <w:r w:rsidRPr="00284087">
        <w:rPr>
          <w:rFonts w:ascii="Times" w:hAnsi="Times" w:cs="Times"/>
          <w:sz w:val="30"/>
          <w:szCs w:val="30"/>
        </w:rPr>
        <w:t>Clinic Requirement</w:t>
      </w:r>
      <w:bookmarkEnd w:id="143"/>
      <w:bookmarkEnd w:id="144"/>
    </w:p>
    <w:p w14:paraId="2B89B34B" w14:textId="77777777" w:rsidR="00284087" w:rsidRPr="002E3278" w:rsidRDefault="00284087" w:rsidP="00284087">
      <w:pPr>
        <w:spacing w:after="29" w:line="269" w:lineRule="auto"/>
        <w:ind w:left="821" w:right="657" w:firstLine="313"/>
        <w:jc w:val="both"/>
        <w:rPr>
          <w:rFonts w:ascii="Times,Cambria" w:eastAsia="Times,Cambria" w:hAnsi="Times,Cambria" w:cs="Times,Cambria"/>
          <w:color w:val="FF0000"/>
        </w:rPr>
      </w:pPr>
      <w:r>
        <w:rPr>
          <w:rFonts w:ascii="Times" w:eastAsia="Times" w:hAnsi="Times" w:cs="Times"/>
          <w:noProof/>
          <w:color w:val="FF0000"/>
        </w:rPr>
        <w:t>The d</w:t>
      </w:r>
      <w:r w:rsidRPr="00595B28">
        <w:rPr>
          <w:rFonts w:ascii="Times" w:eastAsia="Times" w:hAnsi="Times" w:cs="Times"/>
          <w:noProof/>
          <w:color w:val="FF0000"/>
        </w:rPr>
        <w:t>octor</w:t>
      </w:r>
      <w:r w:rsidRPr="75A703E1">
        <w:rPr>
          <w:rFonts w:ascii="Times" w:eastAsia="Times" w:hAnsi="Times" w:cs="Times"/>
          <w:color w:val="FF0000"/>
        </w:rPr>
        <w:t xml:space="preserve"> can do the following functions</w:t>
      </w:r>
      <w:r w:rsidRPr="75A703E1">
        <w:rPr>
          <w:rFonts w:ascii="Times,Cambria" w:eastAsia="Times,Cambria" w:hAnsi="Times,Cambria" w:cs="Times,Cambria"/>
          <w:i/>
          <w:iCs/>
          <w:color w:val="FF0000"/>
        </w:rPr>
        <w:t xml:space="preserve">: </w:t>
      </w:r>
    </w:p>
    <w:p w14:paraId="5CB000A3" w14:textId="77777777" w:rsidR="00284087" w:rsidRPr="002E3278" w:rsidRDefault="00284087" w:rsidP="00CB7118">
      <w:pPr>
        <w:pStyle w:val="ListParagraph"/>
        <w:widowControl w:val="0"/>
        <w:numPr>
          <w:ilvl w:val="0"/>
          <w:numId w:val="12"/>
        </w:numPr>
        <w:spacing w:line="269" w:lineRule="auto"/>
        <w:ind w:left="851" w:right="657" w:firstLine="284"/>
        <w:jc w:val="both"/>
        <w:rPr>
          <w:rFonts w:ascii="Times" w:eastAsia="Times" w:hAnsi="Times" w:cs="Times"/>
          <w:color w:val="FF0000"/>
        </w:rPr>
      </w:pPr>
      <w:r w:rsidRPr="75A703E1">
        <w:rPr>
          <w:rFonts w:ascii="Times" w:eastAsia="Times" w:hAnsi="Times" w:cs="Times"/>
          <w:color w:val="FF0000"/>
        </w:rPr>
        <w:t>Configuration clinic setting</w:t>
      </w:r>
    </w:p>
    <w:p w14:paraId="6715567D" w14:textId="77777777" w:rsidR="00284087" w:rsidRPr="002E3278" w:rsidRDefault="00284087" w:rsidP="00CB7118">
      <w:pPr>
        <w:pStyle w:val="ListParagraph"/>
        <w:widowControl w:val="0"/>
        <w:numPr>
          <w:ilvl w:val="0"/>
          <w:numId w:val="12"/>
        </w:numPr>
        <w:spacing w:after="5" w:line="269" w:lineRule="auto"/>
        <w:ind w:left="851" w:right="657" w:firstLine="284"/>
        <w:jc w:val="both"/>
        <w:rPr>
          <w:rFonts w:ascii="Times" w:eastAsia="Times" w:hAnsi="Times" w:cs="Times"/>
          <w:color w:val="FF0000"/>
        </w:rPr>
      </w:pPr>
      <w:r w:rsidRPr="75A703E1">
        <w:rPr>
          <w:rFonts w:ascii="Times" w:eastAsia="Times" w:hAnsi="Times" w:cs="Times"/>
          <w:color w:val="FF0000"/>
        </w:rPr>
        <w:t>Get list appointment</w:t>
      </w:r>
    </w:p>
    <w:p w14:paraId="38A3DB1E" w14:textId="77777777" w:rsidR="00284087" w:rsidRPr="002E3278" w:rsidRDefault="00284087" w:rsidP="00CB7118">
      <w:pPr>
        <w:pStyle w:val="ListParagraph"/>
        <w:widowControl w:val="0"/>
        <w:numPr>
          <w:ilvl w:val="0"/>
          <w:numId w:val="12"/>
        </w:numPr>
        <w:spacing w:after="5" w:line="269" w:lineRule="auto"/>
        <w:ind w:left="851" w:right="657" w:firstLine="284"/>
        <w:jc w:val="both"/>
        <w:rPr>
          <w:rFonts w:ascii="Times" w:eastAsia="Times" w:hAnsi="Times" w:cs="Times"/>
          <w:color w:val="FF0000"/>
        </w:rPr>
      </w:pPr>
      <w:r w:rsidRPr="75A703E1">
        <w:rPr>
          <w:rFonts w:ascii="Times" w:eastAsia="Times" w:hAnsi="Times" w:cs="Times"/>
          <w:color w:val="FF0000"/>
        </w:rPr>
        <w:t>Update appointment status</w:t>
      </w:r>
    </w:p>
    <w:p w14:paraId="6CA7A7F7" w14:textId="643BA440" w:rsidR="00284087" w:rsidRPr="00284087" w:rsidRDefault="00284087" w:rsidP="00CB7118">
      <w:pPr>
        <w:pStyle w:val="ListParagraph"/>
        <w:widowControl w:val="0"/>
        <w:numPr>
          <w:ilvl w:val="0"/>
          <w:numId w:val="12"/>
        </w:numPr>
        <w:spacing w:line="269" w:lineRule="auto"/>
        <w:ind w:left="851" w:right="657" w:firstLine="284"/>
        <w:jc w:val="both"/>
        <w:rPr>
          <w:rFonts w:ascii="Times" w:eastAsia="Times" w:hAnsi="Times" w:cs="Times"/>
          <w:color w:val="FF0000"/>
        </w:rPr>
      </w:pPr>
      <w:r w:rsidRPr="75A703E1">
        <w:rPr>
          <w:rFonts w:ascii="Times" w:eastAsia="Times" w:hAnsi="Times" w:cs="Times"/>
          <w:color w:val="FF0000"/>
        </w:rPr>
        <w:t>Manipulate patient information</w:t>
      </w:r>
    </w:p>
    <w:p w14:paraId="17D07F0D" w14:textId="18A230B7" w:rsidR="00536174" w:rsidRDefault="00536174" w:rsidP="00CB7118">
      <w:pPr>
        <w:pStyle w:val="Heading3"/>
        <w:numPr>
          <w:ilvl w:val="1"/>
          <w:numId w:val="39"/>
        </w:numPr>
        <w:ind w:left="1276" w:hanging="567"/>
        <w:rPr>
          <w:rFonts w:ascii="Times" w:hAnsi="Times" w:cs="Times"/>
          <w:sz w:val="30"/>
          <w:szCs w:val="30"/>
        </w:rPr>
      </w:pPr>
      <w:bookmarkStart w:id="145" w:name="_Toc520105292"/>
      <w:bookmarkStart w:id="146" w:name="_Toc520105462"/>
      <w:r w:rsidRPr="00284087">
        <w:rPr>
          <w:rFonts w:ascii="Times" w:hAnsi="Times" w:cs="Times"/>
          <w:sz w:val="30"/>
          <w:szCs w:val="30"/>
        </w:rPr>
        <w:t>Administrator Requirement</w:t>
      </w:r>
      <w:bookmarkEnd w:id="145"/>
      <w:bookmarkEnd w:id="146"/>
    </w:p>
    <w:p w14:paraId="05F3F853" w14:textId="77777777" w:rsidR="00284087" w:rsidRPr="002E3278" w:rsidRDefault="00284087" w:rsidP="00284087">
      <w:pPr>
        <w:tabs>
          <w:tab w:val="left" w:pos="220"/>
          <w:tab w:val="left" w:pos="720"/>
        </w:tabs>
        <w:autoSpaceDE w:val="0"/>
        <w:autoSpaceDN w:val="0"/>
        <w:adjustRightInd w:val="0"/>
        <w:spacing w:after="240" w:line="360" w:lineRule="atLeast"/>
        <w:ind w:left="709" w:firstLine="425"/>
        <w:rPr>
          <w:rFonts w:ascii="Times" w:eastAsia="Times" w:hAnsi="Times" w:cs="Times"/>
          <w:color w:val="FF0000"/>
        </w:rPr>
      </w:pPr>
      <w:r>
        <w:rPr>
          <w:rFonts w:ascii="Times" w:eastAsia="Times" w:hAnsi="Times" w:cs="Times"/>
          <w:noProof/>
          <w:color w:val="FF0000"/>
        </w:rPr>
        <w:t>The a</w:t>
      </w:r>
      <w:r w:rsidRPr="00595B28">
        <w:rPr>
          <w:rFonts w:ascii="Times" w:eastAsia="Times" w:hAnsi="Times" w:cs="Times"/>
          <w:noProof/>
          <w:color w:val="FF0000"/>
        </w:rPr>
        <w:t>dministrator</w:t>
      </w:r>
      <w:r w:rsidRPr="14131993">
        <w:rPr>
          <w:rFonts w:ascii="Times" w:eastAsia="Times" w:hAnsi="Times" w:cs="Times"/>
          <w:color w:val="FF0000"/>
        </w:rPr>
        <w:t xml:space="preserve"> is an employee in the system who has </w:t>
      </w:r>
      <w:r w:rsidRPr="00595B28">
        <w:rPr>
          <w:rFonts w:ascii="Times" w:eastAsia="Times" w:hAnsi="Times" w:cs="Times"/>
          <w:noProof/>
          <w:color w:val="FF0000"/>
        </w:rPr>
        <w:t>responsib</w:t>
      </w:r>
      <w:r>
        <w:rPr>
          <w:rFonts w:ascii="Times" w:eastAsia="Times" w:hAnsi="Times" w:cs="Times"/>
          <w:noProof/>
          <w:color w:val="FF0000"/>
        </w:rPr>
        <w:t>ility</w:t>
      </w:r>
      <w:r w:rsidRPr="14131993">
        <w:rPr>
          <w:rFonts w:ascii="Times" w:eastAsia="Times" w:hAnsi="Times" w:cs="Times"/>
          <w:color w:val="FF0000"/>
        </w:rPr>
        <w:t xml:space="preserve"> for manage clinic account, Administrator can do the following functions:</w:t>
      </w:r>
    </w:p>
    <w:p w14:paraId="2133ABFB" w14:textId="4F5E3E57" w:rsidR="00284087" w:rsidRPr="00284087" w:rsidRDefault="00284087" w:rsidP="00CB7118">
      <w:pPr>
        <w:pStyle w:val="ListParagraph"/>
        <w:widowControl w:val="0"/>
        <w:numPr>
          <w:ilvl w:val="0"/>
          <w:numId w:val="40"/>
        </w:numPr>
        <w:ind w:left="1418" w:hanging="284"/>
        <w:rPr>
          <w:rFonts w:ascii="Times" w:eastAsia="Times" w:hAnsi="Times" w:cs="Times"/>
          <w:color w:val="FF0000"/>
        </w:rPr>
      </w:pPr>
      <w:r w:rsidRPr="75A703E1">
        <w:rPr>
          <w:rFonts w:ascii="Times" w:eastAsia="Times" w:hAnsi="Times" w:cs="Times"/>
          <w:color w:val="FF0000"/>
        </w:rPr>
        <w:t>Manipulate clinic account</w:t>
      </w:r>
    </w:p>
    <w:p w14:paraId="3F173DBF" w14:textId="323558B1" w:rsidR="009F7826" w:rsidRDefault="00536174" w:rsidP="00CB7118">
      <w:pPr>
        <w:pStyle w:val="Heading3"/>
        <w:numPr>
          <w:ilvl w:val="1"/>
          <w:numId w:val="39"/>
        </w:numPr>
        <w:ind w:left="1276" w:hanging="567"/>
        <w:rPr>
          <w:rFonts w:ascii="Times" w:hAnsi="Times" w:cs="Times"/>
          <w:sz w:val="30"/>
          <w:szCs w:val="30"/>
        </w:rPr>
      </w:pPr>
      <w:bookmarkStart w:id="147" w:name="_Toc520105293"/>
      <w:bookmarkStart w:id="148" w:name="_Toc520105463"/>
      <w:r w:rsidRPr="00284087">
        <w:rPr>
          <w:rFonts w:ascii="Times" w:hAnsi="Times" w:cs="Times"/>
          <w:sz w:val="30"/>
          <w:szCs w:val="30"/>
        </w:rPr>
        <w:t>System Requirement</w:t>
      </w:r>
      <w:bookmarkEnd w:id="147"/>
      <w:bookmarkEnd w:id="148"/>
    </w:p>
    <w:p w14:paraId="18ADC8FD" w14:textId="77777777" w:rsidR="00284087" w:rsidRPr="002E3278" w:rsidRDefault="00284087" w:rsidP="00284087">
      <w:pPr>
        <w:ind w:left="720" w:firstLine="414"/>
        <w:rPr>
          <w:rFonts w:ascii="Times" w:eastAsia="Times" w:hAnsi="Times" w:cs="Times"/>
          <w:color w:val="FF0000"/>
        </w:rPr>
      </w:pPr>
      <w:r w:rsidRPr="75A703E1">
        <w:rPr>
          <w:rFonts w:ascii="Times" w:eastAsia="Times" w:hAnsi="Times" w:cs="Times"/>
          <w:color w:val="FF0000"/>
        </w:rPr>
        <w:t xml:space="preserve">The system performs functions such as make </w:t>
      </w:r>
      <w:r>
        <w:rPr>
          <w:rFonts w:ascii="Times" w:eastAsia="Times" w:hAnsi="Times" w:cs="Times"/>
          <w:color w:val="FF0000"/>
        </w:rPr>
        <w:t xml:space="preserve">an </w:t>
      </w:r>
      <w:r w:rsidRPr="75A703E1">
        <w:rPr>
          <w:rFonts w:ascii="Times" w:eastAsia="Times" w:hAnsi="Times" w:cs="Times"/>
          <w:color w:val="FF0000"/>
        </w:rPr>
        <w:t xml:space="preserve">appointment and connects to external systems. </w:t>
      </w:r>
      <w:r>
        <w:rPr>
          <w:rFonts w:ascii="Times" w:eastAsia="Times" w:hAnsi="Times" w:cs="Times"/>
          <w:noProof/>
          <w:color w:val="FF0000"/>
        </w:rPr>
        <w:t>The s</w:t>
      </w:r>
      <w:r w:rsidRPr="00595B28">
        <w:rPr>
          <w:rFonts w:ascii="Times" w:eastAsia="Times" w:hAnsi="Times" w:cs="Times"/>
          <w:noProof/>
          <w:color w:val="FF0000"/>
        </w:rPr>
        <w:t>ystem</w:t>
      </w:r>
      <w:r w:rsidRPr="75A703E1">
        <w:rPr>
          <w:rFonts w:ascii="Times" w:eastAsia="Times" w:hAnsi="Times" w:cs="Times"/>
          <w:color w:val="FF0000"/>
        </w:rPr>
        <w:t xml:space="preserve"> does </w:t>
      </w:r>
      <w:r>
        <w:rPr>
          <w:rFonts w:ascii="Times" w:eastAsia="Times" w:hAnsi="Times" w:cs="Times"/>
          <w:color w:val="FF0000"/>
        </w:rPr>
        <w:t xml:space="preserve">the </w:t>
      </w:r>
      <w:r w:rsidRPr="75A703E1">
        <w:rPr>
          <w:rFonts w:ascii="Times" w:eastAsia="Times" w:hAnsi="Times" w:cs="Times"/>
          <w:color w:val="FF0000"/>
        </w:rPr>
        <w:t>following functions:</w:t>
      </w:r>
    </w:p>
    <w:p w14:paraId="5E044FCD" w14:textId="77777777" w:rsidR="00284087" w:rsidRPr="00284087" w:rsidRDefault="00284087" w:rsidP="00CB7118">
      <w:pPr>
        <w:pStyle w:val="ListParagraph"/>
        <w:numPr>
          <w:ilvl w:val="0"/>
          <w:numId w:val="41"/>
        </w:numPr>
        <w:ind w:left="1418" w:hanging="284"/>
        <w:rPr>
          <w:rFonts w:ascii="Times" w:eastAsia="Times" w:hAnsi="Times" w:cs="Times"/>
          <w:color w:val="FF0000"/>
        </w:rPr>
      </w:pPr>
      <w:r w:rsidRPr="00284087">
        <w:rPr>
          <w:rFonts w:ascii="Times" w:eastAsia="Times" w:hAnsi="Times" w:cs="Times"/>
          <w:color w:val="FF0000"/>
        </w:rPr>
        <w:t>Automatic appointment scheduling</w:t>
      </w:r>
    </w:p>
    <w:p w14:paraId="667646A9" w14:textId="77777777" w:rsidR="00284087" w:rsidRPr="00284087" w:rsidRDefault="00284087" w:rsidP="00CB7118">
      <w:pPr>
        <w:pStyle w:val="ListParagraph"/>
        <w:numPr>
          <w:ilvl w:val="0"/>
          <w:numId w:val="41"/>
        </w:numPr>
        <w:ind w:left="1418" w:hanging="284"/>
        <w:rPr>
          <w:rFonts w:ascii="Times" w:eastAsia="Times" w:hAnsi="Times" w:cs="Times"/>
          <w:color w:val="FF0000"/>
        </w:rPr>
      </w:pPr>
      <w:r w:rsidRPr="00284087">
        <w:rPr>
          <w:rFonts w:ascii="Times" w:eastAsia="Times" w:hAnsi="Times" w:cs="Times"/>
          <w:color w:val="FF0000"/>
        </w:rPr>
        <w:t>Analyze call recording</w:t>
      </w:r>
    </w:p>
    <w:p w14:paraId="439857C4" w14:textId="62819D68" w:rsidR="00284087" w:rsidRPr="00284087" w:rsidRDefault="00284087" w:rsidP="00CB7118">
      <w:pPr>
        <w:pStyle w:val="ListParagraph"/>
        <w:numPr>
          <w:ilvl w:val="0"/>
          <w:numId w:val="41"/>
        </w:numPr>
        <w:ind w:left="1418" w:hanging="284"/>
        <w:rPr>
          <w:rFonts w:eastAsia="Times"/>
          <w:color w:val="FF0000"/>
        </w:rPr>
      </w:pPr>
      <w:r w:rsidRPr="00284087">
        <w:rPr>
          <w:rFonts w:ascii="Times" w:eastAsia="Times" w:hAnsi="Times" w:cs="Times"/>
          <w:color w:val="FF0000"/>
        </w:rPr>
        <w:t>Send notification when booking an appointment is successfully</w:t>
      </w:r>
    </w:p>
    <w:p w14:paraId="6F5D4215" w14:textId="280DCCC8" w:rsidR="00536174" w:rsidRPr="009F7826" w:rsidRDefault="00434ACB" w:rsidP="00CB7118">
      <w:pPr>
        <w:pStyle w:val="Heading2"/>
        <w:numPr>
          <w:ilvl w:val="0"/>
          <w:numId w:val="39"/>
        </w:numPr>
        <w:ind w:left="709" w:hanging="425"/>
        <w:rPr>
          <w:rFonts w:ascii="Times" w:hAnsi="Times" w:cs="Times"/>
        </w:rPr>
      </w:pPr>
      <w:bookmarkStart w:id="149" w:name="_Toc520105294"/>
      <w:bookmarkStart w:id="150" w:name="_Toc520105464"/>
      <w:r w:rsidRPr="009F7826">
        <w:rPr>
          <w:rFonts w:ascii="Times" w:hAnsi="Times" w:cs="Times"/>
        </w:rPr>
        <w:t>System Requirement Specification</w:t>
      </w:r>
      <w:bookmarkEnd w:id="149"/>
      <w:bookmarkEnd w:id="150"/>
    </w:p>
    <w:p w14:paraId="3475D2D9" w14:textId="49439BB2" w:rsidR="00536174" w:rsidRPr="00284087" w:rsidRDefault="00536174" w:rsidP="00CB7118">
      <w:pPr>
        <w:pStyle w:val="Heading3"/>
        <w:numPr>
          <w:ilvl w:val="1"/>
          <w:numId w:val="39"/>
        </w:numPr>
        <w:ind w:left="1276" w:hanging="567"/>
        <w:rPr>
          <w:rFonts w:ascii="Times" w:hAnsi="Times" w:cs="Times"/>
          <w:sz w:val="30"/>
          <w:szCs w:val="30"/>
        </w:rPr>
      </w:pPr>
      <w:bookmarkStart w:id="151" w:name="_Toc520105295"/>
      <w:bookmarkStart w:id="152" w:name="_Toc520105465"/>
      <w:r w:rsidRPr="00284087">
        <w:rPr>
          <w:rFonts w:ascii="Times" w:hAnsi="Times" w:cs="Times"/>
          <w:sz w:val="30"/>
          <w:szCs w:val="30"/>
        </w:rPr>
        <w:t>External Interface Requirement</w:t>
      </w:r>
      <w:bookmarkEnd w:id="151"/>
      <w:bookmarkEnd w:id="152"/>
    </w:p>
    <w:p w14:paraId="412A35FD" w14:textId="2EA4854D" w:rsidR="009F7826" w:rsidRDefault="00DA2F93" w:rsidP="00CB7118">
      <w:pPr>
        <w:pStyle w:val="Heading4"/>
        <w:numPr>
          <w:ilvl w:val="2"/>
          <w:numId w:val="39"/>
        </w:numPr>
        <w:ind w:left="1985" w:hanging="851"/>
        <w:rPr>
          <w:rFonts w:ascii="Times" w:hAnsi="Times" w:cs="Times"/>
        </w:rPr>
      </w:pPr>
      <w:bookmarkStart w:id="153" w:name="_Toc520105296"/>
      <w:bookmarkStart w:id="154" w:name="_Toc520105466"/>
      <w:r w:rsidRPr="00284087">
        <w:rPr>
          <w:rFonts w:ascii="Times" w:hAnsi="Times" w:cs="Times"/>
        </w:rPr>
        <w:t>User Interface</w:t>
      </w:r>
      <w:bookmarkEnd w:id="153"/>
      <w:bookmarkEnd w:id="154"/>
    </w:p>
    <w:p w14:paraId="789A9EDB" w14:textId="39F00F1B" w:rsidR="00F87507" w:rsidRPr="00F87507" w:rsidRDefault="00F87507" w:rsidP="00F87507">
      <w:pPr>
        <w:pStyle w:val="ListParagraph"/>
        <w:spacing w:after="51" w:line="268" w:lineRule="auto"/>
        <w:ind w:left="1134" w:firstLine="567"/>
        <w:jc w:val="both"/>
        <w:rPr>
          <w:rFonts w:ascii="Times" w:eastAsia="Times,Cambria" w:hAnsi="Times" w:cs="Times"/>
        </w:rPr>
      </w:pPr>
      <w:r w:rsidRPr="00F87507">
        <w:rPr>
          <w:rFonts w:ascii="Times" w:eastAsia="Times" w:hAnsi="Times" w:cs="Times"/>
        </w:rPr>
        <w:t>The user interface uses language is English for all web application and Vietnamese for mobile application.</w:t>
      </w:r>
    </w:p>
    <w:p w14:paraId="40EC4E10" w14:textId="22AA416F" w:rsidR="00DA2F93" w:rsidRDefault="00DA2F93" w:rsidP="00CB7118">
      <w:pPr>
        <w:pStyle w:val="Heading4"/>
        <w:numPr>
          <w:ilvl w:val="2"/>
          <w:numId w:val="39"/>
        </w:numPr>
        <w:ind w:left="1985" w:hanging="851"/>
        <w:rPr>
          <w:rFonts w:ascii="Times" w:hAnsi="Times" w:cs="Times"/>
        </w:rPr>
      </w:pPr>
      <w:bookmarkStart w:id="155" w:name="_Toc520105297"/>
      <w:bookmarkStart w:id="156" w:name="_Toc520105467"/>
      <w:r w:rsidRPr="00284087">
        <w:rPr>
          <w:rFonts w:ascii="Times" w:hAnsi="Times" w:cs="Times"/>
        </w:rPr>
        <w:t>Hardware Interface</w:t>
      </w:r>
      <w:bookmarkEnd w:id="155"/>
      <w:bookmarkEnd w:id="156"/>
    </w:p>
    <w:p w14:paraId="789D0F32" w14:textId="156AEFE1" w:rsidR="00F87507" w:rsidRPr="00F87507" w:rsidRDefault="00F87507" w:rsidP="00F87507">
      <w:pPr>
        <w:ind w:left="1701"/>
        <w:rPr>
          <w:rFonts w:ascii="Times" w:eastAsia="Times" w:hAnsi="Times" w:cs="Times"/>
          <w:b/>
        </w:rPr>
      </w:pPr>
      <w:r w:rsidRPr="00F87507">
        <w:rPr>
          <w:rFonts w:ascii="Times" w:eastAsia="Times" w:hAnsi="Times" w:cs="Times"/>
          <w:b/>
        </w:rPr>
        <w:t>N/A</w:t>
      </w:r>
    </w:p>
    <w:p w14:paraId="50662B0D" w14:textId="1860C9ED" w:rsidR="00DA2F93" w:rsidRDefault="00DA2F93" w:rsidP="00CB7118">
      <w:pPr>
        <w:pStyle w:val="Heading4"/>
        <w:numPr>
          <w:ilvl w:val="2"/>
          <w:numId w:val="39"/>
        </w:numPr>
        <w:ind w:left="1985" w:hanging="851"/>
        <w:rPr>
          <w:rFonts w:ascii="Times" w:hAnsi="Times" w:cs="Times"/>
        </w:rPr>
      </w:pPr>
      <w:bookmarkStart w:id="157" w:name="_Toc520105298"/>
      <w:bookmarkStart w:id="158" w:name="_Toc520105468"/>
      <w:r w:rsidRPr="00284087">
        <w:rPr>
          <w:rFonts w:ascii="Times" w:hAnsi="Times" w:cs="Times"/>
        </w:rPr>
        <w:t>Software Interface</w:t>
      </w:r>
      <w:bookmarkEnd w:id="157"/>
      <w:bookmarkEnd w:id="158"/>
    </w:p>
    <w:p w14:paraId="6F4FEE7E" w14:textId="77777777" w:rsidR="00F87507" w:rsidRPr="00F87507" w:rsidRDefault="00F87507" w:rsidP="00F87507">
      <w:pPr>
        <w:widowControl w:val="0"/>
        <w:spacing w:after="14" w:line="266" w:lineRule="auto"/>
        <w:ind w:left="1701"/>
        <w:jc w:val="both"/>
        <w:rPr>
          <w:rFonts w:ascii="Times,Cambria" w:eastAsia="Times,Cambria" w:hAnsi="Times,Cambria" w:cs="Times,Cambria"/>
        </w:rPr>
      </w:pPr>
      <w:r w:rsidRPr="00F87507">
        <w:rPr>
          <w:rFonts w:ascii="Times" w:eastAsia="Times" w:hAnsi="Times" w:cs="Times"/>
        </w:rPr>
        <w:t>Service 3</w:t>
      </w:r>
      <w:r w:rsidRPr="00F87507">
        <w:rPr>
          <w:rFonts w:ascii="Times" w:eastAsia="Times" w:hAnsi="Times" w:cs="Times"/>
          <w:vertAlign w:val="superscript"/>
        </w:rPr>
        <w:t>rd</w:t>
      </w:r>
      <w:r w:rsidRPr="00F87507">
        <w:rPr>
          <w:rFonts w:ascii="Times" w:eastAsia="Times" w:hAnsi="Times" w:cs="Times"/>
        </w:rPr>
        <w:t xml:space="preserve"> party: </w:t>
      </w:r>
    </w:p>
    <w:p w14:paraId="687D3AC0" w14:textId="76D812AB" w:rsidR="00F87507" w:rsidRPr="00F87507" w:rsidRDefault="00F87507" w:rsidP="00CB7118">
      <w:pPr>
        <w:pStyle w:val="ListParagraph"/>
        <w:widowControl w:val="0"/>
        <w:numPr>
          <w:ilvl w:val="0"/>
          <w:numId w:val="42"/>
        </w:numPr>
        <w:spacing w:after="14" w:line="266" w:lineRule="auto"/>
        <w:ind w:left="2268" w:hanging="283"/>
        <w:jc w:val="both"/>
        <w:rPr>
          <w:rFonts w:ascii="Times,Cambria" w:eastAsia="Times,Cambria" w:hAnsi="Times,Cambria" w:cs="Times,Cambria"/>
        </w:rPr>
      </w:pPr>
      <w:r w:rsidRPr="00F87507">
        <w:rPr>
          <w:rFonts w:ascii="Times" w:eastAsia="Times" w:hAnsi="Times" w:cs="Times"/>
        </w:rPr>
        <w:t>Cloud service</w:t>
      </w:r>
      <w:r>
        <w:rPr>
          <w:rFonts w:ascii="Times" w:eastAsia="Times" w:hAnsi="Times" w:cs="Times"/>
        </w:rPr>
        <w:t>.</w:t>
      </w:r>
    </w:p>
    <w:p w14:paraId="542F4A0F" w14:textId="62FC5F1A" w:rsidR="00F87507" w:rsidRPr="00F87507" w:rsidRDefault="00F87507" w:rsidP="00CB7118">
      <w:pPr>
        <w:pStyle w:val="ListParagraph"/>
        <w:widowControl w:val="0"/>
        <w:numPr>
          <w:ilvl w:val="0"/>
          <w:numId w:val="42"/>
        </w:numPr>
        <w:spacing w:after="14" w:line="266" w:lineRule="auto"/>
        <w:ind w:left="2268" w:hanging="283"/>
        <w:jc w:val="both"/>
        <w:rPr>
          <w:rFonts w:ascii="Times,Cambria" w:eastAsia="Times,Cambria" w:hAnsi="Times,Cambria" w:cs="Times,Cambria"/>
        </w:rPr>
      </w:pPr>
      <w:r w:rsidRPr="00F87507">
        <w:rPr>
          <w:rFonts w:ascii="Times" w:eastAsia="Times" w:hAnsi="Times" w:cs="Times"/>
        </w:rPr>
        <w:t>Hotline third-party framework</w:t>
      </w:r>
      <w:r>
        <w:rPr>
          <w:rFonts w:ascii="Times" w:eastAsia="Times" w:hAnsi="Times" w:cs="Times"/>
        </w:rPr>
        <w:t>.</w:t>
      </w:r>
    </w:p>
    <w:p w14:paraId="6A0FED42" w14:textId="0400106E" w:rsidR="00DA2F93" w:rsidRDefault="00DA2F93" w:rsidP="00CB7118">
      <w:pPr>
        <w:pStyle w:val="Heading4"/>
        <w:numPr>
          <w:ilvl w:val="2"/>
          <w:numId w:val="39"/>
        </w:numPr>
        <w:ind w:left="1985" w:hanging="851"/>
        <w:rPr>
          <w:rFonts w:ascii="Times" w:hAnsi="Times" w:cs="Times"/>
        </w:rPr>
      </w:pPr>
      <w:bookmarkStart w:id="159" w:name="_Toc520105299"/>
      <w:bookmarkStart w:id="160" w:name="_Toc520105469"/>
      <w:r w:rsidRPr="00284087">
        <w:rPr>
          <w:rFonts w:ascii="Times" w:hAnsi="Times" w:cs="Times"/>
        </w:rPr>
        <w:t>Communication Protocol</w:t>
      </w:r>
      <w:bookmarkEnd w:id="159"/>
      <w:bookmarkEnd w:id="160"/>
    </w:p>
    <w:p w14:paraId="1C132EFA" w14:textId="77777777" w:rsidR="00F87507" w:rsidRPr="00F87507" w:rsidRDefault="00F87507" w:rsidP="00F87507">
      <w:pPr>
        <w:widowControl w:val="0"/>
        <w:spacing w:after="14" w:line="268" w:lineRule="auto"/>
        <w:ind w:left="1701"/>
        <w:jc w:val="both"/>
        <w:rPr>
          <w:rFonts w:ascii="Times" w:eastAsia="Times" w:hAnsi="Times" w:cs="Times"/>
        </w:rPr>
      </w:pPr>
      <w:r w:rsidRPr="00F87507">
        <w:rPr>
          <w:rFonts w:ascii="Times" w:eastAsia="Times" w:hAnsi="Times" w:cs="Times"/>
        </w:rPr>
        <w:t>Use HTTP protocol 1.1 for communication between:</w:t>
      </w:r>
    </w:p>
    <w:p w14:paraId="26FDF641" w14:textId="04DCCECD" w:rsidR="00F87507" w:rsidRPr="00F87507" w:rsidRDefault="00F87507" w:rsidP="00CB7118">
      <w:pPr>
        <w:pStyle w:val="ListParagraph"/>
        <w:widowControl w:val="0"/>
        <w:numPr>
          <w:ilvl w:val="0"/>
          <w:numId w:val="43"/>
        </w:numPr>
        <w:spacing w:after="14" w:line="268" w:lineRule="auto"/>
        <w:ind w:left="2268" w:hanging="283"/>
        <w:jc w:val="both"/>
        <w:rPr>
          <w:rFonts w:ascii="Times" w:eastAsia="Times" w:hAnsi="Times" w:cs="Times"/>
        </w:rPr>
      </w:pPr>
      <w:r w:rsidRPr="00F87507">
        <w:rPr>
          <w:rFonts w:ascii="Times" w:eastAsia="Times" w:hAnsi="Times" w:cs="Times"/>
        </w:rPr>
        <w:t>Web application and web server</w:t>
      </w:r>
      <w:r>
        <w:rPr>
          <w:rFonts w:ascii="Times" w:eastAsia="Times" w:hAnsi="Times" w:cs="Times"/>
        </w:rPr>
        <w:t>.</w:t>
      </w:r>
    </w:p>
    <w:p w14:paraId="1182F793" w14:textId="42226465" w:rsidR="00F87507" w:rsidRPr="00F87507" w:rsidRDefault="00F87507" w:rsidP="00CB7118">
      <w:pPr>
        <w:pStyle w:val="ListParagraph"/>
        <w:widowControl w:val="0"/>
        <w:numPr>
          <w:ilvl w:val="0"/>
          <w:numId w:val="43"/>
        </w:numPr>
        <w:spacing w:after="14" w:line="268" w:lineRule="auto"/>
        <w:ind w:left="2268" w:hanging="283"/>
        <w:jc w:val="both"/>
        <w:rPr>
          <w:rFonts w:ascii="Times" w:eastAsia="Times" w:hAnsi="Times" w:cs="Times"/>
        </w:rPr>
      </w:pPr>
      <w:r w:rsidRPr="00F87507">
        <w:rPr>
          <w:rFonts w:ascii="Times" w:eastAsia="Times" w:hAnsi="Times" w:cs="Times"/>
        </w:rPr>
        <w:t>Mobile application and web ser</w:t>
      </w:r>
      <w:r>
        <w:rPr>
          <w:rFonts w:ascii="Times" w:eastAsia="Times" w:hAnsi="Times" w:cs="Times"/>
        </w:rPr>
        <w:t>ver.</w:t>
      </w:r>
    </w:p>
    <w:p w14:paraId="37F45D13" w14:textId="284DD45B" w:rsidR="00536174" w:rsidRDefault="00536174" w:rsidP="00CB7118">
      <w:pPr>
        <w:pStyle w:val="Heading3"/>
        <w:numPr>
          <w:ilvl w:val="1"/>
          <w:numId w:val="39"/>
        </w:numPr>
        <w:ind w:left="1276" w:hanging="567"/>
        <w:rPr>
          <w:rFonts w:ascii="Times" w:hAnsi="Times" w:cs="Times"/>
          <w:sz w:val="30"/>
          <w:szCs w:val="30"/>
        </w:rPr>
      </w:pPr>
      <w:bookmarkStart w:id="161" w:name="_Toc520105300"/>
      <w:bookmarkStart w:id="162" w:name="_Toc520105470"/>
      <w:r w:rsidRPr="00284087">
        <w:rPr>
          <w:rFonts w:ascii="Times" w:hAnsi="Times" w:cs="Times"/>
          <w:sz w:val="30"/>
          <w:szCs w:val="30"/>
        </w:rPr>
        <w:lastRenderedPageBreak/>
        <w:t>System Overview Use case</w:t>
      </w:r>
      <w:bookmarkEnd w:id="161"/>
      <w:bookmarkEnd w:id="162"/>
    </w:p>
    <w:p w14:paraId="4CD87D4D" w14:textId="20B34F86" w:rsidR="0051376F" w:rsidRDefault="0051376F" w:rsidP="0051376F">
      <w:pPr>
        <w:rPr>
          <w:rFonts w:eastAsia="Times"/>
        </w:rPr>
      </w:pPr>
      <w:r w:rsidRPr="0052380C">
        <w:rPr>
          <w:rFonts w:ascii="Times" w:hAnsi="Times" w:cs="Times"/>
          <w:b/>
          <w:noProof/>
          <w:color w:val="000000"/>
          <w:sz w:val="34"/>
          <w:szCs w:val="34"/>
        </w:rPr>
        <w:drawing>
          <wp:inline distT="0" distB="0" distL="0" distR="0" wp14:anchorId="4428CB68" wp14:editId="73FE6542">
            <wp:extent cx="5539740" cy="512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gdjZ-UWHnEoX8Dlut6T4TxFI9IDxAkC1zkGVDf0q7-RdCd0LOvWD80wGSkUprSFk9E3NohE5T44wflHRdRg3iSr0WYjsJxsI2L2MpRAp1FQNYzDqjYnSQMRvSMriYQ3o5ry6r-Z"/>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45491" cy="5125320"/>
                    </a:xfrm>
                    <a:prstGeom prst="rect">
                      <a:avLst/>
                    </a:prstGeom>
                    <a:noFill/>
                    <a:ln>
                      <a:noFill/>
                    </a:ln>
                  </pic:spPr>
                </pic:pic>
              </a:graphicData>
            </a:graphic>
          </wp:inline>
        </w:drawing>
      </w:r>
    </w:p>
    <w:p w14:paraId="7532B7C1" w14:textId="675D35B3" w:rsidR="006511E5" w:rsidRPr="006511E5" w:rsidRDefault="006511E5" w:rsidP="0011339E">
      <w:pPr>
        <w:pStyle w:val="cAP"/>
        <w:ind w:left="21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w:t>
      </w:r>
      <w:r>
        <w:rPr>
          <w:rFonts w:ascii="Times" w:eastAsia="Times" w:hAnsi="Times" w:cs="Times"/>
          <w:sz w:val="24"/>
          <w:szCs w:val="24"/>
        </w:rPr>
        <w:t xml:space="preserve"> The system overview use case</w:t>
      </w:r>
    </w:p>
    <w:p w14:paraId="341ACB9E" w14:textId="783A0467" w:rsidR="00536174" w:rsidRPr="00284087" w:rsidRDefault="00536174" w:rsidP="00CB7118">
      <w:pPr>
        <w:pStyle w:val="Heading3"/>
        <w:numPr>
          <w:ilvl w:val="1"/>
          <w:numId w:val="39"/>
        </w:numPr>
        <w:ind w:left="1276" w:hanging="567"/>
        <w:rPr>
          <w:rFonts w:ascii="Times" w:hAnsi="Times" w:cs="Times"/>
          <w:sz w:val="30"/>
          <w:szCs w:val="30"/>
        </w:rPr>
      </w:pPr>
      <w:bookmarkStart w:id="163" w:name="_Toc520105301"/>
      <w:bookmarkStart w:id="164" w:name="_Toc520105471"/>
      <w:r w:rsidRPr="00284087">
        <w:rPr>
          <w:rFonts w:ascii="Times" w:hAnsi="Times" w:cs="Times"/>
          <w:sz w:val="30"/>
          <w:szCs w:val="30"/>
        </w:rPr>
        <w:t>Lis</w:t>
      </w:r>
      <w:r w:rsidR="00EA2129">
        <w:rPr>
          <w:rFonts w:ascii="Times" w:hAnsi="Times" w:cs="Times"/>
          <w:sz w:val="30"/>
          <w:szCs w:val="30"/>
        </w:rPr>
        <w:t>t of Use C</w:t>
      </w:r>
      <w:r w:rsidRPr="00284087">
        <w:rPr>
          <w:rFonts w:ascii="Times" w:hAnsi="Times" w:cs="Times"/>
          <w:sz w:val="30"/>
          <w:szCs w:val="30"/>
        </w:rPr>
        <w:t>ase</w:t>
      </w:r>
      <w:bookmarkEnd w:id="163"/>
      <w:bookmarkEnd w:id="164"/>
    </w:p>
    <w:p w14:paraId="4014FE82" w14:textId="753C3683" w:rsidR="00DA2F93" w:rsidRDefault="00DA2F93" w:rsidP="00CB7118">
      <w:pPr>
        <w:pStyle w:val="Heading4"/>
        <w:numPr>
          <w:ilvl w:val="2"/>
          <w:numId w:val="39"/>
        </w:numPr>
        <w:ind w:left="1985" w:hanging="851"/>
        <w:rPr>
          <w:rFonts w:ascii="Times" w:hAnsi="Times" w:cs="Times"/>
        </w:rPr>
      </w:pPr>
      <w:bookmarkStart w:id="165" w:name="_Toc520105302"/>
      <w:bookmarkStart w:id="166" w:name="_Toc520105472"/>
      <w:r w:rsidRPr="00284087">
        <w:rPr>
          <w:rFonts w:ascii="Times" w:hAnsi="Times" w:cs="Times"/>
        </w:rPr>
        <w:t>Third</w:t>
      </w:r>
      <w:r w:rsidR="00EA2129">
        <w:rPr>
          <w:rFonts w:ascii="Times" w:hAnsi="Times" w:cs="Times"/>
        </w:rPr>
        <w:t>-party Hotline Overview User Case</w:t>
      </w:r>
      <w:bookmarkEnd w:id="165"/>
      <w:bookmarkEnd w:id="166"/>
    </w:p>
    <w:p w14:paraId="220426EB" w14:textId="62214588" w:rsidR="00D46711" w:rsidRDefault="00D46711" w:rsidP="00D46711">
      <w:r>
        <w:rPr>
          <w:noProof/>
        </w:rPr>
        <w:drawing>
          <wp:inline distT="0" distB="0" distL="0" distR="0" wp14:anchorId="67BEFA4C" wp14:editId="24952AB9">
            <wp:extent cx="5581648" cy="1312545"/>
            <wp:effectExtent l="0" t="0" r="0" b="0"/>
            <wp:docPr id="193332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1648" cy="1312545"/>
                    </a:xfrm>
                    <a:prstGeom prst="rect">
                      <a:avLst/>
                    </a:prstGeom>
                  </pic:spPr>
                </pic:pic>
              </a:graphicData>
            </a:graphic>
          </wp:inline>
        </w:drawing>
      </w:r>
    </w:p>
    <w:p w14:paraId="1245D680" w14:textId="2DF88B16" w:rsidR="008B7812" w:rsidRPr="006511E5"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w:t>
      </w:r>
      <w:r>
        <w:rPr>
          <w:rFonts w:ascii="Times" w:eastAsia="Times" w:hAnsi="Times" w:cs="Times"/>
          <w:sz w:val="24"/>
          <w:szCs w:val="24"/>
        </w:rPr>
        <w:t xml:space="preserve"> </w:t>
      </w:r>
    </w:p>
    <w:p w14:paraId="0C31B105" w14:textId="7B6FDB82" w:rsidR="00DA2F93" w:rsidRDefault="00EA2129" w:rsidP="00CB7118">
      <w:pPr>
        <w:pStyle w:val="Heading5"/>
        <w:numPr>
          <w:ilvl w:val="3"/>
          <w:numId w:val="39"/>
        </w:numPr>
        <w:ind w:left="2410" w:hanging="992"/>
        <w:rPr>
          <w:rFonts w:ascii="Times" w:hAnsi="Times" w:cs="Times"/>
        </w:rPr>
      </w:pPr>
      <w:bookmarkStart w:id="167" w:name="_Toc520105303"/>
      <w:bookmarkStart w:id="168" w:name="_Toc520105473"/>
      <w:r>
        <w:rPr>
          <w:rFonts w:ascii="Times" w:hAnsi="Times" w:cs="Times"/>
        </w:rPr>
        <w:lastRenderedPageBreak/>
        <w:t>&lt;Third-party Hotline&gt; Listen to Incoming Call</w:t>
      </w:r>
      <w:bookmarkEnd w:id="167"/>
      <w:bookmarkEnd w:id="168"/>
    </w:p>
    <w:p w14:paraId="0D44F381" w14:textId="50F6970B" w:rsidR="00D46711" w:rsidRDefault="00D46711" w:rsidP="00D46711">
      <w:r>
        <w:rPr>
          <w:noProof/>
        </w:rPr>
        <w:drawing>
          <wp:inline distT="0" distB="0" distL="0" distR="0" wp14:anchorId="6763C967" wp14:editId="7A326136">
            <wp:extent cx="5581648" cy="1045845"/>
            <wp:effectExtent l="0" t="0" r="0" b="0"/>
            <wp:docPr id="16141538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581648" cy="1045845"/>
                    </a:xfrm>
                    <a:prstGeom prst="rect">
                      <a:avLst/>
                    </a:prstGeom>
                  </pic:spPr>
                </pic:pic>
              </a:graphicData>
            </a:graphic>
          </wp:inline>
        </w:drawing>
      </w:r>
    </w:p>
    <w:p w14:paraId="1F0D6EEB" w14:textId="03B8329F"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4:</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330503" w14:paraId="4EBE0139"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CC00CF5"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USE CASE – UC_TPH.01</w:t>
            </w:r>
          </w:p>
        </w:tc>
      </w:tr>
      <w:tr w:rsidR="00D46711" w:rsidRPr="00330503" w14:paraId="7C95EF86"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A41C8F6"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8C77CBA"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UC_TPH.01</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808D2F9" w14:textId="77777777" w:rsidR="00D46711" w:rsidRPr="00330503" w:rsidRDefault="00D46711" w:rsidP="009F33DA">
            <w:pPr>
              <w:spacing w:line="276" w:lineRule="auto"/>
              <w:rPr>
                <w:rFonts w:ascii="Times" w:eastAsia="Times,Cambria" w:hAnsi="Times" w:cs="Times"/>
                <w:b/>
                <w:lang w:eastAsia="ja-JP"/>
              </w:rPr>
            </w:pPr>
            <w:r w:rsidRPr="00330503">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5926769"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1.0</w:t>
            </w:r>
          </w:p>
        </w:tc>
      </w:tr>
      <w:tr w:rsidR="00D46711" w:rsidRPr="00330503" w14:paraId="15220127"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F12D35B"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42FE49"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rPr>
              <w:t xml:space="preserve">Listen </w:t>
            </w:r>
            <w:r w:rsidRPr="00330503">
              <w:rPr>
                <w:rFonts w:ascii="Times" w:eastAsia="Times" w:hAnsi="Times" w:cs="Times"/>
                <w:noProof/>
              </w:rPr>
              <w:t>to</w:t>
            </w:r>
            <w:r w:rsidRPr="00330503">
              <w:rPr>
                <w:rFonts w:ascii="Times" w:eastAsia="Times" w:hAnsi="Times" w:cs="Times"/>
              </w:rPr>
              <w:t xml:space="preserve"> incoming call</w:t>
            </w:r>
          </w:p>
        </w:tc>
      </w:tr>
      <w:tr w:rsidR="00D46711" w:rsidRPr="00330503" w14:paraId="0AEFD43D"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492E559"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275594E" w14:textId="77777777" w:rsidR="00D46711" w:rsidRPr="00330503" w:rsidRDefault="00D46711" w:rsidP="009F33DA">
            <w:pPr>
              <w:spacing w:line="276" w:lineRule="auto"/>
              <w:rPr>
                <w:rFonts w:ascii="Times" w:eastAsia="Times,Cambria" w:hAnsi="Times" w:cs="Times"/>
                <w:lang w:eastAsia="ja-JP"/>
              </w:rPr>
            </w:pPr>
            <w:proofErr w:type="spellStart"/>
            <w:r w:rsidRPr="00330503">
              <w:rPr>
                <w:rFonts w:ascii="Times" w:eastAsia="Times" w:hAnsi="Times" w:cs="Times"/>
              </w:rPr>
              <w:t>KietNLT</w:t>
            </w:r>
            <w:proofErr w:type="spellEnd"/>
          </w:p>
        </w:tc>
      </w:tr>
      <w:tr w:rsidR="00D46711" w:rsidRPr="00330503" w14:paraId="78967552"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DADE5E7"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3599C2C"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FC901E1" w14:textId="77777777" w:rsidR="00D46711" w:rsidRPr="00330503" w:rsidRDefault="00D46711" w:rsidP="009F33DA">
            <w:pPr>
              <w:spacing w:line="276" w:lineRule="auto"/>
              <w:rPr>
                <w:rFonts w:ascii="Times" w:eastAsia="Times,Cambria" w:hAnsi="Times" w:cs="Times"/>
                <w:b/>
                <w:lang w:eastAsia="ja-JP"/>
              </w:rPr>
            </w:pPr>
            <w:r w:rsidRPr="00330503">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D59C98F"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rPr>
              <w:t>Normal</w:t>
            </w:r>
          </w:p>
        </w:tc>
      </w:tr>
      <w:tr w:rsidR="00D46711" w:rsidRPr="00330503" w14:paraId="3FD5B988" w14:textId="77777777" w:rsidTr="009F33DA">
        <w:trPr>
          <w:trHeight w:val="2766"/>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F1FCD17"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Actor:</w:t>
            </w:r>
          </w:p>
          <w:p w14:paraId="420BC066" w14:textId="77777777" w:rsidR="00D46711" w:rsidRPr="00330503" w:rsidRDefault="00D46711" w:rsidP="00CB7118">
            <w:pPr>
              <w:pStyle w:val="ListParagraph"/>
              <w:numPr>
                <w:ilvl w:val="0"/>
                <w:numId w:val="48"/>
              </w:numPr>
              <w:spacing w:after="5" w:line="259" w:lineRule="auto"/>
              <w:rPr>
                <w:rFonts w:ascii="Times" w:eastAsia="Times,Cambria" w:hAnsi="Times" w:cs="Times"/>
              </w:rPr>
            </w:pPr>
            <w:r w:rsidRPr="00330503">
              <w:rPr>
                <w:rFonts w:ascii="Times" w:eastAsia="Times" w:hAnsi="Times" w:cs="Times"/>
              </w:rPr>
              <w:t>Patient</w:t>
            </w:r>
          </w:p>
          <w:p w14:paraId="57E0E91D"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Summary:</w:t>
            </w:r>
          </w:p>
          <w:p w14:paraId="6A5BD220" w14:textId="77777777" w:rsidR="00D46711" w:rsidRPr="00330503" w:rsidRDefault="00D46711" w:rsidP="00CB7118">
            <w:pPr>
              <w:pStyle w:val="ListParagraph"/>
              <w:numPr>
                <w:ilvl w:val="0"/>
                <w:numId w:val="48"/>
              </w:numPr>
              <w:spacing w:after="23" w:line="259" w:lineRule="auto"/>
              <w:ind w:right="327"/>
              <w:rPr>
                <w:rFonts w:ascii="Times" w:eastAsia="Times" w:hAnsi="Times" w:cs="Times"/>
              </w:rPr>
            </w:pPr>
            <w:r w:rsidRPr="00330503">
              <w:rPr>
                <w:rFonts w:ascii="Times" w:eastAsia="Times" w:hAnsi="Times" w:cs="Times"/>
              </w:rPr>
              <w:t>When the patient calls to third-party hotline server, it will request and receive an instruction document from hotline server.</w:t>
            </w:r>
          </w:p>
          <w:p w14:paraId="5F991899" w14:textId="77777777" w:rsidR="00D46711" w:rsidRPr="00330503" w:rsidRDefault="00D46711" w:rsidP="00CB7118">
            <w:pPr>
              <w:pStyle w:val="ListParagraph"/>
              <w:numPr>
                <w:ilvl w:val="0"/>
                <w:numId w:val="48"/>
              </w:numPr>
              <w:spacing w:after="23" w:line="259" w:lineRule="auto"/>
              <w:ind w:right="327"/>
              <w:rPr>
                <w:rFonts w:ascii="Times" w:eastAsia="Times" w:hAnsi="Times" w:cs="Times"/>
              </w:rPr>
            </w:pPr>
            <w:r w:rsidRPr="00330503">
              <w:rPr>
                <w:rFonts w:ascii="Times" w:eastAsia="Times" w:hAnsi="Times" w:cs="Times"/>
              </w:rPr>
              <w:t>Base on the information in the instruction document, a third-party hotline server will play the corresponding greeting message to the patient</w:t>
            </w:r>
          </w:p>
          <w:p w14:paraId="0F5192E8" w14:textId="77777777" w:rsidR="00D46711" w:rsidRPr="00330503" w:rsidRDefault="00D46711" w:rsidP="00CB7118">
            <w:pPr>
              <w:pStyle w:val="ListParagraph"/>
              <w:numPr>
                <w:ilvl w:val="0"/>
                <w:numId w:val="48"/>
              </w:numPr>
              <w:spacing w:after="23" w:line="259" w:lineRule="auto"/>
              <w:ind w:right="327"/>
              <w:rPr>
                <w:rFonts w:ascii="Times" w:eastAsia="Times" w:hAnsi="Times" w:cs="Times"/>
              </w:rPr>
            </w:pPr>
            <w:r w:rsidRPr="00330503">
              <w:rPr>
                <w:rFonts w:ascii="Times" w:eastAsia="Times" w:hAnsi="Times" w:cs="Times"/>
              </w:rPr>
              <w:t>After the beep sound (finish playing greeting message) third-party hotline will record the call content, save it into the system and then inform the information to hotline server.</w:t>
            </w:r>
          </w:p>
          <w:p w14:paraId="477D8248"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Goal:</w:t>
            </w:r>
          </w:p>
          <w:p w14:paraId="34FBE03E" w14:textId="77777777" w:rsidR="00D46711" w:rsidRPr="00330503" w:rsidRDefault="00D46711" w:rsidP="00CB7118">
            <w:pPr>
              <w:pStyle w:val="ListParagraph"/>
              <w:numPr>
                <w:ilvl w:val="0"/>
                <w:numId w:val="48"/>
              </w:numPr>
              <w:spacing w:after="23" w:line="259" w:lineRule="auto"/>
              <w:ind w:right="327"/>
              <w:rPr>
                <w:rFonts w:ascii="Times" w:eastAsia="Times" w:hAnsi="Times" w:cs="Times"/>
              </w:rPr>
            </w:pPr>
            <w:r w:rsidRPr="00330503">
              <w:rPr>
                <w:rFonts w:ascii="Times" w:eastAsia="Times" w:hAnsi="Times" w:cs="Times"/>
              </w:rPr>
              <w:t>Third-party hotline able to records the call information saves that information to the system and informs to hotline server.</w:t>
            </w:r>
          </w:p>
          <w:p w14:paraId="3DD68D6E" w14:textId="77777777" w:rsidR="00D46711" w:rsidRPr="00330503" w:rsidRDefault="00D46711" w:rsidP="009F33DA">
            <w:pPr>
              <w:spacing w:line="276" w:lineRule="auto"/>
              <w:rPr>
                <w:rFonts w:ascii="Times" w:eastAsia="Times,Cambria" w:hAnsi="Times" w:cs="Times"/>
                <w:lang w:eastAsia="ja-JP"/>
              </w:rPr>
            </w:pPr>
            <w:r w:rsidRPr="00330503">
              <w:rPr>
                <w:rFonts w:ascii="Times" w:eastAsia="Times" w:hAnsi="Times" w:cs="Times"/>
                <w:lang w:eastAsia="ja-JP"/>
              </w:rPr>
              <w:t>Triggers:</w:t>
            </w:r>
          </w:p>
          <w:p w14:paraId="6AFC85CE" w14:textId="77777777" w:rsidR="00D46711" w:rsidRPr="00330503" w:rsidRDefault="00D46711" w:rsidP="00CB7118">
            <w:pPr>
              <w:pStyle w:val="ListParagraph"/>
              <w:widowControl w:val="0"/>
              <w:numPr>
                <w:ilvl w:val="0"/>
                <w:numId w:val="49"/>
              </w:numPr>
              <w:spacing w:after="23"/>
              <w:ind w:right="327"/>
              <w:rPr>
                <w:rFonts w:ascii="Times" w:eastAsia="Times" w:hAnsi="Times" w:cs="Times"/>
              </w:rPr>
            </w:pPr>
            <w:r w:rsidRPr="00330503">
              <w:rPr>
                <w:rFonts w:ascii="Times" w:eastAsia="Times" w:hAnsi="Times" w:cs="Times"/>
              </w:rPr>
              <w:t>Patient call command to the third-party hotline</w:t>
            </w:r>
          </w:p>
          <w:p w14:paraId="74A62FA9" w14:textId="77777777" w:rsidR="00D46711" w:rsidRPr="00330503" w:rsidRDefault="00D46711" w:rsidP="009F33DA">
            <w:pPr>
              <w:widowControl w:val="0"/>
              <w:spacing w:after="23"/>
              <w:ind w:right="327"/>
              <w:rPr>
                <w:rFonts w:ascii="Times" w:eastAsia="Times" w:hAnsi="Times" w:cs="Times"/>
                <w:lang w:eastAsia="ja-JP"/>
              </w:rPr>
            </w:pPr>
            <w:r w:rsidRPr="00330503">
              <w:rPr>
                <w:rFonts w:ascii="Times" w:eastAsia="Times" w:hAnsi="Times" w:cs="Times"/>
                <w:lang w:eastAsia="ja-JP"/>
              </w:rPr>
              <w:t>Preconditions:</w:t>
            </w:r>
            <w:r w:rsidRPr="00330503">
              <w:rPr>
                <w:rFonts w:ascii="Times" w:eastAsia="Times" w:hAnsi="Times" w:cs="Times"/>
                <w:lang w:eastAsia="ja-JP"/>
              </w:rPr>
              <w:tab/>
            </w:r>
          </w:p>
          <w:p w14:paraId="267F621A" w14:textId="77777777" w:rsidR="00D46711" w:rsidRPr="00330503" w:rsidRDefault="00D46711" w:rsidP="00CB7118">
            <w:pPr>
              <w:pStyle w:val="ListParagraph"/>
              <w:widowControl w:val="0"/>
              <w:numPr>
                <w:ilvl w:val="0"/>
                <w:numId w:val="49"/>
              </w:numPr>
              <w:spacing w:after="23"/>
              <w:ind w:right="327"/>
              <w:rPr>
                <w:rFonts w:ascii="Times" w:eastAsia="Times" w:hAnsi="Times" w:cs="Times"/>
              </w:rPr>
            </w:pPr>
            <w:r w:rsidRPr="00330503">
              <w:rPr>
                <w:rFonts w:ascii="Times" w:eastAsia="Times" w:hAnsi="Times" w:cs="Times"/>
              </w:rPr>
              <w:t>The clinic phone number must be registered at the third-party hotline</w:t>
            </w:r>
          </w:p>
          <w:p w14:paraId="7FE35516" w14:textId="77777777" w:rsidR="00D46711" w:rsidRPr="00330503" w:rsidRDefault="00D46711" w:rsidP="009F33DA">
            <w:pPr>
              <w:widowControl w:val="0"/>
              <w:spacing w:after="23"/>
              <w:ind w:right="327"/>
              <w:rPr>
                <w:rFonts w:ascii="Times" w:eastAsia="Times" w:hAnsi="Times" w:cs="Times"/>
                <w:color w:val="4472C4" w:themeColor="accent1"/>
              </w:rPr>
            </w:pPr>
            <w:r w:rsidRPr="00330503">
              <w:rPr>
                <w:rFonts w:ascii="Times" w:eastAsia="Times" w:hAnsi="Times" w:cs="Times"/>
                <w:lang w:eastAsia="ja-JP"/>
              </w:rPr>
              <w:t>Post Conditions:</w:t>
            </w:r>
          </w:p>
          <w:p w14:paraId="4F441E6F" w14:textId="77777777" w:rsidR="00D46711" w:rsidRPr="00330503" w:rsidRDefault="00D46711" w:rsidP="00CB7118">
            <w:pPr>
              <w:numPr>
                <w:ilvl w:val="0"/>
                <w:numId w:val="47"/>
              </w:numPr>
              <w:spacing w:before="60" w:after="25"/>
              <w:ind w:right="327" w:hanging="360"/>
              <w:contextualSpacing/>
              <w:rPr>
                <w:rFonts w:ascii="Times" w:eastAsia="Times" w:hAnsi="Times" w:cs="Times"/>
              </w:rPr>
            </w:pPr>
            <w:r w:rsidRPr="00330503">
              <w:rPr>
                <w:rFonts w:ascii="Times" w:eastAsia="Times" w:hAnsi="Times" w:cs="Times"/>
              </w:rPr>
              <w:t>Success: All information about the call is recorded</w:t>
            </w:r>
          </w:p>
          <w:p w14:paraId="03506278" w14:textId="77777777" w:rsidR="00D46711" w:rsidRPr="00330503" w:rsidRDefault="00D46711" w:rsidP="00CB7118">
            <w:pPr>
              <w:numPr>
                <w:ilvl w:val="0"/>
                <w:numId w:val="47"/>
              </w:numPr>
              <w:spacing w:before="60"/>
              <w:ind w:right="327" w:hanging="360"/>
              <w:contextualSpacing/>
              <w:rPr>
                <w:rFonts w:ascii="Times" w:eastAsia="Times" w:hAnsi="Times" w:cs="Times"/>
              </w:rPr>
            </w:pPr>
            <w:r w:rsidRPr="00330503">
              <w:rPr>
                <w:rFonts w:ascii="Times" w:eastAsia="Times" w:hAnsi="Times" w:cs="Times"/>
              </w:rPr>
              <w:t>Fail: Notify an error to the patient</w:t>
            </w:r>
          </w:p>
          <w:p w14:paraId="3DDE366A" w14:textId="77777777" w:rsidR="00D46711" w:rsidRPr="00330503" w:rsidRDefault="00D46711" w:rsidP="009F33DA">
            <w:pPr>
              <w:tabs>
                <w:tab w:val="center" w:pos="4118"/>
              </w:tabs>
              <w:spacing w:before="60"/>
              <w:ind w:right="327"/>
              <w:contextualSpacing/>
              <w:rPr>
                <w:rFonts w:ascii="Times" w:eastAsia="Times" w:hAnsi="Times" w:cs="Times"/>
              </w:rPr>
            </w:pPr>
            <w:r w:rsidRPr="00330503">
              <w:rPr>
                <w:rFonts w:ascii="Times" w:eastAsia="Times" w:hAnsi="Times" w:cs="Times"/>
              </w:rPr>
              <w:t xml:space="preserve"> </w:t>
            </w:r>
            <w:r w:rsidRPr="00330503">
              <w:rPr>
                <w:rFonts w:ascii="Times" w:eastAsia="Times" w:hAnsi="Times" w:cs="Times"/>
              </w:rPr>
              <w:tab/>
            </w:r>
          </w:p>
          <w:p w14:paraId="10DA496B" w14:textId="77777777" w:rsidR="00D46711" w:rsidRPr="00330503" w:rsidRDefault="00D46711" w:rsidP="009F33DA">
            <w:pPr>
              <w:spacing w:line="276" w:lineRule="auto"/>
              <w:rPr>
                <w:rFonts w:ascii="Times" w:eastAsia="Times" w:hAnsi="Times" w:cs="Times"/>
                <w:lang w:eastAsia="ja-JP"/>
              </w:rPr>
            </w:pPr>
            <w:r w:rsidRPr="00330503">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726"/>
              <w:gridCol w:w="2693"/>
              <w:gridCol w:w="5135"/>
            </w:tblGrid>
            <w:tr w:rsidR="00D46711" w:rsidRPr="00330503" w14:paraId="2717ED37" w14:textId="77777777" w:rsidTr="009F33DA">
              <w:tc>
                <w:tcPr>
                  <w:tcW w:w="726" w:type="dxa"/>
                  <w:shd w:val="clear" w:color="auto" w:fill="D9D9D9" w:themeFill="background1" w:themeFillShade="D9"/>
                </w:tcPr>
                <w:p w14:paraId="213F4E3D" w14:textId="77777777" w:rsidR="00D46711" w:rsidRPr="00330503" w:rsidRDefault="00D46711" w:rsidP="009F33DA">
                  <w:pPr>
                    <w:spacing w:before="120" w:after="120" w:line="276" w:lineRule="auto"/>
                    <w:jc w:val="center"/>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Step</w:t>
                  </w:r>
                </w:p>
              </w:tc>
              <w:tc>
                <w:tcPr>
                  <w:tcW w:w="2693" w:type="dxa"/>
                  <w:shd w:val="clear" w:color="auto" w:fill="D9D9D9" w:themeFill="background1" w:themeFillShade="D9"/>
                </w:tcPr>
                <w:p w14:paraId="14A92EC3" w14:textId="77777777" w:rsidR="00D46711" w:rsidRPr="00330503" w:rsidRDefault="00D46711" w:rsidP="009F33DA">
                  <w:pPr>
                    <w:spacing w:before="120" w:after="120" w:line="276" w:lineRule="auto"/>
                    <w:jc w:val="center"/>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Actor Action</w:t>
                  </w:r>
                </w:p>
              </w:tc>
              <w:tc>
                <w:tcPr>
                  <w:tcW w:w="5135" w:type="dxa"/>
                  <w:shd w:val="clear" w:color="auto" w:fill="D9D9D9" w:themeFill="background1" w:themeFillShade="D9"/>
                </w:tcPr>
                <w:p w14:paraId="3973B5F3" w14:textId="77777777" w:rsidR="00D46711" w:rsidRPr="00330503" w:rsidRDefault="00D46711" w:rsidP="009F33DA">
                  <w:pPr>
                    <w:spacing w:before="120" w:after="120" w:line="276" w:lineRule="auto"/>
                    <w:jc w:val="center"/>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System Response</w:t>
                  </w:r>
                </w:p>
              </w:tc>
            </w:tr>
            <w:tr w:rsidR="00D46711" w:rsidRPr="00330503" w14:paraId="13515AA0" w14:textId="77777777" w:rsidTr="009F33DA">
              <w:tc>
                <w:tcPr>
                  <w:tcW w:w="726" w:type="dxa"/>
                </w:tcPr>
                <w:p w14:paraId="5BF42AD3" w14:textId="77777777" w:rsidR="00D46711" w:rsidRPr="00330503" w:rsidRDefault="00D46711" w:rsidP="009F33DA">
                  <w:pPr>
                    <w:spacing w:before="120" w:after="120" w:line="276" w:lineRule="auto"/>
                    <w:jc w:val="center"/>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1</w:t>
                  </w:r>
                </w:p>
              </w:tc>
              <w:tc>
                <w:tcPr>
                  <w:tcW w:w="2693" w:type="dxa"/>
                </w:tcPr>
                <w:p w14:paraId="411BC44F" w14:textId="77777777" w:rsidR="00D46711" w:rsidRPr="00330503" w:rsidRDefault="00D46711" w:rsidP="009F33DA">
                  <w:pPr>
                    <w:spacing w:before="120" w:after="120" w:line="276" w:lineRule="auto"/>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Call a hotline number.</w:t>
                  </w:r>
                </w:p>
              </w:tc>
              <w:tc>
                <w:tcPr>
                  <w:tcW w:w="5135" w:type="dxa"/>
                </w:tcPr>
                <w:p w14:paraId="6146D480" w14:textId="77777777" w:rsidR="00D46711" w:rsidRPr="00330503" w:rsidRDefault="00D46711" w:rsidP="009F33DA">
                  <w:pPr>
                    <w:spacing w:before="120" w:after="120" w:line="276" w:lineRule="auto"/>
                    <w:rPr>
                      <w:rFonts w:ascii="Times" w:eastAsia="Times" w:hAnsi="Times" w:cs="Times"/>
                      <w:color w:val="auto"/>
                      <w:sz w:val="24"/>
                      <w:szCs w:val="24"/>
                      <w:lang w:eastAsia="ja-JP"/>
                    </w:rPr>
                  </w:pPr>
                </w:p>
                <w:p w14:paraId="75532F7A" w14:textId="77777777" w:rsidR="00D46711" w:rsidRPr="00330503" w:rsidRDefault="00D46711" w:rsidP="009F33DA">
                  <w:pPr>
                    <w:spacing w:before="120" w:after="120" w:line="276" w:lineRule="auto"/>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Receive incoming call.</w:t>
                  </w:r>
                </w:p>
              </w:tc>
            </w:tr>
            <w:tr w:rsidR="00D46711" w:rsidRPr="00330503" w14:paraId="191528E0" w14:textId="77777777" w:rsidTr="009F33DA">
              <w:tc>
                <w:tcPr>
                  <w:tcW w:w="726" w:type="dxa"/>
                </w:tcPr>
                <w:p w14:paraId="330E76FB" w14:textId="77777777" w:rsidR="00D46711" w:rsidRPr="00330503" w:rsidRDefault="00D46711" w:rsidP="009F33DA">
                  <w:pPr>
                    <w:spacing w:before="120" w:after="120" w:line="276" w:lineRule="auto"/>
                    <w:jc w:val="center"/>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2</w:t>
                  </w:r>
                </w:p>
              </w:tc>
              <w:tc>
                <w:tcPr>
                  <w:tcW w:w="2693" w:type="dxa"/>
                </w:tcPr>
                <w:p w14:paraId="4CF74044" w14:textId="77777777" w:rsidR="00D46711" w:rsidRPr="00330503" w:rsidRDefault="00D46711" w:rsidP="009F33DA">
                  <w:pPr>
                    <w:spacing w:before="120" w:after="120" w:line="276" w:lineRule="auto"/>
                    <w:rPr>
                      <w:rFonts w:ascii="Times" w:eastAsia="Times" w:hAnsi="Times" w:cs="Times"/>
                      <w:color w:val="auto"/>
                      <w:sz w:val="24"/>
                      <w:szCs w:val="24"/>
                      <w:lang w:eastAsia="ja-JP"/>
                    </w:rPr>
                  </w:pPr>
                </w:p>
              </w:tc>
              <w:tc>
                <w:tcPr>
                  <w:tcW w:w="5135" w:type="dxa"/>
                </w:tcPr>
                <w:p w14:paraId="44695CAD" w14:textId="77777777" w:rsidR="00D46711" w:rsidRPr="00330503" w:rsidRDefault="00D46711" w:rsidP="009F33DA">
                  <w:pPr>
                    <w:spacing w:before="120" w:after="120" w:line="276" w:lineRule="auto"/>
                    <w:rPr>
                      <w:rFonts w:ascii="Times" w:eastAsia="Times" w:hAnsi="Times" w:cs="Times"/>
                      <w:color w:val="auto"/>
                      <w:sz w:val="24"/>
                      <w:szCs w:val="24"/>
                      <w:lang w:val="vi-VN" w:eastAsia="ja-JP"/>
                    </w:rPr>
                  </w:pPr>
                  <w:r w:rsidRPr="00330503">
                    <w:rPr>
                      <w:rFonts w:ascii="Times" w:eastAsia="Times" w:hAnsi="Times" w:cs="Times"/>
                      <w:color w:val="auto"/>
                      <w:sz w:val="24"/>
                      <w:szCs w:val="24"/>
                      <w:lang w:eastAsia="ja-JP"/>
                    </w:rPr>
                    <w:t xml:space="preserve">Send </w:t>
                  </w:r>
                  <w:r w:rsidRPr="00330503">
                    <w:rPr>
                      <w:rFonts w:ascii="Times" w:eastAsia="Times" w:hAnsi="Times" w:cs="Times"/>
                      <w:color w:val="auto"/>
                      <w:sz w:val="24"/>
                      <w:szCs w:val="24"/>
                      <w:lang w:val="vi-VN" w:eastAsia="ja-JP"/>
                    </w:rPr>
                    <w:t>request</w:t>
                  </w:r>
                  <w:r w:rsidRPr="00330503">
                    <w:rPr>
                      <w:rFonts w:ascii="Times" w:eastAsia="Times" w:hAnsi="Times" w:cs="Times"/>
                      <w:color w:val="auto"/>
                      <w:sz w:val="24"/>
                      <w:szCs w:val="24"/>
                      <w:lang w:eastAsia="ja-JP"/>
                    </w:rPr>
                    <w:t xml:space="preserve"> </w:t>
                  </w:r>
                  <w:r w:rsidRPr="00330503">
                    <w:rPr>
                      <w:rFonts w:ascii="Times" w:eastAsia="Times" w:hAnsi="Times" w:cs="Times"/>
                      <w:color w:val="auto"/>
                      <w:sz w:val="24"/>
                      <w:szCs w:val="24"/>
                      <w:lang w:val="vi-VN" w:eastAsia="ja-JP"/>
                    </w:rPr>
                    <w:t xml:space="preserve">for an instruction </w:t>
                  </w:r>
                  <w:r w:rsidRPr="00330503">
                    <w:rPr>
                      <w:rFonts w:ascii="Times" w:eastAsia="Times" w:hAnsi="Times" w:cs="Times"/>
                      <w:color w:val="auto"/>
                      <w:sz w:val="24"/>
                      <w:szCs w:val="24"/>
                      <w:lang w:eastAsia="ja-JP"/>
                    </w:rPr>
                    <w:t>to hotline server</w:t>
                  </w:r>
                  <w:r w:rsidRPr="00330503">
                    <w:rPr>
                      <w:rFonts w:ascii="Times" w:eastAsia="Times" w:hAnsi="Times" w:cs="Times"/>
                      <w:color w:val="auto"/>
                      <w:sz w:val="24"/>
                      <w:szCs w:val="24"/>
                      <w:lang w:val="vi-VN" w:eastAsia="ja-JP"/>
                    </w:rPr>
                    <w:t>.</w:t>
                  </w:r>
                </w:p>
              </w:tc>
            </w:tr>
            <w:tr w:rsidR="00D46711" w:rsidRPr="00330503" w14:paraId="3E80F0AA" w14:textId="77777777" w:rsidTr="009F33DA">
              <w:tc>
                <w:tcPr>
                  <w:tcW w:w="726" w:type="dxa"/>
                </w:tcPr>
                <w:p w14:paraId="5BCDCC8D" w14:textId="77777777" w:rsidR="00D46711" w:rsidRPr="00330503" w:rsidRDefault="00D46711" w:rsidP="009F33DA">
                  <w:pPr>
                    <w:spacing w:before="120" w:after="120" w:line="276" w:lineRule="auto"/>
                    <w:jc w:val="center"/>
                    <w:rPr>
                      <w:rFonts w:ascii="Times" w:eastAsia="Times" w:hAnsi="Times" w:cs="Times"/>
                      <w:sz w:val="24"/>
                      <w:szCs w:val="24"/>
                      <w:lang w:val="vi-VN" w:eastAsia="ja-JP"/>
                    </w:rPr>
                  </w:pPr>
                  <w:r w:rsidRPr="00330503">
                    <w:rPr>
                      <w:rFonts w:ascii="Times" w:eastAsia="Times" w:hAnsi="Times" w:cs="Times"/>
                      <w:sz w:val="24"/>
                      <w:szCs w:val="24"/>
                      <w:lang w:val="vi-VN" w:eastAsia="ja-JP"/>
                    </w:rPr>
                    <w:t>3</w:t>
                  </w:r>
                </w:p>
              </w:tc>
              <w:tc>
                <w:tcPr>
                  <w:tcW w:w="2693" w:type="dxa"/>
                </w:tcPr>
                <w:p w14:paraId="012D1963" w14:textId="77777777" w:rsidR="00D46711" w:rsidRPr="00330503" w:rsidRDefault="00D46711" w:rsidP="009F33DA">
                  <w:pPr>
                    <w:spacing w:before="120" w:after="120" w:line="276" w:lineRule="auto"/>
                    <w:rPr>
                      <w:rFonts w:ascii="Times" w:eastAsia="Times" w:hAnsi="Times" w:cs="Times"/>
                      <w:sz w:val="24"/>
                      <w:szCs w:val="24"/>
                      <w:lang w:eastAsia="ja-JP"/>
                    </w:rPr>
                  </w:pPr>
                </w:p>
              </w:tc>
              <w:tc>
                <w:tcPr>
                  <w:tcW w:w="5135" w:type="dxa"/>
                </w:tcPr>
                <w:p w14:paraId="3A33AE7A" w14:textId="77777777" w:rsidR="00D46711" w:rsidRPr="00330503" w:rsidRDefault="00D46711" w:rsidP="009F33DA">
                  <w:pPr>
                    <w:spacing w:before="120" w:after="120" w:line="276" w:lineRule="auto"/>
                    <w:rPr>
                      <w:rFonts w:ascii="Times" w:eastAsia="Times" w:hAnsi="Times" w:cs="Times"/>
                      <w:color w:val="auto"/>
                      <w:sz w:val="24"/>
                      <w:szCs w:val="24"/>
                      <w:lang w:eastAsia="ja-JP"/>
                    </w:rPr>
                  </w:pPr>
                  <w:r w:rsidRPr="00330503">
                    <w:rPr>
                      <w:rFonts w:ascii="Times" w:eastAsia="Times" w:hAnsi="Times" w:cs="Times"/>
                      <w:sz w:val="24"/>
                      <w:szCs w:val="24"/>
                      <w:lang w:val="vi-VN" w:eastAsia="ja-JP"/>
                    </w:rPr>
                    <w:t>Rec</w:t>
                  </w:r>
                  <w:proofErr w:type="spellStart"/>
                  <w:r w:rsidRPr="00330503">
                    <w:rPr>
                      <w:rFonts w:ascii="Times" w:eastAsia="Times" w:hAnsi="Times" w:cs="Times"/>
                      <w:sz w:val="24"/>
                      <w:szCs w:val="24"/>
                      <w:lang w:eastAsia="ja-JP"/>
                    </w:rPr>
                    <w:t>ei</w:t>
                  </w:r>
                  <w:proofErr w:type="spellEnd"/>
                  <w:r w:rsidRPr="00330503">
                    <w:rPr>
                      <w:rFonts w:ascii="Times" w:eastAsia="Times" w:hAnsi="Times" w:cs="Times"/>
                      <w:sz w:val="24"/>
                      <w:szCs w:val="24"/>
                      <w:lang w:val="vi-VN" w:eastAsia="ja-JP"/>
                    </w:rPr>
                    <w:t xml:space="preserve">ve </w:t>
                  </w:r>
                  <w:r w:rsidRPr="00330503">
                    <w:rPr>
                      <w:rFonts w:ascii="Times" w:eastAsia="Times" w:hAnsi="Times" w:cs="Times"/>
                      <w:color w:val="auto"/>
                      <w:sz w:val="24"/>
                      <w:szCs w:val="24"/>
                      <w:lang w:val="vi-VN" w:eastAsia="ja-JP"/>
                    </w:rPr>
                    <w:t>instruction</w:t>
                  </w:r>
                  <w:r w:rsidRPr="00330503">
                    <w:rPr>
                      <w:rFonts w:ascii="Times" w:eastAsia="Times" w:hAnsi="Times" w:cs="Times"/>
                      <w:color w:val="auto"/>
                      <w:sz w:val="24"/>
                      <w:szCs w:val="24"/>
                      <w:lang w:eastAsia="ja-JP"/>
                    </w:rPr>
                    <w:t xml:space="preserve">. </w:t>
                  </w:r>
                  <w:r w:rsidRPr="00330503">
                    <w:rPr>
                      <w:rFonts w:ascii="Times" w:eastAsia="Times" w:hAnsi="Times" w:cs="Times"/>
                      <w:sz w:val="24"/>
                      <w:szCs w:val="24"/>
                    </w:rPr>
                    <w:br/>
                  </w:r>
                  <w:r w:rsidRPr="00330503">
                    <w:rPr>
                      <w:rFonts w:ascii="Times" w:eastAsia="Times" w:hAnsi="Times" w:cs="Times"/>
                      <w:color w:val="auto"/>
                      <w:sz w:val="24"/>
                      <w:szCs w:val="24"/>
                      <w:lang w:eastAsia="ja-JP"/>
                    </w:rPr>
                    <w:t>(Hotline server response the request)</w:t>
                  </w:r>
                </w:p>
                <w:p w14:paraId="6BB94B0C" w14:textId="77777777" w:rsidR="00D46711" w:rsidRPr="00330503" w:rsidRDefault="00D46711" w:rsidP="009F33DA">
                  <w:pPr>
                    <w:spacing w:before="120" w:after="120" w:line="276" w:lineRule="auto"/>
                    <w:rPr>
                      <w:rFonts w:ascii="Times" w:eastAsia="Times" w:hAnsi="Times" w:cs="Times"/>
                      <w:sz w:val="24"/>
                      <w:szCs w:val="24"/>
                      <w:lang w:eastAsia="ja-JP"/>
                    </w:rPr>
                  </w:pPr>
                  <w:r w:rsidRPr="00330503">
                    <w:rPr>
                      <w:rFonts w:ascii="Times" w:eastAsia="Times" w:hAnsi="Times" w:cs="Times"/>
                      <w:color w:val="auto"/>
                      <w:sz w:val="24"/>
                      <w:szCs w:val="24"/>
                    </w:rPr>
                    <w:lastRenderedPageBreak/>
                    <w:t>[Exception 1]</w:t>
                  </w:r>
                </w:p>
              </w:tc>
            </w:tr>
            <w:tr w:rsidR="00D46711" w:rsidRPr="00330503" w14:paraId="01CD699C" w14:textId="77777777" w:rsidTr="009F33DA">
              <w:tc>
                <w:tcPr>
                  <w:tcW w:w="726" w:type="dxa"/>
                </w:tcPr>
                <w:p w14:paraId="739D7369" w14:textId="77777777" w:rsidR="00D46711" w:rsidRPr="00330503" w:rsidRDefault="00D46711" w:rsidP="009F33DA">
                  <w:pPr>
                    <w:spacing w:before="120" w:after="120" w:line="276" w:lineRule="auto"/>
                    <w:jc w:val="center"/>
                    <w:rPr>
                      <w:rFonts w:ascii="Times" w:eastAsia="Times" w:hAnsi="Times" w:cs="Times"/>
                      <w:sz w:val="24"/>
                      <w:szCs w:val="24"/>
                      <w:lang w:eastAsia="ja-JP"/>
                    </w:rPr>
                  </w:pPr>
                  <w:r w:rsidRPr="00330503">
                    <w:rPr>
                      <w:rFonts w:ascii="Times" w:eastAsia="Times" w:hAnsi="Times" w:cs="Times"/>
                      <w:sz w:val="24"/>
                      <w:szCs w:val="24"/>
                      <w:lang w:eastAsia="ja-JP"/>
                    </w:rPr>
                    <w:lastRenderedPageBreak/>
                    <w:t>4</w:t>
                  </w:r>
                </w:p>
              </w:tc>
              <w:tc>
                <w:tcPr>
                  <w:tcW w:w="2693" w:type="dxa"/>
                </w:tcPr>
                <w:p w14:paraId="7A61722F" w14:textId="77777777" w:rsidR="00D46711" w:rsidRPr="00330503" w:rsidRDefault="00D46711" w:rsidP="009F33DA">
                  <w:pPr>
                    <w:spacing w:before="120" w:after="120" w:line="276" w:lineRule="auto"/>
                    <w:rPr>
                      <w:rFonts w:ascii="Times" w:eastAsia="Times" w:hAnsi="Times" w:cs="Times"/>
                      <w:sz w:val="24"/>
                      <w:szCs w:val="24"/>
                      <w:lang w:eastAsia="ja-JP"/>
                    </w:rPr>
                  </w:pPr>
                </w:p>
              </w:tc>
              <w:tc>
                <w:tcPr>
                  <w:tcW w:w="5135" w:type="dxa"/>
                </w:tcPr>
                <w:p w14:paraId="07667CC6" w14:textId="77777777" w:rsidR="00D46711" w:rsidRPr="00330503" w:rsidRDefault="00D46711" w:rsidP="009F33DA">
                  <w:pPr>
                    <w:spacing w:before="120" w:after="120" w:line="276" w:lineRule="auto"/>
                    <w:rPr>
                      <w:rFonts w:ascii="Times" w:eastAsia="Times" w:hAnsi="Times" w:cs="Times"/>
                      <w:sz w:val="24"/>
                      <w:szCs w:val="24"/>
                      <w:lang w:val="vi-VN" w:eastAsia="ja-JP"/>
                    </w:rPr>
                  </w:pPr>
                  <w:r w:rsidRPr="00330503">
                    <w:rPr>
                      <w:rFonts w:ascii="Times" w:eastAsia="Times" w:hAnsi="Times" w:cs="Times"/>
                      <w:sz w:val="24"/>
                      <w:szCs w:val="24"/>
                      <w:lang w:eastAsia="ja-JP"/>
                    </w:rPr>
                    <w:t>Play</w:t>
                  </w:r>
                  <w:r w:rsidRPr="00330503">
                    <w:rPr>
                      <w:rFonts w:ascii="Times" w:eastAsia="Times" w:hAnsi="Times" w:cs="Times"/>
                      <w:sz w:val="24"/>
                      <w:szCs w:val="24"/>
                      <w:lang w:val="vi-VN" w:eastAsia="ja-JP"/>
                    </w:rPr>
                    <w:t xml:space="preserve"> </w:t>
                  </w:r>
                  <w:r w:rsidRPr="00330503">
                    <w:rPr>
                      <w:rFonts w:ascii="Times" w:eastAsia="Times" w:hAnsi="Times" w:cs="Times"/>
                      <w:sz w:val="24"/>
                      <w:szCs w:val="24"/>
                      <w:lang w:eastAsia="ja-JP"/>
                    </w:rPr>
                    <w:t xml:space="preserve">greeting </w:t>
                  </w:r>
                  <w:r w:rsidRPr="00330503">
                    <w:rPr>
                      <w:rFonts w:ascii="Times" w:eastAsia="Times" w:hAnsi="Times" w:cs="Times"/>
                      <w:sz w:val="24"/>
                      <w:szCs w:val="24"/>
                      <w:lang w:val="vi-VN" w:eastAsia="ja-JP"/>
                    </w:rPr>
                    <w:t>mes</w:t>
                  </w:r>
                  <w:r w:rsidRPr="00330503">
                    <w:rPr>
                      <w:rFonts w:ascii="Times" w:eastAsia="Times" w:hAnsi="Times" w:cs="Times"/>
                      <w:sz w:val="24"/>
                      <w:szCs w:val="24"/>
                      <w:lang w:eastAsia="ja-JP"/>
                    </w:rPr>
                    <w:t>s</w:t>
                  </w:r>
                  <w:r w:rsidRPr="00330503">
                    <w:rPr>
                      <w:rFonts w:ascii="Times" w:eastAsia="Times" w:hAnsi="Times" w:cs="Times"/>
                      <w:sz w:val="24"/>
                      <w:szCs w:val="24"/>
                      <w:lang w:val="vi-VN" w:eastAsia="ja-JP"/>
                    </w:rPr>
                    <w:t>age to the caller</w:t>
                  </w:r>
                  <w:r w:rsidRPr="00330503">
                    <w:rPr>
                      <w:rFonts w:ascii="Times" w:eastAsia="Times" w:hAnsi="Times" w:cs="Times"/>
                      <w:sz w:val="24"/>
                      <w:szCs w:val="24"/>
                      <w:lang w:eastAsia="ja-JP"/>
                    </w:rPr>
                    <w:t>.</w:t>
                  </w:r>
                </w:p>
              </w:tc>
            </w:tr>
            <w:tr w:rsidR="00D46711" w:rsidRPr="00330503" w14:paraId="049E1E0D" w14:textId="77777777" w:rsidTr="009F33DA">
              <w:tc>
                <w:tcPr>
                  <w:tcW w:w="726" w:type="dxa"/>
                </w:tcPr>
                <w:p w14:paraId="4059498F" w14:textId="77777777" w:rsidR="00D46711" w:rsidRPr="00330503" w:rsidRDefault="00D46711" w:rsidP="009F33DA">
                  <w:pPr>
                    <w:spacing w:before="120" w:after="120" w:line="276" w:lineRule="auto"/>
                    <w:jc w:val="center"/>
                    <w:rPr>
                      <w:rFonts w:ascii="Times" w:eastAsia="Times" w:hAnsi="Times" w:cs="Times"/>
                      <w:sz w:val="24"/>
                      <w:szCs w:val="24"/>
                      <w:lang w:eastAsia="ja-JP"/>
                    </w:rPr>
                  </w:pPr>
                  <w:r w:rsidRPr="00330503">
                    <w:rPr>
                      <w:rFonts w:ascii="Times" w:eastAsia="Times" w:hAnsi="Times" w:cs="Times"/>
                      <w:sz w:val="24"/>
                      <w:szCs w:val="24"/>
                      <w:lang w:eastAsia="ja-JP"/>
                    </w:rPr>
                    <w:t>5</w:t>
                  </w:r>
                </w:p>
              </w:tc>
              <w:tc>
                <w:tcPr>
                  <w:tcW w:w="2693" w:type="dxa"/>
                </w:tcPr>
                <w:p w14:paraId="3C67BC28" w14:textId="77777777" w:rsidR="00D46711" w:rsidRPr="00330503" w:rsidRDefault="00D46711" w:rsidP="009F33DA">
                  <w:pPr>
                    <w:spacing w:before="120" w:after="120" w:line="276" w:lineRule="auto"/>
                    <w:rPr>
                      <w:rFonts w:ascii="Times" w:eastAsia="Times" w:hAnsi="Times" w:cs="Times"/>
                      <w:sz w:val="24"/>
                      <w:szCs w:val="24"/>
                      <w:lang w:val="vi-VN" w:eastAsia="ja-JP"/>
                    </w:rPr>
                  </w:pPr>
                </w:p>
              </w:tc>
              <w:tc>
                <w:tcPr>
                  <w:tcW w:w="5135" w:type="dxa"/>
                </w:tcPr>
                <w:p w14:paraId="72AA26C4" w14:textId="77777777" w:rsidR="00D46711" w:rsidRPr="00330503" w:rsidRDefault="00D46711" w:rsidP="009F33DA">
                  <w:pPr>
                    <w:spacing w:before="120" w:after="120" w:line="276" w:lineRule="auto"/>
                    <w:rPr>
                      <w:rFonts w:ascii="Times" w:eastAsia="Times" w:hAnsi="Times" w:cs="Times"/>
                      <w:sz w:val="24"/>
                      <w:szCs w:val="24"/>
                      <w:lang w:val="vi-VN" w:eastAsia="ja-JP"/>
                    </w:rPr>
                  </w:pPr>
                  <w:r w:rsidRPr="00330503">
                    <w:rPr>
                      <w:rFonts w:ascii="Times" w:eastAsia="Times" w:hAnsi="Times" w:cs="Times"/>
                      <w:color w:val="auto"/>
                      <w:sz w:val="24"/>
                      <w:szCs w:val="24"/>
                      <w:lang w:val="vi-VN" w:eastAsia="ja-JP"/>
                    </w:rPr>
                    <w:t>Start record the content</w:t>
                  </w:r>
                  <w:r w:rsidRPr="00330503">
                    <w:rPr>
                      <w:rFonts w:ascii="Times" w:eastAsia="Times" w:hAnsi="Times" w:cs="Times"/>
                      <w:color w:val="auto"/>
                      <w:sz w:val="24"/>
                      <w:szCs w:val="24"/>
                      <w:lang w:eastAsia="ja-JP"/>
                    </w:rPr>
                    <w:t>.</w:t>
                  </w:r>
                </w:p>
              </w:tc>
            </w:tr>
            <w:tr w:rsidR="00D46711" w:rsidRPr="00330503" w14:paraId="25327935" w14:textId="77777777" w:rsidTr="009F33DA">
              <w:tc>
                <w:tcPr>
                  <w:tcW w:w="726" w:type="dxa"/>
                </w:tcPr>
                <w:p w14:paraId="40F37B1D" w14:textId="77777777" w:rsidR="00D46711" w:rsidRPr="00330503" w:rsidRDefault="00D46711" w:rsidP="009F33DA">
                  <w:pPr>
                    <w:spacing w:before="120" w:after="120" w:line="276" w:lineRule="auto"/>
                    <w:jc w:val="center"/>
                    <w:rPr>
                      <w:rFonts w:ascii="Times" w:eastAsia="Times" w:hAnsi="Times" w:cs="Times"/>
                      <w:sz w:val="24"/>
                      <w:szCs w:val="24"/>
                      <w:lang w:eastAsia="ja-JP"/>
                    </w:rPr>
                  </w:pPr>
                  <w:r w:rsidRPr="00330503">
                    <w:rPr>
                      <w:rFonts w:ascii="Times" w:eastAsia="Times" w:hAnsi="Times" w:cs="Times"/>
                      <w:sz w:val="24"/>
                      <w:szCs w:val="24"/>
                      <w:lang w:eastAsia="ja-JP"/>
                    </w:rPr>
                    <w:t>6</w:t>
                  </w:r>
                </w:p>
              </w:tc>
              <w:tc>
                <w:tcPr>
                  <w:tcW w:w="2693" w:type="dxa"/>
                </w:tcPr>
                <w:p w14:paraId="57C6EFAF" w14:textId="77777777" w:rsidR="00D46711" w:rsidRPr="00330503" w:rsidRDefault="00D46711" w:rsidP="009F33DA">
                  <w:pPr>
                    <w:spacing w:before="120" w:after="120" w:line="276" w:lineRule="auto"/>
                    <w:rPr>
                      <w:rFonts w:ascii="Times" w:eastAsia="Times" w:hAnsi="Times" w:cs="Times"/>
                      <w:sz w:val="24"/>
                      <w:szCs w:val="24"/>
                      <w:lang w:eastAsia="ja-JP"/>
                    </w:rPr>
                  </w:pPr>
                  <w:r w:rsidRPr="00330503">
                    <w:rPr>
                      <w:rFonts w:ascii="Times" w:eastAsia="Times" w:hAnsi="Times" w:cs="Times"/>
                      <w:sz w:val="24"/>
                      <w:szCs w:val="24"/>
                      <w:lang w:val="vi-VN" w:eastAsia="ja-JP"/>
                    </w:rPr>
                    <w:t>Speak up their name</w:t>
                  </w:r>
                  <w:r w:rsidRPr="00330503">
                    <w:rPr>
                      <w:rFonts w:ascii="Times" w:eastAsia="Times" w:hAnsi="Times" w:cs="Times"/>
                      <w:sz w:val="24"/>
                      <w:szCs w:val="24"/>
                      <w:lang w:eastAsia="ja-JP"/>
                    </w:rPr>
                    <w:t>.</w:t>
                  </w:r>
                </w:p>
              </w:tc>
              <w:tc>
                <w:tcPr>
                  <w:tcW w:w="5135" w:type="dxa"/>
                </w:tcPr>
                <w:p w14:paraId="05E5F8D9" w14:textId="77777777" w:rsidR="00D46711" w:rsidRPr="00330503" w:rsidRDefault="00D46711" w:rsidP="009F33DA">
                  <w:pPr>
                    <w:spacing w:before="120" w:after="120" w:line="276" w:lineRule="auto"/>
                    <w:rPr>
                      <w:rFonts w:ascii="Times" w:eastAsia="Times" w:hAnsi="Times" w:cs="Times"/>
                      <w:sz w:val="24"/>
                      <w:szCs w:val="24"/>
                      <w:lang w:eastAsia="ja-JP"/>
                    </w:rPr>
                  </w:pPr>
                </w:p>
                <w:p w14:paraId="6288625D" w14:textId="77777777" w:rsidR="00D46711" w:rsidRPr="00330503" w:rsidRDefault="00D46711" w:rsidP="009F33DA">
                  <w:pPr>
                    <w:spacing w:before="120" w:after="120" w:line="276" w:lineRule="auto"/>
                    <w:rPr>
                      <w:rFonts w:ascii="Times" w:eastAsia="Times" w:hAnsi="Times" w:cs="Times"/>
                      <w:sz w:val="24"/>
                      <w:szCs w:val="24"/>
                      <w:lang w:eastAsia="ja-JP"/>
                    </w:rPr>
                  </w:pPr>
                  <w:r w:rsidRPr="00330503">
                    <w:rPr>
                      <w:rFonts w:ascii="Times" w:eastAsia="Times" w:hAnsi="Times" w:cs="Times"/>
                      <w:sz w:val="24"/>
                      <w:szCs w:val="24"/>
                      <w:lang w:eastAsia="ja-JP"/>
                    </w:rPr>
                    <w:t>Recording the call.</w:t>
                  </w:r>
                </w:p>
              </w:tc>
            </w:tr>
            <w:tr w:rsidR="00D46711" w:rsidRPr="00330503" w14:paraId="17F6F530" w14:textId="77777777" w:rsidTr="009F33DA">
              <w:tc>
                <w:tcPr>
                  <w:tcW w:w="726" w:type="dxa"/>
                </w:tcPr>
                <w:p w14:paraId="1C609D8E" w14:textId="77777777" w:rsidR="00D46711" w:rsidRPr="00330503" w:rsidRDefault="00D46711" w:rsidP="009F33DA">
                  <w:pPr>
                    <w:spacing w:before="120" w:after="120" w:line="276" w:lineRule="auto"/>
                    <w:jc w:val="center"/>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7</w:t>
                  </w:r>
                </w:p>
              </w:tc>
              <w:tc>
                <w:tcPr>
                  <w:tcW w:w="2693" w:type="dxa"/>
                </w:tcPr>
                <w:p w14:paraId="41890603" w14:textId="77777777" w:rsidR="00D46711" w:rsidRPr="00330503" w:rsidRDefault="00D46711" w:rsidP="009F33DA">
                  <w:pPr>
                    <w:spacing w:before="120" w:after="120" w:line="276" w:lineRule="auto"/>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Hang-up.</w:t>
                  </w:r>
                </w:p>
              </w:tc>
              <w:tc>
                <w:tcPr>
                  <w:tcW w:w="5135" w:type="dxa"/>
                </w:tcPr>
                <w:p w14:paraId="40B8681F" w14:textId="77777777" w:rsidR="00D46711" w:rsidRPr="00330503" w:rsidRDefault="00D46711" w:rsidP="009F33DA">
                  <w:pPr>
                    <w:spacing w:before="120" w:after="120" w:line="276" w:lineRule="auto"/>
                    <w:rPr>
                      <w:rFonts w:ascii="Times" w:eastAsia="Times" w:hAnsi="Times" w:cs="Times"/>
                      <w:color w:val="auto"/>
                      <w:sz w:val="24"/>
                      <w:szCs w:val="24"/>
                      <w:lang w:eastAsia="ja-JP"/>
                    </w:rPr>
                  </w:pPr>
                </w:p>
                <w:p w14:paraId="7D7F4E97" w14:textId="77777777" w:rsidR="00D46711" w:rsidRPr="00330503" w:rsidRDefault="00D46711" w:rsidP="009F33DA">
                  <w:pPr>
                    <w:spacing w:before="120" w:after="120" w:line="276" w:lineRule="auto"/>
                    <w:rPr>
                      <w:rFonts w:ascii="Times" w:eastAsia="Times" w:hAnsi="Times" w:cs="Times"/>
                      <w:color w:val="auto"/>
                      <w:sz w:val="24"/>
                      <w:szCs w:val="24"/>
                      <w:lang w:eastAsia="ja-JP"/>
                    </w:rPr>
                  </w:pPr>
                  <w:r w:rsidRPr="00330503">
                    <w:rPr>
                      <w:rFonts w:ascii="Times" w:eastAsia="Times" w:hAnsi="Times" w:cs="Times"/>
                      <w:color w:val="auto"/>
                      <w:sz w:val="24"/>
                      <w:szCs w:val="24"/>
                      <w:lang w:eastAsia="ja-JP"/>
                    </w:rPr>
                    <w:t>Finish recording and save recorded file into the system.</w:t>
                  </w:r>
                </w:p>
              </w:tc>
            </w:tr>
            <w:tr w:rsidR="00D46711" w:rsidRPr="00330503" w14:paraId="40A462DE" w14:textId="77777777" w:rsidTr="009F33DA">
              <w:tc>
                <w:tcPr>
                  <w:tcW w:w="726" w:type="dxa"/>
                </w:tcPr>
                <w:p w14:paraId="7828EF80" w14:textId="77777777" w:rsidR="00D46711" w:rsidRPr="00330503" w:rsidRDefault="00D46711" w:rsidP="009F33DA">
                  <w:pPr>
                    <w:spacing w:before="120" w:after="120" w:line="276" w:lineRule="auto"/>
                    <w:jc w:val="center"/>
                    <w:rPr>
                      <w:rFonts w:ascii="Times" w:eastAsia="Times" w:hAnsi="Times" w:cs="Times"/>
                      <w:sz w:val="24"/>
                      <w:szCs w:val="24"/>
                      <w:lang w:eastAsia="ja-JP"/>
                    </w:rPr>
                  </w:pPr>
                  <w:r w:rsidRPr="00330503">
                    <w:rPr>
                      <w:rFonts w:ascii="Times" w:eastAsia="Times" w:hAnsi="Times" w:cs="Times"/>
                      <w:sz w:val="24"/>
                      <w:szCs w:val="24"/>
                      <w:lang w:eastAsia="ja-JP"/>
                    </w:rPr>
                    <w:t>8</w:t>
                  </w:r>
                </w:p>
              </w:tc>
              <w:tc>
                <w:tcPr>
                  <w:tcW w:w="2693" w:type="dxa"/>
                </w:tcPr>
                <w:p w14:paraId="55790320" w14:textId="77777777" w:rsidR="00D46711" w:rsidRPr="00330503" w:rsidRDefault="00D46711" w:rsidP="009F33DA">
                  <w:pPr>
                    <w:spacing w:before="120" w:after="120" w:line="276" w:lineRule="auto"/>
                    <w:rPr>
                      <w:rFonts w:ascii="Times" w:eastAsia="Times" w:hAnsi="Times" w:cs="Times"/>
                      <w:sz w:val="24"/>
                      <w:szCs w:val="24"/>
                      <w:lang w:eastAsia="ja-JP"/>
                    </w:rPr>
                  </w:pPr>
                </w:p>
              </w:tc>
              <w:tc>
                <w:tcPr>
                  <w:tcW w:w="5135" w:type="dxa"/>
                </w:tcPr>
                <w:p w14:paraId="1E79C5C2" w14:textId="77777777" w:rsidR="00D46711" w:rsidRPr="00330503" w:rsidRDefault="00D46711" w:rsidP="009F33DA">
                  <w:pPr>
                    <w:spacing w:before="120" w:after="120" w:line="276" w:lineRule="auto"/>
                    <w:rPr>
                      <w:rFonts w:ascii="Times" w:eastAsia="Times" w:hAnsi="Times" w:cs="Times"/>
                      <w:sz w:val="24"/>
                      <w:szCs w:val="24"/>
                      <w:lang w:eastAsia="ja-JP"/>
                    </w:rPr>
                  </w:pPr>
                  <w:r w:rsidRPr="00330503">
                    <w:rPr>
                      <w:rFonts w:ascii="Times" w:eastAsia="Times" w:hAnsi="Times" w:cs="Times"/>
                      <w:color w:val="auto"/>
                      <w:sz w:val="24"/>
                      <w:szCs w:val="24"/>
                      <w:lang w:eastAsia="ja-JP"/>
                    </w:rPr>
                    <w:t>Send call record information to hotline server.</w:t>
                  </w:r>
                </w:p>
              </w:tc>
            </w:tr>
          </w:tbl>
          <w:p w14:paraId="7D71ABBF" w14:textId="77777777" w:rsidR="00D46711" w:rsidRPr="00330503" w:rsidRDefault="00D46711" w:rsidP="009F33DA">
            <w:pPr>
              <w:spacing w:line="276" w:lineRule="auto"/>
              <w:rPr>
                <w:rFonts w:ascii="Times" w:eastAsia="Times" w:hAnsi="Times" w:cs="Times"/>
                <w:lang w:eastAsia="ja-JP"/>
              </w:rPr>
            </w:pPr>
          </w:p>
          <w:p w14:paraId="0CD6BB12" w14:textId="77777777" w:rsidR="00D46711" w:rsidRPr="00330503" w:rsidRDefault="00D46711" w:rsidP="009F33DA">
            <w:pPr>
              <w:spacing w:line="276" w:lineRule="auto"/>
              <w:rPr>
                <w:rFonts w:ascii="Times" w:eastAsia="Times" w:hAnsi="Times" w:cs="Times"/>
                <w:lang w:eastAsia="ja-JP"/>
              </w:rPr>
            </w:pPr>
            <w:r w:rsidRPr="00330503">
              <w:rPr>
                <w:rFonts w:ascii="Times" w:eastAsia="Times" w:hAnsi="Times" w:cs="Times"/>
                <w:lang w:eastAsia="ja-JP"/>
              </w:rPr>
              <w:t>Alternative Scenario: N/A</w:t>
            </w:r>
          </w:p>
          <w:p w14:paraId="24D35E9C" w14:textId="77777777" w:rsidR="00D46711" w:rsidRPr="00330503" w:rsidRDefault="00D46711" w:rsidP="009F33DA">
            <w:pPr>
              <w:spacing w:line="276" w:lineRule="auto"/>
              <w:rPr>
                <w:rFonts w:ascii="Times" w:eastAsia="Times" w:hAnsi="Times" w:cs="Times"/>
                <w:lang w:eastAsia="ja-JP"/>
              </w:rPr>
            </w:pPr>
            <w:r w:rsidRPr="00330503">
              <w:rPr>
                <w:rFonts w:ascii="Times" w:eastAsia="Times" w:hAnsi="Times" w:cs="Times"/>
                <w:lang w:eastAsia="ja-JP"/>
              </w:rPr>
              <w:t>Exceptions</w:t>
            </w:r>
            <w:r w:rsidRPr="00330503">
              <w:rPr>
                <w:rFonts w:ascii="Times" w:eastAsia="Times" w:hAnsi="Times" w:cs="Times"/>
                <w:lang w:val="vi-VN" w:eastAsia="ja-JP"/>
              </w:rPr>
              <w:t>:</w:t>
            </w:r>
          </w:p>
          <w:tbl>
            <w:tblPr>
              <w:tblStyle w:val="TableGrid"/>
              <w:tblW w:w="0" w:type="auto"/>
              <w:tblLook w:val="04A0" w:firstRow="1" w:lastRow="0" w:firstColumn="1" w:lastColumn="0" w:noHBand="0" w:noVBand="1"/>
            </w:tblPr>
            <w:tblGrid>
              <w:gridCol w:w="1009"/>
              <w:gridCol w:w="4693"/>
              <w:gridCol w:w="2852"/>
            </w:tblGrid>
            <w:tr w:rsidR="00D46711" w:rsidRPr="00330503" w14:paraId="0AFD0233" w14:textId="77777777" w:rsidTr="009F33DA">
              <w:tc>
                <w:tcPr>
                  <w:tcW w:w="1009" w:type="dxa"/>
                  <w:shd w:val="clear" w:color="auto" w:fill="D9D9D9" w:themeFill="background1" w:themeFillShade="D9"/>
                </w:tcPr>
                <w:p w14:paraId="5BE13B92" w14:textId="77777777" w:rsidR="00D46711" w:rsidRPr="00330503" w:rsidRDefault="00D46711" w:rsidP="009F33DA">
                  <w:pPr>
                    <w:spacing w:line="276" w:lineRule="auto"/>
                    <w:jc w:val="center"/>
                    <w:rPr>
                      <w:rFonts w:ascii="Times" w:eastAsia="Times,Cambria" w:hAnsi="Times" w:cs="Times"/>
                      <w:color w:val="auto"/>
                      <w:sz w:val="24"/>
                      <w:szCs w:val="24"/>
                      <w:lang w:eastAsia="ja-JP"/>
                    </w:rPr>
                  </w:pPr>
                  <w:r w:rsidRPr="00330503">
                    <w:rPr>
                      <w:rFonts w:ascii="Times" w:eastAsia="Times" w:hAnsi="Times" w:cs="Times"/>
                      <w:color w:val="auto"/>
                      <w:sz w:val="24"/>
                      <w:szCs w:val="24"/>
                      <w:lang w:eastAsia="ja-JP"/>
                    </w:rPr>
                    <w:t>No</w:t>
                  </w:r>
                </w:p>
              </w:tc>
              <w:tc>
                <w:tcPr>
                  <w:tcW w:w="4693" w:type="dxa"/>
                  <w:shd w:val="clear" w:color="auto" w:fill="D9D9D9" w:themeFill="background1" w:themeFillShade="D9"/>
                </w:tcPr>
                <w:p w14:paraId="6AB73304" w14:textId="77777777" w:rsidR="00D46711" w:rsidRPr="00330503" w:rsidRDefault="00D46711" w:rsidP="009F33DA">
                  <w:pPr>
                    <w:spacing w:line="276" w:lineRule="auto"/>
                    <w:jc w:val="center"/>
                    <w:rPr>
                      <w:rFonts w:ascii="Times" w:eastAsia="Times,Cambria" w:hAnsi="Times" w:cs="Times"/>
                      <w:color w:val="auto"/>
                      <w:sz w:val="24"/>
                      <w:szCs w:val="24"/>
                      <w:lang w:eastAsia="ja-JP"/>
                    </w:rPr>
                  </w:pPr>
                  <w:r w:rsidRPr="00330503">
                    <w:rPr>
                      <w:rFonts w:ascii="Times" w:eastAsia="Times" w:hAnsi="Times" w:cs="Times"/>
                      <w:color w:val="auto"/>
                      <w:sz w:val="24"/>
                      <w:szCs w:val="24"/>
                      <w:lang w:eastAsia="ja-JP"/>
                    </w:rPr>
                    <w:t>Cause</w:t>
                  </w:r>
                </w:p>
              </w:tc>
              <w:tc>
                <w:tcPr>
                  <w:tcW w:w="2852" w:type="dxa"/>
                  <w:shd w:val="clear" w:color="auto" w:fill="D9D9D9" w:themeFill="background1" w:themeFillShade="D9"/>
                </w:tcPr>
                <w:p w14:paraId="112D1EA3" w14:textId="77777777" w:rsidR="00D46711" w:rsidRPr="00330503" w:rsidRDefault="00D46711" w:rsidP="009F33DA">
                  <w:pPr>
                    <w:spacing w:line="276" w:lineRule="auto"/>
                    <w:jc w:val="center"/>
                    <w:rPr>
                      <w:rFonts w:ascii="Times" w:eastAsia="Times,Cambria" w:hAnsi="Times" w:cs="Times"/>
                      <w:color w:val="auto"/>
                      <w:sz w:val="24"/>
                      <w:szCs w:val="24"/>
                      <w:lang w:eastAsia="ja-JP"/>
                    </w:rPr>
                  </w:pPr>
                  <w:r w:rsidRPr="00330503">
                    <w:rPr>
                      <w:rFonts w:ascii="Times" w:eastAsia="Times" w:hAnsi="Times" w:cs="Times"/>
                      <w:color w:val="auto"/>
                      <w:sz w:val="24"/>
                      <w:szCs w:val="24"/>
                      <w:lang w:eastAsia="ja-JP"/>
                    </w:rPr>
                    <w:t>System Response</w:t>
                  </w:r>
                </w:p>
              </w:tc>
            </w:tr>
            <w:tr w:rsidR="00D46711" w:rsidRPr="00330503" w14:paraId="1F858210" w14:textId="77777777" w:rsidTr="009F33DA">
              <w:tc>
                <w:tcPr>
                  <w:tcW w:w="1009" w:type="dxa"/>
                </w:tcPr>
                <w:p w14:paraId="274A0DBC" w14:textId="77777777" w:rsidR="00D46711" w:rsidRPr="00330503" w:rsidRDefault="00D46711" w:rsidP="009F33DA">
                  <w:pPr>
                    <w:spacing w:line="276" w:lineRule="auto"/>
                    <w:jc w:val="center"/>
                    <w:rPr>
                      <w:rFonts w:ascii="Times" w:eastAsia="Times,Cambria" w:hAnsi="Times" w:cs="Times"/>
                      <w:color w:val="auto"/>
                      <w:sz w:val="24"/>
                      <w:szCs w:val="24"/>
                      <w:lang w:eastAsia="ja-JP"/>
                    </w:rPr>
                  </w:pPr>
                  <w:r w:rsidRPr="00330503">
                    <w:rPr>
                      <w:rFonts w:ascii="Times" w:eastAsia="Times" w:hAnsi="Times" w:cs="Times"/>
                      <w:color w:val="auto"/>
                      <w:sz w:val="24"/>
                      <w:szCs w:val="24"/>
                      <w:lang w:eastAsia="ja-JP"/>
                    </w:rPr>
                    <w:t>1</w:t>
                  </w:r>
                </w:p>
              </w:tc>
              <w:tc>
                <w:tcPr>
                  <w:tcW w:w="4693" w:type="dxa"/>
                </w:tcPr>
                <w:p w14:paraId="5EFDA968" w14:textId="77777777" w:rsidR="00D46711" w:rsidRPr="00330503" w:rsidRDefault="00D46711" w:rsidP="009F33DA">
                  <w:pPr>
                    <w:spacing w:line="276" w:lineRule="auto"/>
                    <w:rPr>
                      <w:rFonts w:ascii="Times" w:eastAsia="Times,Cambria" w:hAnsi="Times" w:cs="Times"/>
                      <w:color w:val="auto"/>
                      <w:sz w:val="24"/>
                      <w:szCs w:val="24"/>
                      <w:lang w:eastAsia="ja-JP"/>
                    </w:rPr>
                  </w:pPr>
                  <w:r w:rsidRPr="00330503">
                    <w:rPr>
                      <w:rFonts w:ascii="Times" w:eastAsia="Times,Cambria" w:hAnsi="Times" w:cs="Times"/>
                      <w:color w:val="auto"/>
                      <w:sz w:val="24"/>
                      <w:szCs w:val="24"/>
                      <w:lang w:eastAsia="ja-JP"/>
                    </w:rPr>
                    <w:t xml:space="preserve">If the system </w:t>
                  </w:r>
                  <w:r w:rsidRPr="00330503">
                    <w:rPr>
                      <w:rFonts w:ascii="Times" w:eastAsia="Times,Cambria" w:hAnsi="Times" w:cs="Times"/>
                      <w:noProof/>
                      <w:color w:val="auto"/>
                      <w:sz w:val="24"/>
                      <w:szCs w:val="24"/>
                      <w:lang w:eastAsia="ja-JP"/>
                    </w:rPr>
                    <w:t>receives</w:t>
                  </w:r>
                  <w:r w:rsidRPr="00330503">
                    <w:rPr>
                      <w:rFonts w:ascii="Times" w:eastAsia="Times,Cambria" w:hAnsi="Times" w:cs="Times"/>
                      <w:color w:val="auto"/>
                      <w:sz w:val="24"/>
                      <w:szCs w:val="24"/>
                      <w:lang w:eastAsia="ja-JP"/>
                    </w:rPr>
                    <w:t xml:space="preserve"> instruction with the wrong format or not able to receive instruction.</w:t>
                  </w:r>
                </w:p>
              </w:tc>
              <w:tc>
                <w:tcPr>
                  <w:tcW w:w="2852" w:type="dxa"/>
                </w:tcPr>
                <w:p w14:paraId="4458D8E4" w14:textId="77777777" w:rsidR="00D46711" w:rsidRPr="00330503" w:rsidRDefault="00D46711" w:rsidP="009F33DA">
                  <w:pPr>
                    <w:spacing w:line="276" w:lineRule="auto"/>
                    <w:rPr>
                      <w:rFonts w:ascii="Times" w:eastAsia="Times,Cambria" w:hAnsi="Times" w:cs="Times"/>
                      <w:color w:val="auto"/>
                      <w:sz w:val="24"/>
                      <w:szCs w:val="24"/>
                      <w:lang w:eastAsia="ja-JP"/>
                    </w:rPr>
                  </w:pPr>
                  <w:r w:rsidRPr="00330503">
                    <w:rPr>
                      <w:rFonts w:ascii="Times" w:eastAsia="Times" w:hAnsi="Times" w:cs="Times"/>
                      <w:color w:val="auto"/>
                      <w:sz w:val="24"/>
                      <w:szCs w:val="24"/>
                    </w:rPr>
                    <w:t>Notify error to the patient and write an error to log file</w:t>
                  </w:r>
                </w:p>
              </w:tc>
            </w:tr>
          </w:tbl>
          <w:p w14:paraId="5FDB747B" w14:textId="77777777" w:rsidR="00D46711" w:rsidRPr="00330503" w:rsidRDefault="00D46711" w:rsidP="009F33DA">
            <w:pPr>
              <w:spacing w:line="276" w:lineRule="auto"/>
              <w:rPr>
                <w:rFonts w:ascii="Times" w:eastAsia="Times" w:hAnsi="Times" w:cs="Times"/>
                <w:lang w:val="vi-VN" w:eastAsia="ja-JP"/>
              </w:rPr>
            </w:pPr>
          </w:p>
          <w:p w14:paraId="01107644" w14:textId="77777777" w:rsidR="00D46711" w:rsidRPr="00330503" w:rsidRDefault="00D46711" w:rsidP="009F33DA">
            <w:pPr>
              <w:spacing w:before="120" w:after="120" w:line="276" w:lineRule="auto"/>
              <w:rPr>
                <w:rFonts w:ascii="Times" w:eastAsia="Times" w:hAnsi="Times" w:cs="Times"/>
                <w:lang w:val="vi-VN" w:eastAsia="ja-JP"/>
              </w:rPr>
            </w:pPr>
            <w:r w:rsidRPr="00330503">
              <w:rPr>
                <w:rFonts w:ascii="Times" w:eastAsia="Times" w:hAnsi="Times" w:cs="Times"/>
                <w:lang w:eastAsia="ja-JP"/>
              </w:rPr>
              <w:t xml:space="preserve">Relationships:  </w:t>
            </w:r>
          </w:p>
          <w:p w14:paraId="6F95D189" w14:textId="0CD05128" w:rsidR="00D46711" w:rsidRPr="00330503" w:rsidRDefault="00D46711" w:rsidP="00CB7118">
            <w:pPr>
              <w:pStyle w:val="ListParagraph"/>
              <w:numPr>
                <w:ilvl w:val="0"/>
                <w:numId w:val="50"/>
              </w:numPr>
              <w:spacing w:before="120" w:after="120" w:line="276" w:lineRule="auto"/>
              <w:rPr>
                <w:rFonts w:ascii="Times" w:eastAsia="Times,Cambria" w:hAnsi="Times" w:cs="Times"/>
                <w:lang w:eastAsia="ja-JP"/>
              </w:rPr>
            </w:pPr>
            <w:r w:rsidRPr="00330503">
              <w:rPr>
                <w:rFonts w:ascii="Times" w:eastAsia="Times,Cambria" w:hAnsi="Times" w:cs="Times"/>
                <w:lang w:eastAsia="ja-JP"/>
              </w:rPr>
              <w:t xml:space="preserve">Analyze data from third-party hotline: At step 8 of </w:t>
            </w:r>
            <w:r w:rsidRPr="00330503">
              <w:rPr>
                <w:rFonts w:ascii="Times" w:eastAsia="Times" w:hAnsi="Times" w:cs="Times"/>
                <w:lang w:eastAsia="ja-JP"/>
              </w:rPr>
              <w:t>Main Success Scenario, the third</w:t>
            </w:r>
            <w:r w:rsidRPr="00330503">
              <w:rPr>
                <w:rFonts w:ascii="Times" w:eastAsia="Times" w:hAnsi="Times" w:cs="Times"/>
                <w:noProof/>
                <w:lang w:eastAsia="ja-JP"/>
              </w:rPr>
              <w:t>-</w:t>
            </w:r>
            <w:r w:rsidRPr="00330503">
              <w:rPr>
                <w:rFonts w:ascii="Times" w:eastAsia="Times" w:hAnsi="Times" w:cs="Times"/>
                <w:lang w:eastAsia="ja-JP"/>
              </w:rPr>
              <w:t xml:space="preserve">party hotline will send call record information to hotline server and then hotline server </w:t>
            </w:r>
            <w:r w:rsidR="00330503" w:rsidRPr="00330503">
              <w:rPr>
                <w:rFonts w:ascii="Times" w:eastAsia="Times" w:hAnsi="Times" w:cs="Times"/>
                <w:lang w:eastAsia="ja-JP"/>
              </w:rPr>
              <w:t>receives</w:t>
            </w:r>
            <w:r w:rsidRPr="00330503">
              <w:rPr>
                <w:rFonts w:ascii="Times" w:eastAsia="Times" w:hAnsi="Times" w:cs="Times"/>
                <w:lang w:eastAsia="ja-JP"/>
              </w:rPr>
              <w:t xml:space="preserve"> and analyze data to make an appointment by “</w:t>
            </w:r>
            <w:r w:rsidRPr="00330503">
              <w:rPr>
                <w:rFonts w:ascii="Times" w:eastAsia="Times,Cambria" w:hAnsi="Times" w:cs="Times"/>
                <w:lang w:eastAsia="ja-JP"/>
              </w:rPr>
              <w:t>Analyze data from third-party hotline” Use</w:t>
            </w:r>
            <w:r w:rsidR="00EC6771">
              <w:rPr>
                <w:rFonts w:ascii="Times" w:eastAsia="Times,Cambria" w:hAnsi="Times" w:cs="Times"/>
                <w:lang w:eastAsia="ja-JP"/>
              </w:rPr>
              <w:t xml:space="preserve"> </w:t>
            </w:r>
            <w:r w:rsidRPr="00330503">
              <w:rPr>
                <w:rFonts w:ascii="Times" w:eastAsia="Times,Cambria" w:hAnsi="Times" w:cs="Times"/>
                <w:lang w:eastAsia="ja-JP"/>
              </w:rPr>
              <w:t>case.</w:t>
            </w:r>
          </w:p>
          <w:p w14:paraId="619475DF" w14:textId="77777777" w:rsidR="00D46711" w:rsidRPr="00330503" w:rsidRDefault="00D46711" w:rsidP="009F33DA">
            <w:pPr>
              <w:spacing w:before="120" w:after="120" w:line="276" w:lineRule="auto"/>
              <w:rPr>
                <w:rFonts w:ascii="Times" w:eastAsia="Times" w:hAnsi="Times" w:cs="Times"/>
                <w:lang w:eastAsia="ja-JP"/>
              </w:rPr>
            </w:pPr>
            <w:r w:rsidRPr="00330503">
              <w:rPr>
                <w:rFonts w:ascii="Times" w:eastAsia="Times" w:hAnsi="Times" w:cs="Times"/>
                <w:lang w:eastAsia="ja-JP"/>
              </w:rPr>
              <w:t xml:space="preserve">Business Rules: </w:t>
            </w:r>
          </w:p>
          <w:p w14:paraId="177AD032" w14:textId="77777777" w:rsidR="00D46711" w:rsidRPr="00330503" w:rsidRDefault="00D46711" w:rsidP="00CB7118">
            <w:pPr>
              <w:pStyle w:val="ListParagraph"/>
              <w:numPr>
                <w:ilvl w:val="0"/>
                <w:numId w:val="49"/>
              </w:numPr>
              <w:spacing w:before="120" w:after="120" w:line="276" w:lineRule="auto"/>
              <w:rPr>
                <w:rFonts w:ascii="Times" w:eastAsia="Times,Cambria" w:hAnsi="Times" w:cs="Times"/>
                <w:lang w:eastAsia="ja-JP"/>
              </w:rPr>
            </w:pPr>
            <w:r w:rsidRPr="00330503">
              <w:rPr>
                <w:rFonts w:ascii="Times" w:eastAsia="Times,Cambria" w:hAnsi="Times" w:cs="Times"/>
                <w:lang w:eastAsia="ja-JP"/>
              </w:rPr>
              <w:t>When third-party hotline request for instruction</w:t>
            </w:r>
            <w:r w:rsidRPr="00330503">
              <w:rPr>
                <w:rFonts w:ascii="Times" w:eastAsia="Times" w:hAnsi="Times" w:cs="Times"/>
                <w:lang w:eastAsia="ja-JP"/>
              </w:rPr>
              <w:t xml:space="preserve">, hotline server will return </w:t>
            </w:r>
            <w:r w:rsidRPr="00330503">
              <w:rPr>
                <w:rFonts w:ascii="Times" w:eastAsia="Times,Cambria" w:hAnsi="Times" w:cs="Times"/>
                <w:lang w:eastAsia="ja-JP"/>
              </w:rPr>
              <w:t>a</w:t>
            </w:r>
            <w:r w:rsidRPr="00330503">
              <w:rPr>
                <w:rFonts w:ascii="Times" w:eastAsia="Times" w:hAnsi="Times" w:cs="Times"/>
                <w:lang w:eastAsia="ja-JP"/>
              </w:rPr>
              <w:t xml:space="preserve"> formatted file that </w:t>
            </w:r>
            <w:r w:rsidRPr="00330503">
              <w:rPr>
                <w:rFonts w:ascii="Times" w:eastAsia="Times,Cambria" w:hAnsi="Times" w:cs="Times"/>
                <w:lang w:eastAsia="ja-JP"/>
              </w:rPr>
              <w:t>contains</w:t>
            </w:r>
            <w:r w:rsidRPr="00330503">
              <w:rPr>
                <w:rFonts w:ascii="Times" w:eastAsia="Times" w:hAnsi="Times" w:cs="Times"/>
                <w:lang w:eastAsia="ja-JP"/>
              </w:rPr>
              <w:t xml:space="preserve"> the instruction step by step, tell third-party hotline server how to </w:t>
            </w:r>
            <w:r w:rsidRPr="00330503">
              <w:rPr>
                <w:rFonts w:ascii="Times" w:eastAsia="Times,Cambria" w:hAnsi="Times" w:cs="Times"/>
                <w:lang w:eastAsia="ja-JP"/>
              </w:rPr>
              <w:t>handle</w:t>
            </w:r>
            <w:r w:rsidRPr="00330503">
              <w:rPr>
                <w:rFonts w:ascii="Times" w:eastAsia="Times" w:hAnsi="Times" w:cs="Times"/>
                <w:lang w:eastAsia="ja-JP"/>
              </w:rPr>
              <w:t xml:space="preserve"> the call. An </w:t>
            </w:r>
            <w:r w:rsidRPr="00330503">
              <w:rPr>
                <w:rFonts w:ascii="Times" w:eastAsia="Times,Cambria" w:hAnsi="Times" w:cs="Times"/>
                <w:lang w:eastAsia="ja-JP"/>
              </w:rPr>
              <w:t>example</w:t>
            </w:r>
            <w:r w:rsidRPr="00330503">
              <w:rPr>
                <w:rFonts w:ascii="Times" w:eastAsia="Times" w:hAnsi="Times" w:cs="Times"/>
                <w:lang w:eastAsia="ja-JP"/>
              </w:rPr>
              <w:t xml:space="preserve"> formatted </w:t>
            </w:r>
            <w:r w:rsidRPr="00330503">
              <w:rPr>
                <w:rFonts w:ascii="Times" w:eastAsia="Times,Cambria" w:hAnsi="Times" w:cs="Times"/>
                <w:lang w:eastAsia="ja-JP"/>
              </w:rPr>
              <w:t>instruction</w:t>
            </w:r>
            <w:r w:rsidRPr="00330503">
              <w:rPr>
                <w:rFonts w:ascii="Times" w:eastAsia="Times" w:hAnsi="Times" w:cs="Times"/>
                <w:lang w:eastAsia="ja-JP"/>
              </w:rPr>
              <w:t xml:space="preserve"> file below, the instruction tells third-party hotline to play the hello.mp3 to the caller first, then record the call. After finish record</w:t>
            </w:r>
            <w:r w:rsidRPr="00330503">
              <w:rPr>
                <w:rFonts w:ascii="Times" w:eastAsia="Times" w:hAnsi="Times" w:cs="Times"/>
                <w:noProof/>
                <w:lang w:eastAsia="ja-JP"/>
              </w:rPr>
              <w:t>,</w:t>
            </w:r>
            <w:r w:rsidRPr="00330503">
              <w:rPr>
                <w:rFonts w:ascii="Times" w:eastAsia="Times" w:hAnsi="Times" w:cs="Times"/>
                <w:lang w:eastAsia="ja-JP"/>
              </w:rPr>
              <w:t xml:space="preserve"> the third-party hotline will send a request to </w:t>
            </w:r>
            <w:r w:rsidRPr="00330503">
              <w:rPr>
                <w:rFonts w:ascii="Times" w:eastAsia="Times,Cambria" w:hAnsi="Times" w:cs="Times"/>
                <w:lang w:eastAsia="ja-JP"/>
              </w:rPr>
              <w:t xml:space="preserve">http://example.com/callback to </w:t>
            </w:r>
            <w:r w:rsidRPr="00330503">
              <w:rPr>
                <w:rFonts w:ascii="Times" w:eastAsia="Times" w:hAnsi="Times" w:cs="Times"/>
                <w:lang w:eastAsia="ja-JP"/>
              </w:rPr>
              <w:t xml:space="preserve">notify hotline server that </w:t>
            </w:r>
            <w:r w:rsidRPr="00330503">
              <w:rPr>
                <w:rFonts w:ascii="Times" w:eastAsia="Times,Cambria" w:hAnsi="Times" w:cs="Times"/>
                <w:lang w:eastAsia="ja-JP"/>
              </w:rPr>
              <w:t>record file is ready</w:t>
            </w:r>
            <w:r w:rsidRPr="00330503">
              <w:rPr>
                <w:rFonts w:ascii="Times" w:eastAsia="Times" w:hAnsi="Times" w:cs="Times"/>
              </w:rPr>
              <w:br/>
            </w:r>
            <w:r w:rsidRPr="00330503">
              <w:rPr>
                <w:rFonts w:ascii="Times" w:eastAsia="Times" w:hAnsi="Times" w:cs="Times"/>
                <w:lang w:eastAsia="ja-JP"/>
              </w:rPr>
              <w:t>Example of formatted instruction file:</w:t>
            </w:r>
          </w:p>
          <w:tbl>
            <w:tblPr>
              <w:tblStyle w:val="TableGrid"/>
              <w:tblW w:w="0" w:type="auto"/>
              <w:tblInd w:w="720" w:type="dxa"/>
              <w:tblLook w:val="04A0" w:firstRow="1" w:lastRow="0" w:firstColumn="1" w:lastColumn="0" w:noHBand="0" w:noVBand="1"/>
            </w:tblPr>
            <w:tblGrid>
              <w:gridCol w:w="7834"/>
            </w:tblGrid>
            <w:tr w:rsidR="00D46711" w:rsidRPr="00330503" w14:paraId="1E9D48EB" w14:textId="77777777" w:rsidTr="009F33DA">
              <w:tc>
                <w:tcPr>
                  <w:tcW w:w="8554" w:type="dxa"/>
                </w:tcPr>
                <w:p w14:paraId="5D91BC05" w14:textId="77777777" w:rsidR="00D46711" w:rsidRPr="00330503" w:rsidRDefault="00D46711" w:rsidP="009F33DA">
                  <w:pPr>
                    <w:spacing w:before="120" w:after="120" w:line="276" w:lineRule="auto"/>
                    <w:rPr>
                      <w:rFonts w:ascii="Times" w:eastAsia="Consolas,Times" w:hAnsi="Times" w:cs="Times"/>
                      <w:sz w:val="24"/>
                      <w:szCs w:val="24"/>
                      <w:lang w:eastAsia="ja-JP"/>
                    </w:rPr>
                  </w:pPr>
                  <w:r w:rsidRPr="00330503">
                    <w:rPr>
                      <w:rFonts w:ascii="Times" w:eastAsia="Consolas" w:hAnsi="Times" w:cs="Times"/>
                      <w:sz w:val="24"/>
                      <w:szCs w:val="24"/>
                      <w:lang w:eastAsia="ja-JP"/>
                    </w:rPr>
                    <w:t>&lt;?xml version="1.0" encoding="UTF-8"?&gt;</w:t>
                  </w:r>
                </w:p>
                <w:p w14:paraId="3AE6EBF3" w14:textId="77777777" w:rsidR="00D46711" w:rsidRPr="00330503" w:rsidRDefault="00D46711" w:rsidP="009F33DA">
                  <w:pPr>
                    <w:spacing w:before="120" w:after="120" w:line="276" w:lineRule="auto"/>
                    <w:rPr>
                      <w:rFonts w:ascii="Times" w:eastAsia="Consolas,Times" w:hAnsi="Times" w:cs="Times"/>
                      <w:sz w:val="24"/>
                      <w:szCs w:val="24"/>
                      <w:lang w:eastAsia="ja-JP"/>
                    </w:rPr>
                  </w:pPr>
                  <w:r w:rsidRPr="00330503">
                    <w:rPr>
                      <w:rFonts w:ascii="Times" w:eastAsia="Consolas" w:hAnsi="Times" w:cs="Times"/>
                      <w:sz w:val="24"/>
                      <w:szCs w:val="24"/>
                      <w:lang w:eastAsia="ja-JP"/>
                    </w:rPr>
                    <w:t>&lt;Response&gt;</w:t>
                  </w:r>
                </w:p>
                <w:p w14:paraId="47F6A4D7" w14:textId="77777777" w:rsidR="00D46711" w:rsidRPr="00330503" w:rsidRDefault="00D46711" w:rsidP="009F33DA">
                  <w:pPr>
                    <w:spacing w:before="120" w:after="120" w:line="276" w:lineRule="auto"/>
                    <w:ind w:left="720"/>
                    <w:rPr>
                      <w:rFonts w:ascii="Times" w:eastAsia="Consolas,Times" w:hAnsi="Times" w:cs="Times"/>
                      <w:sz w:val="24"/>
                      <w:szCs w:val="24"/>
                      <w:lang w:eastAsia="ja-JP"/>
                    </w:rPr>
                  </w:pPr>
                  <w:r w:rsidRPr="00330503">
                    <w:rPr>
                      <w:rFonts w:ascii="Times" w:eastAsia="Consolas" w:hAnsi="Times" w:cs="Times"/>
                      <w:sz w:val="24"/>
                      <w:szCs w:val="24"/>
                      <w:lang w:eastAsia="ja-JP"/>
                    </w:rPr>
                    <w:t>&lt;Play&gt;https://example.com/hello.mp3&lt;/Play&gt;</w:t>
                  </w:r>
                  <w:r w:rsidRPr="00330503">
                    <w:rPr>
                      <w:rFonts w:ascii="Times" w:eastAsia="Times" w:hAnsi="Times" w:cs="Times"/>
                      <w:sz w:val="24"/>
                      <w:szCs w:val="24"/>
                    </w:rPr>
                    <w:br/>
                  </w:r>
                  <w:r w:rsidRPr="00330503">
                    <w:rPr>
                      <w:rFonts w:ascii="Times" w:eastAsia="Consolas" w:hAnsi="Times" w:cs="Times"/>
                      <w:sz w:val="24"/>
                      <w:szCs w:val="24"/>
                      <w:lang w:eastAsia="ja-JP"/>
                    </w:rPr>
                    <w:t xml:space="preserve">&lt;Record </w:t>
                  </w:r>
                  <w:proofErr w:type="spellStart"/>
                  <w:r w:rsidRPr="00330503">
                    <w:rPr>
                      <w:rFonts w:ascii="Times" w:eastAsia="Consolas" w:hAnsi="Times" w:cs="Times"/>
                      <w:sz w:val="24"/>
                      <w:szCs w:val="24"/>
                      <w:lang w:eastAsia="ja-JP"/>
                    </w:rPr>
                    <w:t>recordingStatusCallback</w:t>
                  </w:r>
                  <w:proofErr w:type="spellEnd"/>
                  <w:r w:rsidRPr="00330503">
                    <w:rPr>
                      <w:rFonts w:ascii="Times" w:eastAsia="Consolas" w:hAnsi="Times" w:cs="Times"/>
                      <w:sz w:val="24"/>
                      <w:szCs w:val="24"/>
                      <w:lang w:eastAsia="ja-JP"/>
                    </w:rPr>
                    <w:t>="http://example.com/callback" method="POST" /&gt;</w:t>
                  </w:r>
                </w:p>
                <w:p w14:paraId="5C1EA498" w14:textId="77777777" w:rsidR="00D46711" w:rsidRPr="00330503" w:rsidRDefault="00D46711" w:rsidP="009F33DA">
                  <w:pPr>
                    <w:pStyle w:val="ListParagraph"/>
                    <w:spacing w:before="120" w:after="120" w:line="276" w:lineRule="auto"/>
                    <w:ind w:left="0"/>
                    <w:rPr>
                      <w:rFonts w:ascii="Times" w:eastAsia="Times" w:hAnsi="Times" w:cs="Times"/>
                      <w:sz w:val="24"/>
                      <w:szCs w:val="24"/>
                      <w:lang w:eastAsia="ja-JP"/>
                    </w:rPr>
                  </w:pPr>
                  <w:r w:rsidRPr="00330503">
                    <w:rPr>
                      <w:rFonts w:ascii="Times" w:eastAsia="Consolas" w:hAnsi="Times" w:cs="Times"/>
                      <w:sz w:val="24"/>
                      <w:szCs w:val="24"/>
                      <w:lang w:eastAsia="ja-JP"/>
                    </w:rPr>
                    <w:lastRenderedPageBreak/>
                    <w:t>&lt;/Response&gt;</w:t>
                  </w:r>
                </w:p>
              </w:tc>
            </w:tr>
          </w:tbl>
          <w:p w14:paraId="13030FDA" w14:textId="77777777" w:rsidR="00D46711" w:rsidRPr="00330503" w:rsidRDefault="00D46711" w:rsidP="00CB7118">
            <w:pPr>
              <w:pStyle w:val="ListParagraph"/>
              <w:numPr>
                <w:ilvl w:val="0"/>
                <w:numId w:val="49"/>
              </w:numPr>
              <w:spacing w:before="120" w:after="120" w:line="276" w:lineRule="auto"/>
              <w:rPr>
                <w:rFonts w:ascii="Times" w:eastAsia="Times,Cambria" w:hAnsi="Times" w:cs="Times"/>
                <w:lang w:eastAsia="ja-JP"/>
              </w:rPr>
            </w:pPr>
            <w:r w:rsidRPr="00330503">
              <w:rPr>
                <w:rFonts w:ascii="Times" w:eastAsia="Times,Cambria" w:hAnsi="Times" w:cs="Times"/>
                <w:lang w:eastAsia="ja-JP"/>
              </w:rPr>
              <w:lastRenderedPageBreak/>
              <w:t xml:space="preserve">The </w:t>
            </w:r>
            <w:r w:rsidRPr="00330503">
              <w:rPr>
                <w:rFonts w:ascii="Times" w:eastAsia="Times" w:hAnsi="Times" w:cs="Times"/>
                <w:lang w:eastAsia="ja-JP"/>
              </w:rPr>
              <w:t xml:space="preserve">greeting </w:t>
            </w:r>
            <w:r w:rsidRPr="00330503">
              <w:rPr>
                <w:rFonts w:ascii="Times" w:eastAsia="Times,Cambria" w:hAnsi="Times" w:cs="Times"/>
                <w:lang w:eastAsia="ja-JP"/>
              </w:rPr>
              <w:t xml:space="preserve">message file </w:t>
            </w:r>
            <w:r w:rsidRPr="00330503">
              <w:rPr>
                <w:rFonts w:ascii="Times" w:eastAsia="Times,Cambria" w:hAnsi="Times" w:cs="Times"/>
                <w:color w:val="000000" w:themeColor="text1"/>
                <w:lang w:eastAsia="ja-JP"/>
              </w:rPr>
              <w:t xml:space="preserve">is </w:t>
            </w:r>
            <w:r w:rsidRPr="00330503">
              <w:rPr>
                <w:rFonts w:ascii="Times" w:eastAsia="Times,Cambria" w:hAnsi="Times" w:cs="Times"/>
                <w:noProof/>
                <w:color w:val="000000" w:themeColor="text1"/>
                <w:lang w:eastAsia="ja-JP"/>
              </w:rPr>
              <w:t>in</w:t>
            </w:r>
            <w:r w:rsidRPr="00330503">
              <w:rPr>
                <w:rFonts w:ascii="Times" w:eastAsia="Times,Cambria" w:hAnsi="Times" w:cs="Times"/>
                <w:color w:val="000000" w:themeColor="text1"/>
                <w:lang w:eastAsia="ja-JP"/>
              </w:rPr>
              <w:t xml:space="preserve"> the </w:t>
            </w:r>
            <w:r w:rsidRPr="00330503">
              <w:rPr>
                <w:rFonts w:ascii="Times" w:eastAsia="Times,Cambria" w:hAnsi="Times" w:cs="Times"/>
                <w:noProof/>
                <w:color w:val="000000" w:themeColor="text1"/>
                <w:lang w:eastAsia="ja-JP"/>
              </w:rPr>
              <w:t>MP3</w:t>
            </w:r>
            <w:r w:rsidRPr="00330503">
              <w:rPr>
                <w:rFonts w:ascii="Times" w:eastAsia="Times,Cambria" w:hAnsi="Times" w:cs="Times"/>
                <w:color w:val="000000" w:themeColor="text1"/>
                <w:lang w:eastAsia="ja-JP"/>
              </w:rPr>
              <w:t xml:space="preserve"> format</w:t>
            </w:r>
            <w:r w:rsidRPr="00330503">
              <w:rPr>
                <w:rFonts w:ascii="Times" w:eastAsia="Times,Cambria" w:hAnsi="Times" w:cs="Times"/>
                <w:lang w:eastAsia="ja-JP"/>
              </w:rPr>
              <w:t xml:space="preserve"> and provided by the clinic. </w:t>
            </w:r>
          </w:p>
          <w:p w14:paraId="7783E5AD" w14:textId="77777777" w:rsidR="00D46711" w:rsidRPr="00330503" w:rsidRDefault="00D46711" w:rsidP="00CB7118">
            <w:pPr>
              <w:pStyle w:val="ListParagraph"/>
              <w:numPr>
                <w:ilvl w:val="0"/>
                <w:numId w:val="49"/>
              </w:numPr>
              <w:spacing w:before="120" w:after="120" w:line="276" w:lineRule="auto"/>
              <w:rPr>
                <w:rFonts w:ascii="Times" w:eastAsia="Times,Cambria" w:hAnsi="Times" w:cs="Times"/>
                <w:lang w:eastAsia="ja-JP"/>
              </w:rPr>
            </w:pPr>
            <w:r w:rsidRPr="00330503">
              <w:rPr>
                <w:rFonts w:ascii="Times" w:eastAsia="Times" w:hAnsi="Times" w:cs="Times"/>
                <w:lang w:eastAsia="ja-JP"/>
              </w:rPr>
              <w:t xml:space="preserve">The record file store in third-party hotline is saved as WAV format, this is the same file that third-party hotline </w:t>
            </w:r>
            <w:r w:rsidRPr="00330503">
              <w:rPr>
                <w:rFonts w:ascii="Times" w:eastAsia="Times" w:hAnsi="Times" w:cs="Times"/>
                <w:noProof/>
                <w:lang w:eastAsia="ja-JP"/>
              </w:rPr>
              <w:t>sends</w:t>
            </w:r>
            <w:r w:rsidRPr="00330503">
              <w:rPr>
                <w:rFonts w:ascii="Times" w:eastAsia="Times" w:hAnsi="Times" w:cs="Times"/>
                <w:lang w:eastAsia="ja-JP"/>
              </w:rPr>
              <w:t xml:space="preserve"> to hotline server after finish recording.</w:t>
            </w:r>
          </w:p>
          <w:p w14:paraId="1A0F02A1" w14:textId="77777777" w:rsidR="00D46711" w:rsidRPr="00330503" w:rsidRDefault="00D46711" w:rsidP="00CB7118">
            <w:pPr>
              <w:pStyle w:val="ListParagraph"/>
              <w:numPr>
                <w:ilvl w:val="0"/>
                <w:numId w:val="49"/>
              </w:numPr>
              <w:spacing w:before="120" w:after="120" w:line="276" w:lineRule="auto"/>
              <w:rPr>
                <w:rFonts w:ascii="Times" w:eastAsia="Times,Cambria" w:hAnsi="Times" w:cs="Times"/>
                <w:lang w:eastAsia="ja-JP"/>
              </w:rPr>
            </w:pPr>
            <w:r w:rsidRPr="00330503">
              <w:rPr>
                <w:rFonts w:ascii="Times" w:eastAsia="Times" w:hAnsi="Times" w:cs="Times"/>
                <w:lang w:eastAsia="ja-JP"/>
              </w:rPr>
              <w:t xml:space="preserve">After the greeting message is finished (finish by the “beep” sound), the third-party hotline will start </w:t>
            </w:r>
            <w:r w:rsidRPr="00330503">
              <w:rPr>
                <w:rFonts w:ascii="Times" w:eastAsia="Times" w:hAnsi="Times" w:cs="Times"/>
                <w:noProof/>
                <w:lang w:eastAsia="ja-JP"/>
              </w:rPr>
              <w:t>to</w:t>
            </w:r>
            <w:r w:rsidRPr="00330503">
              <w:rPr>
                <w:rFonts w:ascii="Times" w:eastAsia="Times" w:hAnsi="Times" w:cs="Times"/>
                <w:lang w:eastAsia="ja-JP"/>
              </w:rPr>
              <w:t xml:space="preserve"> record the content of the call.</w:t>
            </w:r>
          </w:p>
          <w:p w14:paraId="4CE499CD" w14:textId="77777777" w:rsidR="00D46711" w:rsidRPr="00330503" w:rsidRDefault="00D46711" w:rsidP="00CB7118">
            <w:pPr>
              <w:pStyle w:val="ListParagraph"/>
              <w:numPr>
                <w:ilvl w:val="0"/>
                <w:numId w:val="49"/>
              </w:numPr>
              <w:spacing w:before="120" w:after="120" w:line="276" w:lineRule="auto"/>
              <w:rPr>
                <w:rFonts w:ascii="Times" w:eastAsia="Times,Cambria" w:hAnsi="Times" w:cs="Times"/>
                <w:lang w:eastAsia="ja-JP"/>
              </w:rPr>
            </w:pPr>
            <w:r w:rsidRPr="00330503">
              <w:rPr>
                <w:rFonts w:ascii="Times" w:eastAsia="Times" w:hAnsi="Times" w:cs="Times"/>
                <w:lang w:val="vi-VN"/>
              </w:rPr>
              <w:t>The content that user speak via their phone during the call is a patient name in the appointment</w:t>
            </w:r>
          </w:p>
          <w:p w14:paraId="78ED39F7" w14:textId="77777777" w:rsidR="00D46711" w:rsidRPr="00330503" w:rsidRDefault="00D46711" w:rsidP="00CB7118">
            <w:pPr>
              <w:pStyle w:val="ListParagraph"/>
              <w:numPr>
                <w:ilvl w:val="0"/>
                <w:numId w:val="49"/>
              </w:numPr>
              <w:spacing w:before="120" w:after="120" w:line="276" w:lineRule="auto"/>
              <w:rPr>
                <w:rFonts w:ascii="Times" w:eastAsia="Times,Cambria" w:hAnsi="Times" w:cs="Times"/>
                <w:lang w:eastAsia="ja-JP"/>
              </w:rPr>
            </w:pPr>
            <w:r w:rsidRPr="00330503">
              <w:rPr>
                <w:rFonts w:ascii="Times" w:eastAsia="Times" w:hAnsi="Times" w:cs="Times"/>
                <w:noProof/>
              </w:rPr>
              <w:t>The third</w:t>
            </w:r>
            <w:r w:rsidRPr="00330503">
              <w:rPr>
                <w:rFonts w:ascii="Times" w:eastAsia="Times" w:hAnsi="Times" w:cs="Times"/>
              </w:rPr>
              <w:t>-party hotline will send a request to the hotline server when the record file is ready, the request contains information about the call and the recording file.</w:t>
            </w:r>
          </w:p>
        </w:tc>
      </w:tr>
    </w:tbl>
    <w:p w14:paraId="62113FAE" w14:textId="78207E68" w:rsidR="00D46711" w:rsidRPr="00330503" w:rsidRDefault="00330503" w:rsidP="00330503">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9 Use Case:</w:t>
      </w:r>
      <w:r w:rsidRPr="00E21E20">
        <w:rPr>
          <w:rFonts w:ascii="Times" w:eastAsia="Times" w:hAnsi="Times" w:cs="Times"/>
          <w:sz w:val="24"/>
          <w:szCs w:val="24"/>
        </w:rPr>
        <w:t xml:space="preserve"> </w:t>
      </w:r>
    </w:p>
    <w:p w14:paraId="0552FA4E" w14:textId="20F69918" w:rsidR="00DA2F93" w:rsidRDefault="00EA2129" w:rsidP="00CB7118">
      <w:pPr>
        <w:pStyle w:val="Heading5"/>
        <w:numPr>
          <w:ilvl w:val="3"/>
          <w:numId w:val="39"/>
        </w:numPr>
        <w:ind w:left="2410" w:hanging="992"/>
        <w:rPr>
          <w:rFonts w:ascii="Times" w:hAnsi="Times" w:cs="Times"/>
        </w:rPr>
      </w:pPr>
      <w:bookmarkStart w:id="169" w:name="_Toc520105304"/>
      <w:bookmarkStart w:id="170" w:name="_Toc520105474"/>
      <w:r>
        <w:rPr>
          <w:rFonts w:ascii="Times" w:hAnsi="Times" w:cs="Times"/>
        </w:rPr>
        <w:t>&lt;Third-party Hotline&gt; Send SMS</w:t>
      </w:r>
      <w:bookmarkEnd w:id="169"/>
      <w:bookmarkEnd w:id="170"/>
    </w:p>
    <w:p w14:paraId="2F5BE984" w14:textId="1AB0F68A" w:rsidR="00D46711" w:rsidRDefault="00D46711" w:rsidP="00D46711">
      <w:r>
        <w:rPr>
          <w:noProof/>
        </w:rPr>
        <w:drawing>
          <wp:inline distT="0" distB="0" distL="0" distR="0" wp14:anchorId="46A22F15" wp14:editId="56F50415">
            <wp:extent cx="5581648" cy="144399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581648" cy="1443990"/>
                    </a:xfrm>
                    <a:prstGeom prst="rect">
                      <a:avLst/>
                    </a:prstGeom>
                  </pic:spPr>
                </pic:pic>
              </a:graphicData>
            </a:graphic>
          </wp:inline>
        </w:drawing>
      </w:r>
    </w:p>
    <w:p w14:paraId="11EEDA49" w14:textId="583D7A11"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5:</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08249E" w14:paraId="61C3AA3B"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3EC0D37"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 UC_TPH.02</w:t>
            </w:r>
          </w:p>
        </w:tc>
      </w:tr>
      <w:tr w:rsidR="00D46711" w:rsidRPr="0008249E" w14:paraId="4801E69A"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A667C9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8C5861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UC_TPH.02</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0CB50748"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7E5051D"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1.0</w:t>
            </w:r>
          </w:p>
        </w:tc>
      </w:tr>
      <w:tr w:rsidR="00D46711" w:rsidRPr="0008249E" w14:paraId="2681FE9D"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BF87D36"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6E83D3C"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Send SMS</w:t>
            </w:r>
          </w:p>
        </w:tc>
      </w:tr>
      <w:tr w:rsidR="00D46711" w:rsidRPr="0008249E" w14:paraId="7883214E"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411A260"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38F38CF" w14:textId="77777777" w:rsidR="00D46711" w:rsidRPr="0008249E" w:rsidRDefault="00D46711" w:rsidP="009F33DA">
            <w:pPr>
              <w:spacing w:line="276" w:lineRule="auto"/>
              <w:rPr>
                <w:rFonts w:ascii="Times" w:eastAsia="Times,Cambria" w:hAnsi="Times" w:cs="Times"/>
                <w:lang w:eastAsia="ja-JP"/>
              </w:rPr>
            </w:pPr>
            <w:proofErr w:type="spellStart"/>
            <w:r w:rsidRPr="0008249E">
              <w:rPr>
                <w:rFonts w:ascii="Times" w:eastAsia="Times" w:hAnsi="Times" w:cs="Times"/>
              </w:rPr>
              <w:t>KietNLT</w:t>
            </w:r>
            <w:proofErr w:type="spellEnd"/>
          </w:p>
        </w:tc>
      </w:tr>
      <w:tr w:rsidR="00D46711" w:rsidRPr="0008249E" w14:paraId="3A357665"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9A1B1C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B2F316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C8843FE"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2A54ADB"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Normal</w:t>
            </w:r>
          </w:p>
        </w:tc>
      </w:tr>
      <w:tr w:rsidR="00D46711" w:rsidRPr="0008249E" w14:paraId="20C0BB1F"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00BDB6E"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Actor:</w:t>
            </w:r>
          </w:p>
          <w:p w14:paraId="51EDE387" w14:textId="77777777" w:rsidR="00D46711" w:rsidRPr="0008249E" w:rsidRDefault="00D46711" w:rsidP="00CB7118">
            <w:pPr>
              <w:pStyle w:val="ListParagraph"/>
              <w:numPr>
                <w:ilvl w:val="0"/>
                <w:numId w:val="51"/>
              </w:numPr>
              <w:spacing w:after="5" w:line="259" w:lineRule="auto"/>
              <w:rPr>
                <w:rFonts w:ascii="Times" w:eastAsia="Times,Cambria" w:hAnsi="Times" w:cs="Times"/>
              </w:rPr>
            </w:pPr>
            <w:r w:rsidRPr="0008249E">
              <w:rPr>
                <w:rFonts w:ascii="Times" w:eastAsia="Times" w:hAnsi="Times" w:cs="Times"/>
              </w:rPr>
              <w:t>Hotline server</w:t>
            </w:r>
          </w:p>
          <w:p w14:paraId="2E3E8058"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Summary:</w:t>
            </w:r>
          </w:p>
          <w:p w14:paraId="2ECE82B1" w14:textId="77777777" w:rsidR="00D46711" w:rsidRPr="0008249E" w:rsidRDefault="00D46711" w:rsidP="00CB7118">
            <w:pPr>
              <w:numPr>
                <w:ilvl w:val="0"/>
                <w:numId w:val="51"/>
              </w:numPr>
              <w:spacing w:after="23"/>
              <w:ind w:right="327"/>
              <w:contextualSpacing/>
              <w:rPr>
                <w:rFonts w:ascii="Times" w:eastAsia="Times" w:hAnsi="Times" w:cs="Times"/>
              </w:rPr>
            </w:pPr>
            <w:r w:rsidRPr="0008249E">
              <w:rPr>
                <w:rFonts w:ascii="Times" w:eastAsia="Times" w:hAnsi="Times" w:cs="Times"/>
              </w:rPr>
              <w:t xml:space="preserve">This use case </w:t>
            </w:r>
            <w:r w:rsidRPr="0008249E">
              <w:rPr>
                <w:rFonts w:ascii="Times" w:eastAsia="Times" w:hAnsi="Times" w:cs="Times"/>
                <w:noProof/>
              </w:rPr>
              <w:t>allows</w:t>
            </w:r>
            <w:r w:rsidRPr="0008249E">
              <w:rPr>
                <w:rFonts w:ascii="Times" w:eastAsia="Times" w:hAnsi="Times" w:cs="Times"/>
              </w:rPr>
              <w:t xml:space="preserve"> hotline server send </w:t>
            </w:r>
            <w:r w:rsidRPr="0008249E">
              <w:rPr>
                <w:rFonts w:ascii="Times" w:eastAsia="Times" w:hAnsi="Times" w:cs="Times"/>
                <w:noProof/>
              </w:rPr>
              <w:t>an</w:t>
            </w:r>
            <w:r w:rsidRPr="0008249E">
              <w:rPr>
                <w:rFonts w:ascii="Times" w:eastAsia="Times" w:hAnsi="Times" w:cs="Times"/>
              </w:rPr>
              <w:t xml:space="preserve"> SMS to the patient </w:t>
            </w:r>
            <w:r w:rsidRPr="0008249E">
              <w:rPr>
                <w:rFonts w:ascii="Times" w:eastAsia="Times" w:hAnsi="Times" w:cs="Times"/>
                <w:noProof/>
              </w:rPr>
              <w:t>through</w:t>
            </w:r>
            <w:r w:rsidRPr="0008249E">
              <w:rPr>
                <w:rFonts w:ascii="Times" w:eastAsia="Times" w:hAnsi="Times" w:cs="Times"/>
              </w:rPr>
              <w:t xml:space="preserve"> third-party Hotline. </w:t>
            </w:r>
          </w:p>
          <w:p w14:paraId="43788828" w14:textId="77777777" w:rsidR="00D46711" w:rsidRPr="0008249E" w:rsidRDefault="00D46711" w:rsidP="00CB7118">
            <w:pPr>
              <w:numPr>
                <w:ilvl w:val="0"/>
                <w:numId w:val="51"/>
              </w:numPr>
              <w:spacing w:after="23"/>
              <w:ind w:right="327"/>
              <w:contextualSpacing/>
              <w:rPr>
                <w:rFonts w:ascii="Times" w:eastAsia="Times" w:hAnsi="Times" w:cs="Times"/>
              </w:rPr>
            </w:pPr>
            <w:r w:rsidRPr="0008249E">
              <w:rPr>
                <w:rFonts w:ascii="Times" w:eastAsia="Times" w:hAnsi="Times" w:cs="Times"/>
              </w:rPr>
              <w:t xml:space="preserve">The </w:t>
            </w:r>
            <w:r w:rsidRPr="0008249E">
              <w:rPr>
                <w:rFonts w:ascii="Times" w:eastAsia="Times" w:hAnsi="Times" w:cs="Times"/>
                <w:noProof/>
              </w:rPr>
              <w:t>purposes</w:t>
            </w:r>
            <w:r w:rsidRPr="0008249E">
              <w:rPr>
                <w:rFonts w:ascii="Times" w:eastAsia="Times" w:hAnsi="Times" w:cs="Times"/>
              </w:rPr>
              <w:t xml:space="preserve"> of sending SMS to the patient are:</w:t>
            </w:r>
          </w:p>
          <w:p w14:paraId="020C47CB" w14:textId="77777777" w:rsidR="00D46711" w:rsidRPr="0008249E" w:rsidRDefault="00D46711" w:rsidP="00CB7118">
            <w:pPr>
              <w:pStyle w:val="ListParagraph"/>
              <w:numPr>
                <w:ilvl w:val="1"/>
                <w:numId w:val="51"/>
              </w:numPr>
              <w:spacing w:after="23"/>
              <w:ind w:right="327"/>
              <w:rPr>
                <w:rFonts w:ascii="Times" w:eastAsia="Times" w:hAnsi="Times" w:cs="Times"/>
              </w:rPr>
            </w:pPr>
            <w:r w:rsidRPr="0008249E">
              <w:rPr>
                <w:rFonts w:ascii="Times" w:eastAsia="Times" w:hAnsi="Times" w:cs="Times"/>
              </w:rPr>
              <w:t xml:space="preserve">When an appointment is booked: let the patient know about their appointment’s detail (also inform that they have successfully </w:t>
            </w:r>
            <w:r w:rsidRPr="0008249E">
              <w:rPr>
                <w:rFonts w:ascii="Times" w:eastAsia="Times" w:hAnsi="Times" w:cs="Times"/>
                <w:noProof/>
              </w:rPr>
              <w:t>booked</w:t>
            </w:r>
            <w:r w:rsidRPr="0008249E">
              <w:rPr>
                <w:rFonts w:ascii="Times" w:eastAsia="Times" w:hAnsi="Times" w:cs="Times"/>
              </w:rPr>
              <w:t xml:space="preserve"> the </w:t>
            </w:r>
            <w:r w:rsidRPr="0008249E">
              <w:rPr>
                <w:rFonts w:ascii="Times" w:eastAsia="Times" w:hAnsi="Times" w:cs="Times"/>
                <w:noProof/>
              </w:rPr>
              <w:t>appointment</w:t>
            </w:r>
            <w:r w:rsidRPr="0008249E">
              <w:rPr>
                <w:rFonts w:ascii="Times" w:eastAsia="Times" w:hAnsi="Times" w:cs="Times"/>
              </w:rPr>
              <w:t>)</w:t>
            </w:r>
          </w:p>
          <w:p w14:paraId="2C2AE162" w14:textId="77777777" w:rsidR="00D46711" w:rsidRPr="0008249E" w:rsidRDefault="00D46711" w:rsidP="00CB7118">
            <w:pPr>
              <w:pStyle w:val="ListParagraph"/>
              <w:numPr>
                <w:ilvl w:val="1"/>
                <w:numId w:val="51"/>
              </w:numPr>
              <w:spacing w:after="23"/>
              <w:ind w:right="327"/>
              <w:rPr>
                <w:rFonts w:ascii="Times" w:eastAsia="Times" w:hAnsi="Times" w:cs="Times"/>
              </w:rPr>
            </w:pPr>
            <w:r w:rsidRPr="0008249E">
              <w:rPr>
                <w:rFonts w:ascii="Times" w:eastAsia="Times" w:hAnsi="Times" w:cs="Times"/>
              </w:rPr>
              <w:t>When an appointment cannot be booked: let the patient know that they cannot book the appointment.</w:t>
            </w:r>
          </w:p>
          <w:p w14:paraId="04152DA5" w14:textId="77777777" w:rsidR="00D46711" w:rsidRPr="0008249E" w:rsidRDefault="00D46711" w:rsidP="009F33DA">
            <w:pPr>
              <w:tabs>
                <w:tab w:val="center" w:pos="4282"/>
              </w:tabs>
              <w:spacing w:line="276" w:lineRule="auto"/>
              <w:rPr>
                <w:rFonts w:ascii="Times" w:eastAsia="Times,Cambria" w:hAnsi="Times" w:cs="Times"/>
                <w:lang w:eastAsia="ja-JP"/>
              </w:rPr>
            </w:pPr>
            <w:r w:rsidRPr="0008249E">
              <w:rPr>
                <w:rFonts w:ascii="Times" w:eastAsia="Times" w:hAnsi="Times" w:cs="Times"/>
                <w:lang w:eastAsia="ja-JP"/>
              </w:rPr>
              <w:t>Goal:</w:t>
            </w:r>
          </w:p>
          <w:p w14:paraId="3B84D088" w14:textId="77777777" w:rsidR="00D46711" w:rsidRPr="0008249E" w:rsidRDefault="00D46711" w:rsidP="00CB7118">
            <w:pPr>
              <w:numPr>
                <w:ilvl w:val="0"/>
                <w:numId w:val="51"/>
              </w:numPr>
              <w:spacing w:after="23"/>
              <w:ind w:right="327"/>
              <w:contextualSpacing/>
              <w:rPr>
                <w:rFonts w:ascii="Times" w:eastAsia="Times" w:hAnsi="Times" w:cs="Times"/>
              </w:rPr>
            </w:pPr>
            <w:r w:rsidRPr="0008249E">
              <w:rPr>
                <w:rFonts w:ascii="Times" w:eastAsia="Times" w:hAnsi="Times" w:cs="Times"/>
                <w:noProof/>
              </w:rPr>
              <w:t>Third-party hotline sent SMS to the patient.</w:t>
            </w:r>
          </w:p>
          <w:p w14:paraId="7140D715"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Triggers:</w:t>
            </w:r>
          </w:p>
          <w:p w14:paraId="5F882D20" w14:textId="77777777" w:rsidR="00D46711" w:rsidRPr="0008249E" w:rsidRDefault="00D46711" w:rsidP="00CB7118">
            <w:pPr>
              <w:numPr>
                <w:ilvl w:val="0"/>
                <w:numId w:val="51"/>
              </w:numPr>
              <w:spacing w:after="23"/>
              <w:ind w:right="327"/>
              <w:contextualSpacing/>
              <w:rPr>
                <w:rFonts w:ascii="Times" w:eastAsia="Times" w:hAnsi="Times" w:cs="Times"/>
              </w:rPr>
            </w:pPr>
            <w:r w:rsidRPr="0008249E">
              <w:rPr>
                <w:rFonts w:ascii="Times" w:eastAsia="Times" w:hAnsi="Times" w:cs="Times"/>
              </w:rPr>
              <w:t xml:space="preserve">Hotline server </w:t>
            </w:r>
            <w:r w:rsidRPr="0008249E">
              <w:rPr>
                <w:rFonts w:ascii="Times" w:eastAsia="Times" w:hAnsi="Times" w:cs="Times"/>
                <w:noProof/>
              </w:rPr>
              <w:t>requests sending SMS</w:t>
            </w:r>
            <w:r w:rsidRPr="0008249E">
              <w:rPr>
                <w:rFonts w:ascii="Times" w:eastAsia="Times" w:hAnsi="Times" w:cs="Times"/>
              </w:rPr>
              <w:t xml:space="preserve"> to </w:t>
            </w:r>
            <w:r w:rsidRPr="0008249E">
              <w:rPr>
                <w:rFonts w:ascii="Times" w:eastAsia="Times" w:hAnsi="Times" w:cs="Times"/>
                <w:noProof/>
              </w:rPr>
              <w:t>the third-</w:t>
            </w:r>
            <w:r w:rsidRPr="0008249E">
              <w:rPr>
                <w:rFonts w:ascii="Times" w:eastAsia="Times" w:hAnsi="Times" w:cs="Times"/>
              </w:rPr>
              <w:t>party hotline.</w:t>
            </w:r>
          </w:p>
          <w:p w14:paraId="0637FF11" w14:textId="77777777" w:rsidR="00D46711" w:rsidRPr="0008249E" w:rsidRDefault="00D46711" w:rsidP="009F33DA">
            <w:pPr>
              <w:tabs>
                <w:tab w:val="left" w:pos="3090"/>
              </w:tabs>
              <w:spacing w:line="276" w:lineRule="auto"/>
              <w:rPr>
                <w:rFonts w:ascii="Times" w:eastAsia="Times" w:hAnsi="Times" w:cs="Times"/>
                <w:lang w:eastAsia="ja-JP"/>
              </w:rPr>
            </w:pPr>
            <w:r w:rsidRPr="0008249E">
              <w:rPr>
                <w:rFonts w:ascii="Times" w:eastAsia="Times" w:hAnsi="Times" w:cs="Times"/>
                <w:lang w:eastAsia="ja-JP"/>
              </w:rPr>
              <w:t>Preconditions:</w:t>
            </w:r>
          </w:p>
          <w:p w14:paraId="2D40EBDF" w14:textId="77777777" w:rsidR="00D46711" w:rsidRPr="0008249E" w:rsidRDefault="00D46711" w:rsidP="00CB7118">
            <w:pPr>
              <w:pStyle w:val="ListParagraph"/>
              <w:widowControl w:val="0"/>
              <w:numPr>
                <w:ilvl w:val="0"/>
                <w:numId w:val="51"/>
              </w:numPr>
              <w:spacing w:after="23"/>
              <w:ind w:right="327"/>
              <w:rPr>
                <w:rFonts w:ascii="Times" w:eastAsia="Times,Cambria" w:hAnsi="Times" w:cs="Times"/>
                <w:lang w:eastAsia="ja-JP"/>
              </w:rPr>
            </w:pPr>
            <w:r w:rsidRPr="0008249E">
              <w:rPr>
                <w:rFonts w:ascii="Times" w:eastAsia="Times" w:hAnsi="Times" w:cs="Times"/>
              </w:rPr>
              <w:lastRenderedPageBreak/>
              <w:t xml:space="preserve">The clinic phone number much be registered at the </w:t>
            </w:r>
            <w:r w:rsidRPr="0008249E">
              <w:rPr>
                <w:rFonts w:ascii="Times" w:eastAsia="Times" w:hAnsi="Times" w:cs="Times"/>
                <w:noProof/>
              </w:rPr>
              <w:t>third-party</w:t>
            </w:r>
            <w:r w:rsidRPr="0008249E">
              <w:rPr>
                <w:rFonts w:ascii="Times" w:eastAsia="Times" w:hAnsi="Times" w:cs="Times"/>
              </w:rPr>
              <w:t xml:space="preserve"> hotline (third-party hotline use this number to send SMS to the patient)</w:t>
            </w:r>
          </w:p>
          <w:p w14:paraId="2EA5826F" w14:textId="77777777" w:rsidR="00D46711" w:rsidRPr="0008249E" w:rsidRDefault="00D46711" w:rsidP="009F33DA">
            <w:pPr>
              <w:spacing w:after="23"/>
              <w:ind w:right="327"/>
              <w:contextualSpacing/>
              <w:rPr>
                <w:rFonts w:ascii="Times" w:eastAsia="Times,Cambria" w:hAnsi="Times" w:cs="Times"/>
                <w:lang w:eastAsia="ja-JP"/>
              </w:rPr>
            </w:pPr>
            <w:r w:rsidRPr="0008249E">
              <w:rPr>
                <w:rFonts w:ascii="Times" w:eastAsia="Times" w:hAnsi="Times" w:cs="Times"/>
                <w:lang w:eastAsia="ja-JP"/>
              </w:rPr>
              <w:t>Post Conditions:</w:t>
            </w:r>
          </w:p>
          <w:p w14:paraId="1E89AD8D" w14:textId="77777777" w:rsidR="00D46711" w:rsidRPr="0008249E" w:rsidRDefault="00D46711" w:rsidP="00CB7118">
            <w:pPr>
              <w:numPr>
                <w:ilvl w:val="0"/>
                <w:numId w:val="51"/>
              </w:numPr>
              <w:ind w:right="327"/>
              <w:contextualSpacing/>
              <w:rPr>
                <w:rFonts w:ascii="Times" w:eastAsia="Times" w:hAnsi="Times" w:cs="Times"/>
              </w:rPr>
            </w:pPr>
            <w:r w:rsidRPr="0008249E">
              <w:rPr>
                <w:rFonts w:ascii="Times" w:eastAsia="Times" w:hAnsi="Times" w:cs="Times"/>
              </w:rPr>
              <w:t xml:space="preserve">Success: </w:t>
            </w:r>
            <w:r w:rsidRPr="0008249E">
              <w:rPr>
                <w:rFonts w:ascii="Times" w:eastAsia="Times" w:hAnsi="Times" w:cs="Times"/>
                <w:noProof/>
              </w:rPr>
              <w:t xml:space="preserve">Third-party hotline </w:t>
            </w:r>
            <w:r w:rsidRPr="0008249E">
              <w:rPr>
                <w:rFonts w:ascii="Times" w:eastAsia="Times" w:hAnsi="Times" w:cs="Times"/>
              </w:rPr>
              <w:t>send SMS to the patient.</w:t>
            </w:r>
          </w:p>
          <w:p w14:paraId="22D3A9CE" w14:textId="77777777" w:rsidR="00D46711" w:rsidRPr="0008249E" w:rsidRDefault="00D46711" w:rsidP="00CB7118">
            <w:pPr>
              <w:numPr>
                <w:ilvl w:val="0"/>
                <w:numId w:val="51"/>
              </w:numPr>
              <w:spacing w:after="25"/>
              <w:ind w:right="327"/>
              <w:contextualSpacing/>
              <w:rPr>
                <w:rFonts w:ascii="Times" w:eastAsia="Times" w:hAnsi="Times" w:cs="Times"/>
                <w:color w:val="4472C4" w:themeColor="accent1"/>
              </w:rPr>
            </w:pPr>
            <w:r w:rsidRPr="0008249E">
              <w:rPr>
                <w:rFonts w:ascii="Times" w:eastAsia="Times" w:hAnsi="Times" w:cs="Times"/>
              </w:rPr>
              <w:t>Fail: N/A</w:t>
            </w:r>
          </w:p>
          <w:p w14:paraId="2D26046D"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D46711" w:rsidRPr="0008249E" w14:paraId="5CC7A095" w14:textId="77777777" w:rsidTr="009F33DA">
              <w:tc>
                <w:tcPr>
                  <w:tcW w:w="1009" w:type="dxa"/>
                  <w:shd w:val="clear" w:color="auto" w:fill="D9D9D9" w:themeFill="background1" w:themeFillShade="D9"/>
                </w:tcPr>
                <w:p w14:paraId="2684931B" w14:textId="77777777" w:rsidR="00D46711" w:rsidRPr="0008249E" w:rsidRDefault="00D46711" w:rsidP="009F33DA">
                  <w:pPr>
                    <w:spacing w:line="276" w:lineRule="auto"/>
                    <w:jc w:val="center"/>
                    <w:rPr>
                      <w:rFonts w:ascii="Times" w:eastAsia="Times,Cambria" w:hAnsi="Times" w:cs="Times"/>
                      <w:color w:val="auto"/>
                      <w:sz w:val="24"/>
                      <w:szCs w:val="24"/>
                      <w:lang w:eastAsia="ja-JP"/>
                    </w:rPr>
                  </w:pPr>
                  <w:r w:rsidRPr="0008249E">
                    <w:rPr>
                      <w:rFonts w:ascii="Times" w:eastAsia="Times" w:hAnsi="Times" w:cs="Times"/>
                      <w:color w:val="auto"/>
                      <w:sz w:val="24"/>
                      <w:szCs w:val="24"/>
                      <w:lang w:eastAsia="ja-JP"/>
                    </w:rPr>
                    <w:t>Step</w:t>
                  </w:r>
                </w:p>
              </w:tc>
              <w:tc>
                <w:tcPr>
                  <w:tcW w:w="4693" w:type="dxa"/>
                  <w:shd w:val="clear" w:color="auto" w:fill="D9D9D9" w:themeFill="background1" w:themeFillShade="D9"/>
                </w:tcPr>
                <w:p w14:paraId="470C2D8D" w14:textId="77777777" w:rsidR="00D46711" w:rsidRPr="0008249E" w:rsidRDefault="00D46711" w:rsidP="009F33DA">
                  <w:pPr>
                    <w:spacing w:line="276" w:lineRule="auto"/>
                    <w:jc w:val="center"/>
                    <w:rPr>
                      <w:rFonts w:ascii="Times" w:eastAsia="Times,Cambria" w:hAnsi="Times" w:cs="Times"/>
                      <w:color w:val="auto"/>
                      <w:sz w:val="24"/>
                      <w:szCs w:val="24"/>
                      <w:lang w:eastAsia="ja-JP"/>
                    </w:rPr>
                  </w:pPr>
                  <w:r w:rsidRPr="0008249E">
                    <w:rPr>
                      <w:rFonts w:ascii="Times" w:eastAsia="Times" w:hAnsi="Times" w:cs="Times"/>
                      <w:color w:val="auto"/>
                      <w:sz w:val="24"/>
                      <w:szCs w:val="24"/>
                      <w:lang w:eastAsia="ja-JP"/>
                    </w:rPr>
                    <w:t>Actor Action</w:t>
                  </w:r>
                </w:p>
              </w:tc>
              <w:tc>
                <w:tcPr>
                  <w:tcW w:w="2852" w:type="dxa"/>
                  <w:shd w:val="clear" w:color="auto" w:fill="D9D9D9" w:themeFill="background1" w:themeFillShade="D9"/>
                </w:tcPr>
                <w:p w14:paraId="393C63A6" w14:textId="77777777" w:rsidR="00D46711" w:rsidRPr="0008249E" w:rsidRDefault="00D46711" w:rsidP="009F33DA">
                  <w:pPr>
                    <w:spacing w:line="276" w:lineRule="auto"/>
                    <w:jc w:val="center"/>
                    <w:rPr>
                      <w:rFonts w:ascii="Times" w:eastAsia="Times,Cambria" w:hAnsi="Times" w:cs="Times"/>
                      <w:color w:val="auto"/>
                      <w:sz w:val="24"/>
                      <w:szCs w:val="24"/>
                      <w:lang w:eastAsia="ja-JP"/>
                    </w:rPr>
                  </w:pPr>
                  <w:r w:rsidRPr="0008249E">
                    <w:rPr>
                      <w:rFonts w:ascii="Times" w:eastAsia="Times" w:hAnsi="Times" w:cs="Times"/>
                      <w:color w:val="auto"/>
                      <w:sz w:val="24"/>
                      <w:szCs w:val="24"/>
                      <w:lang w:eastAsia="ja-JP"/>
                    </w:rPr>
                    <w:t>System Response</w:t>
                  </w:r>
                </w:p>
              </w:tc>
            </w:tr>
            <w:tr w:rsidR="00D46711" w:rsidRPr="0008249E" w14:paraId="34305DF0" w14:textId="77777777" w:rsidTr="009F33DA">
              <w:tc>
                <w:tcPr>
                  <w:tcW w:w="1009" w:type="dxa"/>
                </w:tcPr>
                <w:p w14:paraId="716866B1" w14:textId="77777777" w:rsidR="00D46711" w:rsidRPr="0008249E" w:rsidRDefault="00D46711" w:rsidP="009F33DA">
                  <w:pPr>
                    <w:spacing w:line="276" w:lineRule="auto"/>
                    <w:jc w:val="center"/>
                    <w:rPr>
                      <w:rFonts w:ascii="Times" w:eastAsia="Times,Cambria" w:hAnsi="Times" w:cs="Times"/>
                      <w:color w:val="auto"/>
                      <w:sz w:val="24"/>
                      <w:szCs w:val="24"/>
                      <w:lang w:eastAsia="ja-JP"/>
                    </w:rPr>
                  </w:pPr>
                  <w:r w:rsidRPr="0008249E">
                    <w:rPr>
                      <w:rFonts w:ascii="Times" w:eastAsia="Times" w:hAnsi="Times" w:cs="Times"/>
                      <w:color w:val="auto"/>
                      <w:sz w:val="24"/>
                      <w:szCs w:val="24"/>
                      <w:lang w:eastAsia="ja-JP"/>
                    </w:rPr>
                    <w:t>1</w:t>
                  </w:r>
                </w:p>
              </w:tc>
              <w:tc>
                <w:tcPr>
                  <w:tcW w:w="4693" w:type="dxa"/>
                </w:tcPr>
                <w:p w14:paraId="4D388A16" w14:textId="77777777" w:rsidR="00D46711" w:rsidRPr="0008249E" w:rsidRDefault="00D46711" w:rsidP="009F33DA">
                  <w:pPr>
                    <w:spacing w:line="276" w:lineRule="auto"/>
                    <w:rPr>
                      <w:rFonts w:ascii="Times" w:eastAsia="Times,Cambria" w:hAnsi="Times" w:cs="Times"/>
                      <w:color w:val="auto"/>
                      <w:sz w:val="24"/>
                      <w:szCs w:val="24"/>
                      <w:lang w:eastAsia="ja-JP"/>
                    </w:rPr>
                  </w:pPr>
                  <w:r w:rsidRPr="0008249E">
                    <w:rPr>
                      <w:rFonts w:ascii="Times" w:eastAsia="Times,Cambria" w:hAnsi="Times" w:cs="Times"/>
                      <w:color w:val="auto"/>
                      <w:sz w:val="24"/>
                      <w:szCs w:val="24"/>
                      <w:lang w:eastAsia="ja-JP"/>
                    </w:rPr>
                    <w:t>R</w:t>
                  </w:r>
                  <w:r w:rsidRPr="0008249E">
                    <w:rPr>
                      <w:rFonts w:ascii="Times" w:eastAsia="Times,Cambria" w:hAnsi="Times" w:cs="Times"/>
                      <w:color w:val="auto"/>
                      <w:sz w:val="24"/>
                      <w:szCs w:val="24"/>
                      <w:lang w:val="vi-VN" w:eastAsia="ja-JP"/>
                    </w:rPr>
                    <w:t xml:space="preserve">equest sending </w:t>
                  </w:r>
                  <w:r w:rsidRPr="0008249E">
                    <w:rPr>
                      <w:rFonts w:ascii="Times" w:eastAsia="Times,Cambria" w:hAnsi="Times" w:cs="Times"/>
                      <w:noProof/>
                      <w:color w:val="auto"/>
                      <w:sz w:val="24"/>
                      <w:szCs w:val="24"/>
                      <w:lang w:val="vi-VN" w:eastAsia="ja-JP"/>
                    </w:rPr>
                    <w:t>SMS</w:t>
                  </w:r>
                  <w:r w:rsidRPr="0008249E">
                    <w:rPr>
                      <w:rFonts w:ascii="Times" w:eastAsia="Times,Cambria" w:hAnsi="Times" w:cs="Times"/>
                      <w:noProof/>
                      <w:color w:val="auto"/>
                      <w:sz w:val="24"/>
                      <w:szCs w:val="24"/>
                      <w:lang w:eastAsia="ja-JP"/>
                    </w:rPr>
                    <w:t xml:space="preserve"> to </w:t>
                  </w:r>
                </w:p>
              </w:tc>
              <w:tc>
                <w:tcPr>
                  <w:tcW w:w="2852" w:type="dxa"/>
                </w:tcPr>
                <w:p w14:paraId="0D165C84" w14:textId="77777777" w:rsidR="00D46711" w:rsidRPr="0008249E" w:rsidRDefault="00D46711" w:rsidP="009F33DA">
                  <w:pPr>
                    <w:spacing w:line="276" w:lineRule="auto"/>
                    <w:rPr>
                      <w:rFonts w:ascii="Times" w:eastAsia="Times" w:hAnsi="Times" w:cs="Times"/>
                      <w:color w:val="auto"/>
                      <w:sz w:val="24"/>
                      <w:szCs w:val="24"/>
                    </w:rPr>
                  </w:pPr>
                  <w:r w:rsidRPr="0008249E">
                    <w:rPr>
                      <w:rFonts w:ascii="Times" w:eastAsia="Times" w:hAnsi="Times" w:cs="Times"/>
                      <w:color w:val="auto"/>
                      <w:sz w:val="24"/>
                      <w:szCs w:val="24"/>
                    </w:rPr>
                    <w:t>Send SMS to patient</w:t>
                  </w:r>
                </w:p>
                <w:p w14:paraId="2DE7E45C" w14:textId="77777777" w:rsidR="00D46711" w:rsidRPr="0008249E" w:rsidRDefault="00D46711" w:rsidP="009F33DA">
                  <w:pPr>
                    <w:spacing w:line="276" w:lineRule="auto"/>
                    <w:rPr>
                      <w:rFonts w:ascii="Times" w:eastAsia="Times,Cambria" w:hAnsi="Times" w:cs="Times"/>
                      <w:color w:val="auto"/>
                      <w:sz w:val="24"/>
                      <w:szCs w:val="24"/>
                      <w:lang w:eastAsia="ja-JP"/>
                    </w:rPr>
                  </w:pPr>
                  <w:r w:rsidRPr="0008249E">
                    <w:rPr>
                      <w:rFonts w:ascii="Times" w:eastAsia="Times" w:hAnsi="Times" w:cs="Times"/>
                      <w:color w:val="auto"/>
                      <w:sz w:val="24"/>
                      <w:szCs w:val="24"/>
                    </w:rPr>
                    <w:t>[Exception 1]</w:t>
                  </w:r>
                </w:p>
              </w:tc>
            </w:tr>
          </w:tbl>
          <w:p w14:paraId="3E9082B9"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Alternative Scenario: N/A</w:t>
            </w:r>
          </w:p>
          <w:p w14:paraId="48F3D86F"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Exceptions: N/A</w:t>
            </w:r>
          </w:p>
          <w:p w14:paraId="4DC30360" w14:textId="77777777" w:rsidR="00D46711" w:rsidRPr="0008249E" w:rsidRDefault="00D46711" w:rsidP="009F33DA">
            <w:pPr>
              <w:spacing w:before="120" w:after="120" w:line="276" w:lineRule="auto"/>
              <w:rPr>
                <w:rFonts w:ascii="Times" w:eastAsia="Times,Cambria" w:hAnsi="Times" w:cs="Times"/>
                <w:lang w:eastAsia="ja-JP"/>
              </w:rPr>
            </w:pPr>
            <w:r w:rsidRPr="0008249E">
              <w:rPr>
                <w:rFonts w:ascii="Times" w:eastAsia="Times" w:hAnsi="Times" w:cs="Times"/>
                <w:lang w:eastAsia="ja-JP"/>
              </w:rPr>
              <w:t>Relationships: N/A</w:t>
            </w:r>
          </w:p>
          <w:p w14:paraId="4D6546AD"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 xml:space="preserve">Business Rules: </w:t>
            </w:r>
          </w:p>
          <w:p w14:paraId="41553BA8" w14:textId="77777777" w:rsidR="00D46711" w:rsidRPr="0008249E" w:rsidRDefault="00D46711" w:rsidP="00CB7118">
            <w:pPr>
              <w:pStyle w:val="ListParagraph"/>
              <w:numPr>
                <w:ilvl w:val="0"/>
                <w:numId w:val="51"/>
              </w:numPr>
              <w:spacing w:before="120" w:after="120" w:line="276" w:lineRule="auto"/>
              <w:rPr>
                <w:rFonts w:ascii="Times" w:eastAsia="Times,Cambria" w:hAnsi="Times" w:cs="Times"/>
                <w:lang w:eastAsia="ja-JP"/>
              </w:rPr>
            </w:pPr>
            <w:r w:rsidRPr="0008249E">
              <w:rPr>
                <w:rFonts w:ascii="Times" w:eastAsia="Times,Cambria" w:hAnsi="Times" w:cs="Times"/>
                <w:lang w:eastAsia="ja-JP"/>
              </w:rPr>
              <w:t>In the case</w:t>
            </w:r>
            <w:r w:rsidRPr="0008249E">
              <w:rPr>
                <w:rFonts w:ascii="Times" w:eastAsia="Times,Cambria" w:hAnsi="Times" w:cs="Times"/>
                <w:noProof/>
                <w:lang w:eastAsia="ja-JP"/>
              </w:rPr>
              <w:t xml:space="preserve"> of</w:t>
            </w:r>
            <w:r w:rsidRPr="0008249E">
              <w:rPr>
                <w:rFonts w:ascii="Times" w:eastAsia="Times,Cambria" w:hAnsi="Times" w:cs="Times"/>
                <w:lang w:eastAsia="ja-JP"/>
              </w:rPr>
              <w:t xml:space="preserve"> SMS </w:t>
            </w:r>
            <w:r w:rsidRPr="0008249E">
              <w:rPr>
                <w:rFonts w:ascii="Times" w:eastAsia="Times,Cambria" w:hAnsi="Times" w:cs="Times"/>
                <w:noProof/>
                <w:lang w:eastAsia="ja-JP"/>
              </w:rPr>
              <w:t>sent</w:t>
            </w:r>
            <w:r w:rsidRPr="0008249E">
              <w:rPr>
                <w:rFonts w:ascii="Times" w:eastAsia="Times,Cambria" w:hAnsi="Times" w:cs="Times"/>
                <w:lang w:eastAsia="ja-JP"/>
              </w:rPr>
              <w:t xml:space="preserve"> to inform the patient about their </w:t>
            </w:r>
            <w:r w:rsidRPr="0008249E">
              <w:rPr>
                <w:rFonts w:ascii="Times" w:eastAsia="Times,Cambria" w:hAnsi="Times" w:cs="Times"/>
                <w:noProof/>
                <w:lang w:eastAsia="ja-JP"/>
              </w:rPr>
              <w:t>appointment</w:t>
            </w:r>
            <w:r w:rsidRPr="0008249E">
              <w:rPr>
                <w:rFonts w:ascii="Times" w:eastAsia="Times,Cambria" w:hAnsi="Times" w:cs="Times"/>
                <w:lang w:eastAsia="ja-JP"/>
              </w:rPr>
              <w:t xml:space="preserve"> information, the SMS </w:t>
            </w:r>
            <w:r w:rsidRPr="0008249E">
              <w:rPr>
                <w:rFonts w:ascii="Times" w:eastAsia="Times,Cambria" w:hAnsi="Times" w:cs="Times"/>
                <w:noProof/>
                <w:lang w:eastAsia="ja-JP"/>
              </w:rPr>
              <w:t>structure</w:t>
            </w:r>
            <w:r w:rsidRPr="0008249E">
              <w:rPr>
                <w:rFonts w:ascii="Times" w:eastAsia="Times,Cambria" w:hAnsi="Times" w:cs="Times"/>
                <w:lang w:eastAsia="ja-JP"/>
              </w:rPr>
              <w:t xml:space="preserve"> is: </w:t>
            </w:r>
          </w:p>
          <w:tbl>
            <w:tblPr>
              <w:tblStyle w:val="TableGrid"/>
              <w:tblW w:w="0" w:type="auto"/>
              <w:tblInd w:w="720" w:type="dxa"/>
              <w:tblLook w:val="04A0" w:firstRow="1" w:lastRow="0" w:firstColumn="1" w:lastColumn="0" w:noHBand="0" w:noVBand="1"/>
            </w:tblPr>
            <w:tblGrid>
              <w:gridCol w:w="7834"/>
            </w:tblGrid>
            <w:tr w:rsidR="00D46711" w:rsidRPr="0008249E" w14:paraId="588552E4" w14:textId="77777777" w:rsidTr="009F33DA">
              <w:tc>
                <w:tcPr>
                  <w:tcW w:w="8554" w:type="dxa"/>
                </w:tcPr>
                <w:p w14:paraId="7DDE6994" w14:textId="77777777" w:rsidR="00D46711" w:rsidRPr="0008249E" w:rsidRDefault="00D46711" w:rsidP="009F33DA">
                  <w:pPr>
                    <w:spacing w:before="120" w:after="120" w:line="276" w:lineRule="auto"/>
                    <w:rPr>
                      <w:rFonts w:ascii="Times" w:eastAsia="Consolas,Times" w:hAnsi="Times" w:cs="Times"/>
                      <w:sz w:val="24"/>
                      <w:szCs w:val="24"/>
                      <w:lang w:eastAsia="ja-JP"/>
                    </w:rPr>
                  </w:pPr>
                  <w:r w:rsidRPr="0008249E">
                    <w:rPr>
                      <w:rFonts w:ascii="Times" w:eastAsia="Consolas" w:hAnsi="Times" w:cs="Times"/>
                      <w:sz w:val="24"/>
                      <w:szCs w:val="24"/>
                      <w:lang w:eastAsia="ja-JP"/>
                    </w:rPr>
                    <w:t xml:space="preserve">____(1) </w:t>
                  </w:r>
                  <w:proofErr w:type="spellStart"/>
                  <w:r w:rsidRPr="0008249E">
                    <w:rPr>
                      <w:rFonts w:ascii="Times" w:eastAsia="Consolas" w:hAnsi="Times" w:cs="Times"/>
                      <w:sz w:val="24"/>
                      <w:szCs w:val="24"/>
                      <w:lang w:eastAsia="ja-JP"/>
                    </w:rPr>
                    <w:t>mã</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số</w:t>
                  </w:r>
                  <w:proofErr w:type="spellEnd"/>
                  <w:r w:rsidRPr="0008249E">
                    <w:rPr>
                      <w:rFonts w:ascii="Times" w:eastAsia="Consolas" w:hAnsi="Times" w:cs="Times"/>
                      <w:sz w:val="24"/>
                      <w:szCs w:val="24"/>
                      <w:lang w:eastAsia="ja-JP"/>
                    </w:rPr>
                    <w:t xml:space="preserve"> ____(2) </w:t>
                  </w:r>
                  <w:proofErr w:type="spellStart"/>
                  <w:r w:rsidRPr="0008249E">
                    <w:rPr>
                      <w:rFonts w:ascii="Times" w:eastAsia="Consolas" w:hAnsi="Times" w:cs="Times"/>
                      <w:sz w:val="24"/>
                      <w:szCs w:val="24"/>
                      <w:lang w:eastAsia="ja-JP"/>
                    </w:rPr>
                    <w:t>đã</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đặt</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lịch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khám</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tại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phòng</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khám</w:t>
                  </w:r>
                  <w:proofErr w:type="spellEnd"/>
                  <w:r w:rsidRPr="0008249E">
                    <w:rPr>
                      <w:rFonts w:ascii="Times" w:eastAsia="Consolas" w:hAnsi="Times" w:cs="Times"/>
                      <w:sz w:val="24"/>
                      <w:szCs w:val="24"/>
                      <w:lang w:eastAsia="ja-JP"/>
                    </w:rPr>
                    <w:t xml:space="preserve"> ____(3) </w:t>
                  </w:r>
                  <w:proofErr w:type="spellStart"/>
                  <w:r w:rsidRPr="0008249E">
                    <w:rPr>
                      <w:rFonts w:ascii="Times" w:eastAsia="Consolas" w:hAnsi="Times" w:cs="Times"/>
                      <w:sz w:val="24"/>
                      <w:szCs w:val="24"/>
                      <w:lang w:eastAsia="ja-JP"/>
                    </w:rPr>
                    <w:t>ngày</w:t>
                  </w:r>
                  <w:proofErr w:type="spellEnd"/>
                  <w:r w:rsidRPr="0008249E">
                    <w:rPr>
                      <w:rFonts w:ascii="Times" w:eastAsia="Consolas" w:hAnsi="Times" w:cs="Times"/>
                      <w:sz w:val="24"/>
                      <w:szCs w:val="24"/>
                      <w:lang w:eastAsia="ja-JP"/>
                    </w:rPr>
                    <w:t xml:space="preserve"> ____(4) </w:t>
                  </w:r>
                  <w:proofErr w:type="spellStart"/>
                  <w:r w:rsidRPr="0008249E">
                    <w:rPr>
                      <w:rFonts w:ascii="Times" w:eastAsia="Consolas" w:hAnsi="Times" w:cs="Times"/>
                      <w:sz w:val="24"/>
                      <w:szCs w:val="24"/>
                      <w:lang w:eastAsia="ja-JP"/>
                    </w:rPr>
                    <w:t>lúc</w:t>
                  </w:r>
                  <w:proofErr w:type="spellEnd"/>
                  <w:r w:rsidRPr="0008249E">
                    <w:rPr>
                      <w:rFonts w:ascii="Times" w:eastAsia="Consolas" w:hAnsi="Times" w:cs="Times"/>
                      <w:sz w:val="24"/>
                      <w:szCs w:val="24"/>
                      <w:lang w:eastAsia="ja-JP"/>
                    </w:rPr>
                    <w:t xml:space="preserve"> ____(5)</w:t>
                  </w:r>
                </w:p>
              </w:tc>
            </w:tr>
          </w:tbl>
          <w:p w14:paraId="0DC9E60C" w14:textId="77777777" w:rsidR="00D46711" w:rsidRPr="0008249E" w:rsidRDefault="00D46711" w:rsidP="009F33DA">
            <w:pPr>
              <w:spacing w:before="120" w:after="120" w:line="276" w:lineRule="auto"/>
              <w:ind w:left="720"/>
              <w:rPr>
                <w:rFonts w:ascii="Times" w:eastAsia="Times,Cambria" w:hAnsi="Times" w:cs="Times"/>
                <w:lang w:eastAsia="ja-JP"/>
              </w:rPr>
            </w:pPr>
            <w:r w:rsidRPr="0008249E">
              <w:rPr>
                <w:rFonts w:ascii="Times" w:eastAsia="Times,Cambria" w:hAnsi="Times" w:cs="Times"/>
                <w:lang w:eastAsia="ja-JP"/>
              </w:rPr>
              <w:t>(1): Patient’s name</w:t>
            </w:r>
          </w:p>
          <w:p w14:paraId="158B1F72" w14:textId="77777777" w:rsidR="00D46711" w:rsidRPr="0008249E" w:rsidRDefault="00D46711" w:rsidP="009F33DA">
            <w:pPr>
              <w:spacing w:before="120" w:after="120" w:line="276" w:lineRule="auto"/>
              <w:ind w:left="720"/>
              <w:rPr>
                <w:rFonts w:ascii="Times" w:eastAsia="Times,Cambria" w:hAnsi="Times" w:cs="Times"/>
                <w:lang w:eastAsia="ja-JP"/>
              </w:rPr>
            </w:pPr>
            <w:r w:rsidRPr="0008249E">
              <w:rPr>
                <w:rFonts w:ascii="Times" w:eastAsia="Times,Cambria" w:hAnsi="Times" w:cs="Times"/>
                <w:lang w:eastAsia="ja-JP"/>
              </w:rPr>
              <w:t>(2): Appointment’s number</w:t>
            </w:r>
          </w:p>
          <w:p w14:paraId="15421E06" w14:textId="77777777" w:rsidR="00D46711" w:rsidRPr="0008249E" w:rsidRDefault="00D46711" w:rsidP="009F33DA">
            <w:pPr>
              <w:spacing w:before="120" w:after="120" w:line="276" w:lineRule="auto"/>
              <w:ind w:left="720"/>
              <w:rPr>
                <w:rFonts w:ascii="Times" w:eastAsia="Times,Cambria" w:hAnsi="Times" w:cs="Times"/>
                <w:lang w:eastAsia="ja-JP"/>
              </w:rPr>
            </w:pPr>
            <w:r w:rsidRPr="0008249E">
              <w:rPr>
                <w:rFonts w:ascii="Times" w:eastAsia="Times,Cambria" w:hAnsi="Times" w:cs="Times"/>
                <w:lang w:eastAsia="ja-JP"/>
              </w:rPr>
              <w:t>(3): Clinic’s name</w:t>
            </w:r>
          </w:p>
          <w:p w14:paraId="24869C35" w14:textId="77777777" w:rsidR="00D46711" w:rsidRPr="0008249E" w:rsidRDefault="00D46711" w:rsidP="009F33DA">
            <w:pPr>
              <w:spacing w:before="120" w:after="120" w:line="276" w:lineRule="auto"/>
              <w:ind w:left="720"/>
              <w:rPr>
                <w:rFonts w:ascii="Times" w:eastAsia="Times,Cambria" w:hAnsi="Times" w:cs="Times"/>
                <w:lang w:eastAsia="ja-JP"/>
              </w:rPr>
            </w:pPr>
            <w:r w:rsidRPr="0008249E">
              <w:rPr>
                <w:rFonts w:ascii="Times" w:eastAsia="Times,Cambria" w:hAnsi="Times" w:cs="Times"/>
                <w:lang w:eastAsia="ja-JP"/>
              </w:rPr>
              <w:t>(4): Appointment’s date</w:t>
            </w:r>
          </w:p>
          <w:p w14:paraId="5B23506E" w14:textId="77777777" w:rsidR="00D46711" w:rsidRPr="0008249E" w:rsidRDefault="00D46711" w:rsidP="009F33DA">
            <w:pPr>
              <w:spacing w:before="120" w:after="120" w:line="276" w:lineRule="auto"/>
              <w:ind w:left="720"/>
              <w:rPr>
                <w:rFonts w:ascii="Times" w:eastAsia="Times,Cambria" w:hAnsi="Times" w:cs="Times"/>
                <w:lang w:eastAsia="ja-JP"/>
              </w:rPr>
            </w:pPr>
            <w:r w:rsidRPr="0008249E">
              <w:rPr>
                <w:rFonts w:ascii="Times" w:eastAsia="Times,Cambria" w:hAnsi="Times" w:cs="Times"/>
                <w:lang w:eastAsia="ja-JP"/>
              </w:rPr>
              <w:t>(5): Appointment’s time</w:t>
            </w:r>
          </w:p>
          <w:p w14:paraId="74D1681F" w14:textId="77777777" w:rsidR="00D46711" w:rsidRPr="0008249E" w:rsidRDefault="00D46711" w:rsidP="009F33DA">
            <w:pPr>
              <w:pStyle w:val="ListParagraph"/>
              <w:spacing w:before="120" w:after="120" w:line="276" w:lineRule="auto"/>
              <w:rPr>
                <w:rFonts w:ascii="Times" w:eastAsia="Times,Cambria" w:hAnsi="Times" w:cs="Times"/>
                <w:lang w:eastAsia="ja-JP"/>
              </w:rPr>
            </w:pPr>
            <w:r w:rsidRPr="0008249E">
              <w:rPr>
                <w:rFonts w:ascii="Times" w:eastAsia="Times,Cambria" w:hAnsi="Times" w:cs="Times"/>
                <w:b/>
                <w:lang w:eastAsia="ja-JP"/>
              </w:rPr>
              <w:t>Example</w:t>
            </w:r>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Phương</w:t>
            </w:r>
            <w:proofErr w:type="spellEnd"/>
            <w:r w:rsidRPr="0008249E">
              <w:rPr>
                <w:rFonts w:ascii="Times" w:eastAsia="Times,Cambria" w:hAnsi="Times" w:cs="Times"/>
                <w:lang w:eastAsia="ja-JP"/>
              </w:rPr>
              <w:t xml:space="preserve"> Lan </w:t>
            </w:r>
            <w:proofErr w:type="spellStart"/>
            <w:r w:rsidRPr="0008249E">
              <w:rPr>
                <w:rFonts w:ascii="Times" w:eastAsia="Times,Cambria" w:hAnsi="Times" w:cs="Times"/>
                <w:lang w:eastAsia="ja-JP"/>
              </w:rPr>
              <w:t>mã</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số</w:t>
            </w:r>
            <w:proofErr w:type="spellEnd"/>
            <w:r w:rsidRPr="0008249E">
              <w:rPr>
                <w:rFonts w:ascii="Times" w:eastAsia="Times,Cambria" w:hAnsi="Times" w:cs="Times"/>
                <w:lang w:eastAsia="ja-JP"/>
              </w:rPr>
              <w:t xml:space="preserve"> 8 </w:t>
            </w:r>
            <w:proofErr w:type="spellStart"/>
            <w:r w:rsidRPr="0008249E">
              <w:rPr>
                <w:rFonts w:ascii="Times" w:eastAsia="Times,Cambria" w:hAnsi="Times" w:cs="Times"/>
                <w:lang w:eastAsia="ja-JP"/>
              </w:rPr>
              <w:t>đã</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đặt</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lịch</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khám</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tại</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phòng</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khám</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Hoàng</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Hoa</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ngày</w:t>
            </w:r>
            <w:proofErr w:type="spellEnd"/>
            <w:r w:rsidRPr="0008249E">
              <w:rPr>
                <w:rFonts w:ascii="Times" w:eastAsia="Times,Cambria" w:hAnsi="Times" w:cs="Times"/>
                <w:lang w:eastAsia="ja-JP"/>
              </w:rPr>
              <w:t xml:space="preserve"> 17-06-2018 </w:t>
            </w:r>
            <w:proofErr w:type="spellStart"/>
            <w:r w:rsidRPr="0008249E">
              <w:rPr>
                <w:rFonts w:ascii="Times" w:eastAsia="Times,Cambria" w:hAnsi="Times" w:cs="Times"/>
                <w:lang w:eastAsia="ja-JP"/>
              </w:rPr>
              <w:t>lúc</w:t>
            </w:r>
            <w:proofErr w:type="spellEnd"/>
            <w:r w:rsidRPr="0008249E">
              <w:rPr>
                <w:rFonts w:ascii="Times" w:eastAsia="Times,Cambria" w:hAnsi="Times" w:cs="Times"/>
                <w:lang w:eastAsia="ja-JP"/>
              </w:rPr>
              <w:t xml:space="preserve"> 03:52:00</w:t>
            </w:r>
          </w:p>
          <w:p w14:paraId="20945723" w14:textId="77777777" w:rsidR="00D46711" w:rsidRPr="0008249E" w:rsidRDefault="00D46711" w:rsidP="009F33DA">
            <w:pPr>
              <w:pStyle w:val="ListParagraph"/>
              <w:spacing w:before="120" w:after="120" w:line="276" w:lineRule="auto"/>
              <w:rPr>
                <w:rFonts w:ascii="Times" w:eastAsia="Times,Cambria" w:hAnsi="Times" w:cs="Times"/>
                <w:lang w:eastAsia="ja-JP"/>
              </w:rPr>
            </w:pPr>
          </w:p>
          <w:p w14:paraId="75DFA683" w14:textId="77777777" w:rsidR="00D46711" w:rsidRPr="0008249E" w:rsidRDefault="00D46711" w:rsidP="00CB7118">
            <w:pPr>
              <w:pStyle w:val="ListParagraph"/>
              <w:numPr>
                <w:ilvl w:val="0"/>
                <w:numId w:val="51"/>
              </w:numPr>
              <w:spacing w:before="120" w:after="120" w:line="276" w:lineRule="auto"/>
              <w:rPr>
                <w:rFonts w:ascii="Times" w:eastAsia="Times,Cambria" w:hAnsi="Times" w:cs="Times"/>
                <w:lang w:eastAsia="ja-JP"/>
              </w:rPr>
            </w:pPr>
            <w:r w:rsidRPr="0008249E">
              <w:rPr>
                <w:rFonts w:ascii="Times" w:eastAsia="Times,Cambria" w:hAnsi="Times" w:cs="Times"/>
                <w:lang w:eastAsia="ja-JP"/>
              </w:rPr>
              <w:t xml:space="preserve">In case SMS </w:t>
            </w:r>
            <w:r w:rsidRPr="0008249E">
              <w:rPr>
                <w:rFonts w:ascii="Times" w:eastAsia="Times,Cambria" w:hAnsi="Times" w:cs="Times"/>
                <w:noProof/>
                <w:lang w:eastAsia="ja-JP"/>
              </w:rPr>
              <w:t>sent</w:t>
            </w:r>
            <w:r w:rsidRPr="0008249E">
              <w:rPr>
                <w:rFonts w:ascii="Times" w:eastAsia="Times,Cambria" w:hAnsi="Times" w:cs="Times"/>
                <w:lang w:eastAsia="ja-JP"/>
              </w:rPr>
              <w:t xml:space="preserve"> to let the </w:t>
            </w:r>
            <w:r w:rsidRPr="0008249E">
              <w:rPr>
                <w:rFonts w:ascii="Times" w:eastAsia="Times,Cambria" w:hAnsi="Times" w:cs="Times"/>
                <w:noProof/>
                <w:lang w:eastAsia="ja-JP"/>
              </w:rPr>
              <w:t>patient</w:t>
            </w:r>
            <w:r w:rsidRPr="0008249E">
              <w:rPr>
                <w:rFonts w:ascii="Times" w:eastAsia="Times,Cambria" w:hAnsi="Times" w:cs="Times"/>
                <w:lang w:eastAsia="ja-JP"/>
              </w:rPr>
              <w:t xml:space="preserve"> know that the clinic cannot take </w:t>
            </w:r>
            <w:r w:rsidRPr="0008249E">
              <w:rPr>
                <w:rFonts w:ascii="Times" w:eastAsia="Times,Cambria" w:hAnsi="Times" w:cs="Times"/>
                <w:noProof/>
                <w:lang w:eastAsia="ja-JP"/>
              </w:rPr>
              <w:t>any</w:t>
            </w:r>
            <w:r w:rsidRPr="0008249E">
              <w:rPr>
                <w:rFonts w:ascii="Times" w:eastAsia="Times,Cambria" w:hAnsi="Times" w:cs="Times"/>
                <w:lang w:eastAsia="ja-JP"/>
              </w:rPr>
              <w:t xml:space="preserve"> appointments </w:t>
            </w:r>
            <w:r w:rsidRPr="0008249E">
              <w:rPr>
                <w:rFonts w:ascii="Times" w:eastAsia="Times,Cambria" w:hAnsi="Times" w:cs="Times"/>
                <w:noProof/>
                <w:lang w:eastAsia="ja-JP"/>
              </w:rPr>
              <w:t>on</w:t>
            </w:r>
            <w:r w:rsidRPr="0008249E">
              <w:rPr>
                <w:rFonts w:ascii="Times" w:eastAsia="Times,Cambria" w:hAnsi="Times" w:cs="Times"/>
                <w:lang w:eastAsia="ja-JP"/>
              </w:rPr>
              <w:t xml:space="preserve"> that day anymore (the clinic is full). The SMS content is:</w:t>
            </w:r>
          </w:p>
          <w:tbl>
            <w:tblPr>
              <w:tblStyle w:val="TableGrid"/>
              <w:tblW w:w="0" w:type="auto"/>
              <w:tblInd w:w="720" w:type="dxa"/>
              <w:tblLook w:val="04A0" w:firstRow="1" w:lastRow="0" w:firstColumn="1" w:lastColumn="0" w:noHBand="0" w:noVBand="1"/>
            </w:tblPr>
            <w:tblGrid>
              <w:gridCol w:w="7834"/>
            </w:tblGrid>
            <w:tr w:rsidR="00D46711" w:rsidRPr="0008249E" w14:paraId="531E6464" w14:textId="77777777" w:rsidTr="009F33DA">
              <w:tc>
                <w:tcPr>
                  <w:tcW w:w="8554" w:type="dxa"/>
                </w:tcPr>
                <w:p w14:paraId="2003F6C3" w14:textId="77777777" w:rsidR="00D46711" w:rsidRPr="0008249E" w:rsidRDefault="00D46711" w:rsidP="009F33DA">
                  <w:pPr>
                    <w:spacing w:before="120" w:after="120" w:line="276" w:lineRule="auto"/>
                    <w:rPr>
                      <w:rFonts w:ascii="Times" w:eastAsia="Consolas,Times" w:hAnsi="Times" w:cs="Times"/>
                      <w:sz w:val="24"/>
                      <w:szCs w:val="24"/>
                      <w:lang w:eastAsia="ja-JP"/>
                    </w:rPr>
                  </w:pPr>
                  <w:proofErr w:type="spellStart"/>
                  <w:r w:rsidRPr="0008249E">
                    <w:rPr>
                      <w:rFonts w:ascii="Times" w:eastAsia="Consolas" w:hAnsi="Times" w:cs="Times"/>
                      <w:sz w:val="24"/>
                      <w:szCs w:val="24"/>
                      <w:lang w:eastAsia="ja-JP"/>
                    </w:rPr>
                    <w:t>Hôm</w:t>
                  </w:r>
                  <w:proofErr w:type="spellEnd"/>
                  <w:r w:rsidRPr="0008249E">
                    <w:rPr>
                      <w:rFonts w:ascii="Times" w:eastAsia="Consolas" w:hAnsi="Times" w:cs="Times"/>
                      <w:sz w:val="24"/>
                      <w:szCs w:val="24"/>
                      <w:lang w:eastAsia="ja-JP"/>
                    </w:rPr>
                    <w:t xml:space="preserve"> nay </w:t>
                  </w:r>
                  <w:proofErr w:type="spellStart"/>
                  <w:r w:rsidRPr="0008249E">
                    <w:rPr>
                      <w:rFonts w:ascii="Times" w:eastAsia="Consolas" w:hAnsi="Times" w:cs="Times"/>
                      <w:sz w:val="24"/>
                      <w:szCs w:val="24"/>
                      <w:lang w:eastAsia="ja-JP"/>
                    </w:rPr>
                    <w:t>phòng</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khám</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đã</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nhận</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đủ</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lịch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khám</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xin</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quý</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khách</w:t>
                  </w:r>
                  <w:proofErr w:type="spellEnd"/>
                  <w:r w:rsidRPr="0008249E">
                    <w:rPr>
                      <w:rFonts w:ascii="Times" w:eastAsia="Consolas" w:hAnsi="Times" w:cs="Times"/>
                      <w:sz w:val="24"/>
                      <w:szCs w:val="24"/>
                      <w:lang w:eastAsia="ja-JP"/>
                    </w:rPr>
                    <w:t xml:space="preserve"> quay </w:t>
                  </w:r>
                  <w:proofErr w:type="spellStart"/>
                  <w:r w:rsidRPr="0008249E">
                    <w:rPr>
                      <w:rFonts w:ascii="Times" w:eastAsia="Consolas" w:hAnsi="Times" w:cs="Times"/>
                      <w:sz w:val="24"/>
                      <w:szCs w:val="24"/>
                      <w:lang w:eastAsia="ja-JP"/>
                    </w:rPr>
                    <w:t>lại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vào</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ngày</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hôm</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sau</w:t>
                  </w:r>
                  <w:proofErr w:type="spellEnd"/>
                  <w:r w:rsidRPr="0008249E">
                    <w:rPr>
                      <w:rFonts w:ascii="Times" w:eastAsia="Consolas" w:hAnsi="Times" w:cs="Times"/>
                      <w:noProof/>
                      <w:sz w:val="24"/>
                      <w:szCs w:val="24"/>
                      <w:lang w:eastAsia="ja-JP"/>
                    </w:rPr>
                    <w:t>.</w:t>
                  </w:r>
                </w:p>
              </w:tc>
            </w:tr>
          </w:tbl>
          <w:p w14:paraId="4FFE2A17" w14:textId="77777777" w:rsidR="00D46711" w:rsidRPr="0008249E" w:rsidRDefault="00D46711" w:rsidP="009F33DA">
            <w:pPr>
              <w:pStyle w:val="ListParagraph"/>
              <w:spacing w:before="120" w:after="120" w:line="276" w:lineRule="auto"/>
              <w:rPr>
                <w:rFonts w:ascii="Times" w:eastAsia="Times,Cambria" w:hAnsi="Times" w:cs="Times"/>
                <w:lang w:eastAsia="ja-JP"/>
              </w:rPr>
            </w:pPr>
          </w:p>
          <w:p w14:paraId="64A1A56C" w14:textId="77777777" w:rsidR="00D46711" w:rsidRPr="0008249E" w:rsidRDefault="00D46711" w:rsidP="00CB7118">
            <w:pPr>
              <w:pStyle w:val="ListParagraph"/>
              <w:numPr>
                <w:ilvl w:val="0"/>
                <w:numId w:val="51"/>
              </w:numPr>
              <w:spacing w:before="120" w:after="120" w:line="276" w:lineRule="auto"/>
              <w:rPr>
                <w:rFonts w:ascii="Times" w:eastAsia="Times,Cambria" w:hAnsi="Times" w:cs="Times"/>
                <w:lang w:eastAsia="ja-JP"/>
              </w:rPr>
            </w:pPr>
            <w:r w:rsidRPr="0008249E">
              <w:rPr>
                <w:rFonts w:ascii="Times" w:eastAsia="Times,Cambria" w:hAnsi="Times" w:cs="Times"/>
                <w:lang w:eastAsia="ja-JP"/>
              </w:rPr>
              <w:t xml:space="preserve">In case SMS </w:t>
            </w:r>
            <w:r w:rsidRPr="0008249E">
              <w:rPr>
                <w:rFonts w:ascii="Times" w:eastAsia="Times,Cambria" w:hAnsi="Times" w:cs="Times"/>
                <w:noProof/>
                <w:lang w:eastAsia="ja-JP"/>
              </w:rPr>
              <w:t>sent</w:t>
            </w:r>
            <w:r w:rsidRPr="0008249E">
              <w:rPr>
                <w:rFonts w:ascii="Times" w:eastAsia="Times,Cambria" w:hAnsi="Times" w:cs="Times"/>
                <w:lang w:eastAsia="ja-JP"/>
              </w:rPr>
              <w:t xml:space="preserve"> to inform the </w:t>
            </w:r>
            <w:r w:rsidRPr="0008249E">
              <w:rPr>
                <w:rFonts w:ascii="Times" w:eastAsia="Times,Cambria" w:hAnsi="Times" w:cs="Times"/>
                <w:noProof/>
                <w:lang w:eastAsia="ja-JP"/>
              </w:rPr>
              <w:t>patient</w:t>
            </w:r>
            <w:r w:rsidRPr="0008249E">
              <w:rPr>
                <w:rFonts w:ascii="Times" w:eastAsia="Times,Cambria" w:hAnsi="Times" w:cs="Times"/>
                <w:lang w:eastAsia="ja-JP"/>
              </w:rPr>
              <w:t xml:space="preserve"> that they have already </w:t>
            </w:r>
            <w:r w:rsidRPr="0008249E">
              <w:rPr>
                <w:rFonts w:ascii="Times" w:eastAsia="Times,Cambria" w:hAnsi="Times" w:cs="Times"/>
                <w:noProof/>
                <w:lang w:eastAsia="ja-JP"/>
              </w:rPr>
              <w:t>booked</w:t>
            </w:r>
            <w:r w:rsidRPr="0008249E">
              <w:rPr>
                <w:rFonts w:ascii="Times" w:eastAsia="Times,Cambria" w:hAnsi="Times" w:cs="Times"/>
                <w:lang w:eastAsia="ja-JP"/>
              </w:rPr>
              <w:t xml:space="preserve"> the appointment (patient book appointments </w:t>
            </w:r>
            <w:r w:rsidRPr="0008249E">
              <w:rPr>
                <w:rFonts w:ascii="Times" w:eastAsia="Times,Cambria" w:hAnsi="Times" w:cs="Times"/>
                <w:noProof/>
                <w:lang w:eastAsia="ja-JP"/>
              </w:rPr>
              <w:t>multiple</w:t>
            </w:r>
            <w:r w:rsidRPr="0008249E">
              <w:rPr>
                <w:rFonts w:ascii="Times" w:eastAsia="Times,Cambria" w:hAnsi="Times" w:cs="Times"/>
                <w:lang w:eastAsia="ja-JP"/>
              </w:rPr>
              <w:t xml:space="preserve"> time </w:t>
            </w:r>
            <w:r w:rsidRPr="0008249E">
              <w:rPr>
                <w:rFonts w:ascii="Times" w:eastAsia="Times,Cambria" w:hAnsi="Times" w:cs="Times"/>
                <w:noProof/>
                <w:lang w:eastAsia="ja-JP"/>
              </w:rPr>
              <w:t>on</w:t>
            </w:r>
            <w:r w:rsidRPr="0008249E">
              <w:rPr>
                <w:rFonts w:ascii="Times" w:eastAsia="Times,Cambria" w:hAnsi="Times" w:cs="Times"/>
                <w:lang w:eastAsia="ja-JP"/>
              </w:rPr>
              <w:t xml:space="preserve"> the same day). The SMS’ s</w:t>
            </w:r>
            <w:r w:rsidRPr="0008249E">
              <w:rPr>
                <w:rFonts w:ascii="Times" w:eastAsia="Times,Cambria" w:hAnsi="Times" w:cs="Times"/>
                <w:noProof/>
                <w:lang w:eastAsia="ja-JP"/>
              </w:rPr>
              <w:t>tructure</w:t>
            </w:r>
            <w:r w:rsidRPr="0008249E">
              <w:rPr>
                <w:rFonts w:ascii="Times" w:eastAsia="Times,Cambria" w:hAnsi="Times" w:cs="Times"/>
                <w:lang w:eastAsia="ja-JP"/>
              </w:rPr>
              <w:t xml:space="preserve"> is:</w:t>
            </w:r>
          </w:p>
          <w:tbl>
            <w:tblPr>
              <w:tblStyle w:val="TableGrid"/>
              <w:tblW w:w="0" w:type="auto"/>
              <w:tblInd w:w="720" w:type="dxa"/>
              <w:tblLook w:val="04A0" w:firstRow="1" w:lastRow="0" w:firstColumn="1" w:lastColumn="0" w:noHBand="0" w:noVBand="1"/>
            </w:tblPr>
            <w:tblGrid>
              <w:gridCol w:w="7834"/>
            </w:tblGrid>
            <w:tr w:rsidR="00D46711" w:rsidRPr="0008249E" w14:paraId="393A563D" w14:textId="77777777" w:rsidTr="009F33DA">
              <w:tc>
                <w:tcPr>
                  <w:tcW w:w="8554" w:type="dxa"/>
                </w:tcPr>
                <w:p w14:paraId="2853FDBF" w14:textId="77777777" w:rsidR="00D46711" w:rsidRPr="0008249E" w:rsidRDefault="00D46711" w:rsidP="009F33DA">
                  <w:pPr>
                    <w:spacing w:before="120" w:after="120" w:line="276" w:lineRule="auto"/>
                    <w:rPr>
                      <w:rFonts w:ascii="Times" w:eastAsia="Consolas,Times" w:hAnsi="Times" w:cs="Times"/>
                      <w:sz w:val="24"/>
                      <w:szCs w:val="24"/>
                      <w:lang w:eastAsia="ja-JP"/>
                    </w:rPr>
                  </w:pPr>
                  <w:proofErr w:type="spellStart"/>
                  <w:r w:rsidRPr="0008249E">
                    <w:rPr>
                      <w:rFonts w:ascii="Times" w:eastAsia="Consolas" w:hAnsi="Times" w:cs="Times"/>
                      <w:sz w:val="24"/>
                      <w:szCs w:val="24"/>
                      <w:lang w:eastAsia="ja-JP"/>
                    </w:rPr>
                    <w:t>Hôm</w:t>
                  </w:r>
                  <w:proofErr w:type="spellEnd"/>
                  <w:r w:rsidRPr="0008249E">
                    <w:rPr>
                      <w:rFonts w:ascii="Times" w:eastAsia="Consolas" w:hAnsi="Times" w:cs="Times"/>
                      <w:sz w:val="24"/>
                      <w:szCs w:val="24"/>
                      <w:lang w:eastAsia="ja-JP"/>
                    </w:rPr>
                    <w:t xml:space="preserve"> nay </w:t>
                  </w:r>
                  <w:proofErr w:type="spellStart"/>
                  <w:r w:rsidRPr="0008249E">
                    <w:rPr>
                      <w:rFonts w:ascii="Times" w:eastAsia="Consolas" w:hAnsi="Times" w:cs="Times"/>
                      <w:sz w:val="24"/>
                      <w:szCs w:val="24"/>
                      <w:lang w:eastAsia="ja-JP"/>
                    </w:rPr>
                    <w:t>quý</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khách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đã</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đặt</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lịch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khám</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cho</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bệnh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nhân</w:t>
                  </w:r>
                  <w:proofErr w:type="spellEnd"/>
                  <w:r w:rsidRPr="0008249E">
                    <w:rPr>
                      <w:rFonts w:ascii="Times" w:eastAsia="Consolas" w:hAnsi="Times" w:cs="Times"/>
                      <w:sz w:val="24"/>
                      <w:szCs w:val="24"/>
                      <w:lang w:eastAsia="ja-JP"/>
                    </w:rPr>
                    <w:t xml:space="preserve"> _____(1) </w:t>
                  </w:r>
                  <w:proofErr w:type="spellStart"/>
                  <w:r w:rsidRPr="0008249E">
                    <w:rPr>
                      <w:rFonts w:ascii="Times" w:eastAsia="Consolas" w:hAnsi="Times" w:cs="Times"/>
                      <w:sz w:val="24"/>
                      <w:szCs w:val="24"/>
                      <w:lang w:eastAsia="ja-JP"/>
                    </w:rPr>
                    <w:t>rồi</w:t>
                  </w:r>
                  <w:proofErr w:type="spellEnd"/>
                  <w:r w:rsidRPr="0008249E">
                    <w:rPr>
                      <w:rFonts w:ascii="Times" w:eastAsia="Consolas" w:hAnsi="Times" w:cs="Times"/>
                      <w:sz w:val="24"/>
                      <w:szCs w:val="24"/>
                      <w:lang w:eastAsia="ja-JP"/>
                    </w:rPr>
                    <w:t xml:space="preserve">. Xin </w:t>
                  </w:r>
                  <w:proofErr w:type="spellStart"/>
                  <w:r w:rsidRPr="0008249E">
                    <w:rPr>
                      <w:rFonts w:ascii="Times" w:eastAsia="Consolas" w:hAnsi="Times" w:cs="Times"/>
                      <w:sz w:val="24"/>
                      <w:szCs w:val="24"/>
                      <w:lang w:eastAsia="ja-JP"/>
                    </w:rPr>
                    <w:t>quý</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khách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vui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lòng</w:t>
                  </w:r>
                  <w:proofErr w:type="spellEnd"/>
                  <w:r w:rsidRPr="0008249E">
                    <w:rPr>
                      <w:rFonts w:ascii="Times" w:eastAsia="Consolas" w:hAnsi="Times" w:cs="Times"/>
                      <w:sz w:val="24"/>
                      <w:szCs w:val="24"/>
                      <w:lang w:eastAsia="ja-JP"/>
                    </w:rPr>
                    <w:t xml:space="preserve"> quay </w:t>
                  </w:r>
                  <w:proofErr w:type="spellStart"/>
                  <w:r w:rsidRPr="0008249E">
                    <w:rPr>
                      <w:rFonts w:ascii="Times" w:eastAsia="Consolas" w:hAnsi="Times" w:cs="Times"/>
                      <w:sz w:val="24"/>
                      <w:szCs w:val="24"/>
                      <w:lang w:eastAsia="ja-JP"/>
                    </w:rPr>
                    <w:t>lại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vào</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hôm</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sau</w:t>
                  </w:r>
                  <w:proofErr w:type="spellEnd"/>
                  <w:r w:rsidRPr="0008249E">
                    <w:rPr>
                      <w:rFonts w:ascii="Times" w:eastAsia="Consolas,Times" w:hAnsi="Times" w:cs="Times"/>
                      <w:sz w:val="24"/>
                      <w:szCs w:val="24"/>
                      <w:lang w:eastAsia="ja-JP"/>
                    </w:rPr>
                    <w:t>.</w:t>
                  </w:r>
                </w:p>
              </w:tc>
            </w:tr>
          </w:tbl>
          <w:p w14:paraId="0E0B3170" w14:textId="77777777" w:rsidR="00D46711" w:rsidRPr="0008249E" w:rsidRDefault="00D46711" w:rsidP="009F33DA">
            <w:pPr>
              <w:spacing w:before="120" w:after="120" w:line="276" w:lineRule="auto"/>
              <w:ind w:left="720"/>
              <w:rPr>
                <w:rFonts w:ascii="Times" w:eastAsia="Times,Cambria" w:hAnsi="Times" w:cs="Times"/>
                <w:lang w:eastAsia="ja-JP"/>
              </w:rPr>
            </w:pPr>
            <w:r w:rsidRPr="0008249E">
              <w:rPr>
                <w:rFonts w:ascii="Times" w:eastAsia="Times,Cambria" w:hAnsi="Times" w:cs="Times"/>
                <w:lang w:eastAsia="ja-JP"/>
              </w:rPr>
              <w:lastRenderedPageBreak/>
              <w:t>(1): Patient’s name</w:t>
            </w:r>
          </w:p>
          <w:p w14:paraId="5E744FE8" w14:textId="77777777" w:rsidR="00D46711" w:rsidRPr="0008249E" w:rsidRDefault="00D46711" w:rsidP="009F33DA">
            <w:pPr>
              <w:pStyle w:val="ListParagraph"/>
              <w:spacing w:before="120" w:after="120" w:line="276" w:lineRule="auto"/>
              <w:rPr>
                <w:rFonts w:ascii="Times" w:eastAsia="Times,Cambria" w:hAnsi="Times" w:cs="Times"/>
                <w:lang w:eastAsia="ja-JP"/>
              </w:rPr>
            </w:pPr>
            <w:r w:rsidRPr="0008249E">
              <w:rPr>
                <w:rFonts w:ascii="Times" w:eastAsia="Times,Cambria" w:hAnsi="Times" w:cs="Times"/>
                <w:b/>
                <w:lang w:eastAsia="ja-JP"/>
              </w:rPr>
              <w:t>Example:</w:t>
            </w:r>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Hôm</w:t>
            </w:r>
            <w:proofErr w:type="spellEnd"/>
            <w:r w:rsidRPr="0008249E">
              <w:rPr>
                <w:rFonts w:ascii="Times" w:eastAsia="Times,Cambria" w:hAnsi="Times" w:cs="Times"/>
                <w:lang w:eastAsia="ja-JP"/>
              </w:rPr>
              <w:t xml:space="preserve"> nay </w:t>
            </w:r>
            <w:proofErr w:type="spellStart"/>
            <w:r w:rsidRPr="0008249E">
              <w:rPr>
                <w:rFonts w:ascii="Times" w:eastAsia="Times,Cambria" w:hAnsi="Times" w:cs="Times"/>
                <w:lang w:eastAsia="ja-JP"/>
              </w:rPr>
              <w:t>quý</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khách</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đã</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đặt</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lịch</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khám</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cho</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bệnh</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nhân</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Phương</w:t>
            </w:r>
            <w:proofErr w:type="spellEnd"/>
            <w:r w:rsidRPr="0008249E">
              <w:rPr>
                <w:rFonts w:ascii="Times" w:eastAsia="Times,Cambria" w:hAnsi="Times" w:cs="Times"/>
                <w:lang w:eastAsia="ja-JP"/>
              </w:rPr>
              <w:t xml:space="preserve"> Lan </w:t>
            </w:r>
            <w:proofErr w:type="spellStart"/>
            <w:r w:rsidRPr="0008249E">
              <w:rPr>
                <w:rFonts w:ascii="Times" w:eastAsia="Times,Cambria" w:hAnsi="Times" w:cs="Times"/>
                <w:lang w:eastAsia="ja-JP"/>
              </w:rPr>
              <w:t>rồi</w:t>
            </w:r>
            <w:proofErr w:type="spellEnd"/>
            <w:r w:rsidRPr="0008249E">
              <w:rPr>
                <w:rFonts w:ascii="Times" w:eastAsia="Times,Cambria" w:hAnsi="Times" w:cs="Times"/>
                <w:lang w:eastAsia="ja-JP"/>
              </w:rPr>
              <w:t xml:space="preserve">. Xin </w:t>
            </w:r>
            <w:proofErr w:type="spellStart"/>
            <w:r w:rsidRPr="0008249E">
              <w:rPr>
                <w:rFonts w:ascii="Times" w:eastAsia="Times,Cambria" w:hAnsi="Times" w:cs="Times"/>
                <w:lang w:eastAsia="ja-JP"/>
              </w:rPr>
              <w:t>quý</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khách</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vui</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lòng</w:t>
            </w:r>
            <w:proofErr w:type="spellEnd"/>
            <w:r w:rsidRPr="0008249E">
              <w:rPr>
                <w:rFonts w:ascii="Times" w:eastAsia="Times,Cambria" w:hAnsi="Times" w:cs="Times"/>
                <w:lang w:eastAsia="ja-JP"/>
              </w:rPr>
              <w:t xml:space="preserve"> quay </w:t>
            </w:r>
            <w:proofErr w:type="spellStart"/>
            <w:r w:rsidRPr="0008249E">
              <w:rPr>
                <w:rFonts w:ascii="Times" w:eastAsia="Times,Cambria" w:hAnsi="Times" w:cs="Times"/>
                <w:lang w:eastAsia="ja-JP"/>
              </w:rPr>
              <w:t>lại</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vào</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hôm</w:t>
            </w:r>
            <w:proofErr w:type="spellEnd"/>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sau</w:t>
            </w:r>
            <w:proofErr w:type="spellEnd"/>
            <w:r w:rsidRPr="0008249E">
              <w:rPr>
                <w:rFonts w:ascii="Times" w:eastAsia="Times,Cambria" w:hAnsi="Times" w:cs="Times"/>
                <w:lang w:eastAsia="ja-JP"/>
              </w:rPr>
              <w:t>.</w:t>
            </w:r>
          </w:p>
          <w:p w14:paraId="2F2A564B" w14:textId="77777777" w:rsidR="00D46711" w:rsidRPr="0008249E" w:rsidRDefault="00D46711" w:rsidP="009F33DA">
            <w:pPr>
              <w:pStyle w:val="ListParagraph"/>
              <w:spacing w:before="120" w:after="120" w:line="276" w:lineRule="auto"/>
              <w:rPr>
                <w:rFonts w:ascii="Times" w:eastAsia="Times,Cambria" w:hAnsi="Times" w:cs="Times"/>
                <w:lang w:eastAsia="ja-JP"/>
              </w:rPr>
            </w:pPr>
          </w:p>
          <w:p w14:paraId="063D3B04" w14:textId="77777777" w:rsidR="00D46711" w:rsidRPr="0008249E" w:rsidRDefault="00D46711" w:rsidP="00CB7118">
            <w:pPr>
              <w:pStyle w:val="ListParagraph"/>
              <w:numPr>
                <w:ilvl w:val="0"/>
                <w:numId w:val="51"/>
              </w:numPr>
              <w:spacing w:before="120" w:after="120" w:line="276" w:lineRule="auto"/>
              <w:rPr>
                <w:rFonts w:ascii="Times" w:eastAsia="Times,Cambria" w:hAnsi="Times" w:cs="Times"/>
                <w:lang w:eastAsia="ja-JP"/>
              </w:rPr>
            </w:pPr>
            <w:r w:rsidRPr="0008249E">
              <w:rPr>
                <w:rFonts w:ascii="Times" w:eastAsia="Times,Cambria" w:hAnsi="Times" w:cs="Times"/>
                <w:lang w:eastAsia="ja-JP"/>
              </w:rPr>
              <w:t>In case the appointment cannot be booked due to system error, the SMS content is</w:t>
            </w:r>
          </w:p>
          <w:tbl>
            <w:tblPr>
              <w:tblStyle w:val="TableGrid"/>
              <w:tblW w:w="0" w:type="auto"/>
              <w:tblInd w:w="720" w:type="dxa"/>
              <w:tblLook w:val="04A0" w:firstRow="1" w:lastRow="0" w:firstColumn="1" w:lastColumn="0" w:noHBand="0" w:noVBand="1"/>
            </w:tblPr>
            <w:tblGrid>
              <w:gridCol w:w="7834"/>
            </w:tblGrid>
            <w:tr w:rsidR="00D46711" w:rsidRPr="0008249E" w14:paraId="057FA733" w14:textId="77777777" w:rsidTr="009F33DA">
              <w:tc>
                <w:tcPr>
                  <w:tcW w:w="8554" w:type="dxa"/>
                </w:tcPr>
                <w:p w14:paraId="760DABAB" w14:textId="77777777" w:rsidR="00D46711" w:rsidRPr="0008249E" w:rsidRDefault="00D46711" w:rsidP="009F33DA">
                  <w:pPr>
                    <w:spacing w:before="120" w:after="120" w:line="276" w:lineRule="auto"/>
                    <w:rPr>
                      <w:rFonts w:ascii="Times" w:eastAsia="Consolas,Times" w:hAnsi="Times" w:cs="Times"/>
                      <w:sz w:val="24"/>
                      <w:szCs w:val="24"/>
                      <w:lang w:eastAsia="ja-JP"/>
                    </w:rPr>
                  </w:pPr>
                  <w:proofErr w:type="spellStart"/>
                  <w:r w:rsidRPr="0008249E">
                    <w:rPr>
                      <w:rFonts w:ascii="Times" w:eastAsia="Consolas" w:hAnsi="Times" w:cs="Times"/>
                      <w:sz w:val="24"/>
                      <w:szCs w:val="24"/>
                      <w:lang w:eastAsia="ja-JP"/>
                    </w:rPr>
                    <w:t>Đã</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có</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lỗi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xảy</w:t>
                  </w:r>
                  <w:proofErr w:type="spellEnd"/>
                  <w:r w:rsidRPr="0008249E">
                    <w:rPr>
                      <w:rFonts w:ascii="Times" w:eastAsia="Consolas" w:hAnsi="Times" w:cs="Times"/>
                      <w:sz w:val="24"/>
                      <w:szCs w:val="24"/>
                      <w:lang w:eastAsia="ja-JP"/>
                    </w:rPr>
                    <w:t xml:space="preserve"> ra </w:t>
                  </w:r>
                  <w:proofErr w:type="spellStart"/>
                  <w:r w:rsidRPr="0008249E">
                    <w:rPr>
                      <w:rFonts w:ascii="Times" w:eastAsia="Consolas" w:hAnsi="Times" w:cs="Times"/>
                      <w:sz w:val="24"/>
                      <w:szCs w:val="24"/>
                      <w:lang w:eastAsia="ja-JP"/>
                    </w:rPr>
                    <w:t>khi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đặt</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lịch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hẹn</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xin</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quý</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khách</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vui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lòng</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thử</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lại</w:t>
                  </w:r>
                  <w:proofErr w:type="spellEnd"/>
                  <w:r w:rsidRPr="0008249E">
                    <w:rPr>
                      <w:rFonts w:ascii="Times" w:eastAsia="Consolas" w:hAnsi="Times" w:cs="Times"/>
                      <w:sz w:val="24"/>
                      <w:szCs w:val="24"/>
                      <w:lang w:eastAsia="ja-JP"/>
                    </w:rPr>
                    <w:t xml:space="preserve"> </w:t>
                  </w:r>
                  <w:proofErr w:type="spellStart"/>
                  <w:r w:rsidRPr="0008249E">
                    <w:rPr>
                      <w:rFonts w:ascii="Times" w:eastAsia="Consolas" w:hAnsi="Times" w:cs="Times"/>
                      <w:sz w:val="24"/>
                      <w:szCs w:val="24"/>
                      <w:lang w:eastAsia="ja-JP"/>
                    </w:rPr>
                    <w:t>sau</w:t>
                  </w:r>
                  <w:proofErr w:type="spellEnd"/>
                  <w:r w:rsidRPr="0008249E">
                    <w:rPr>
                      <w:rFonts w:ascii="Times" w:eastAsia="Consolas,Times" w:hAnsi="Times" w:cs="Times"/>
                      <w:sz w:val="24"/>
                      <w:szCs w:val="24"/>
                      <w:lang w:eastAsia="ja-JP"/>
                    </w:rPr>
                    <w:t>.</w:t>
                  </w:r>
                </w:p>
              </w:tc>
            </w:tr>
          </w:tbl>
          <w:p w14:paraId="0D3E0E8C" w14:textId="77777777" w:rsidR="00D46711" w:rsidRPr="0008249E" w:rsidRDefault="00D46711" w:rsidP="009F33DA">
            <w:pPr>
              <w:pStyle w:val="ListParagraph"/>
              <w:spacing w:before="120" w:after="120" w:line="276" w:lineRule="auto"/>
              <w:rPr>
                <w:rFonts w:ascii="Times" w:eastAsia="Times,Cambria" w:hAnsi="Times" w:cs="Times"/>
                <w:lang w:eastAsia="ja-JP"/>
              </w:rPr>
            </w:pPr>
          </w:p>
        </w:tc>
      </w:tr>
    </w:tbl>
    <w:p w14:paraId="4DAF4FCF" w14:textId="43DA513C" w:rsidR="00D46711" w:rsidRPr="0008249E" w:rsidRDefault="0008249E" w:rsidP="0008249E">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10 Use Case:</w:t>
      </w:r>
      <w:r w:rsidRPr="00E21E20">
        <w:rPr>
          <w:rFonts w:ascii="Times" w:eastAsia="Times" w:hAnsi="Times" w:cs="Times"/>
          <w:sz w:val="24"/>
          <w:szCs w:val="24"/>
        </w:rPr>
        <w:t xml:space="preserve"> </w:t>
      </w:r>
    </w:p>
    <w:p w14:paraId="1A98BCD9" w14:textId="798CB8CF" w:rsidR="00EA2129" w:rsidRDefault="00EA2129" w:rsidP="00CB7118">
      <w:pPr>
        <w:pStyle w:val="Heading5"/>
        <w:numPr>
          <w:ilvl w:val="3"/>
          <w:numId w:val="39"/>
        </w:numPr>
        <w:ind w:left="2410" w:hanging="992"/>
        <w:rPr>
          <w:rFonts w:ascii="Times" w:hAnsi="Times" w:cs="Times"/>
        </w:rPr>
      </w:pPr>
      <w:bookmarkStart w:id="171" w:name="_Toc520105305"/>
      <w:bookmarkStart w:id="172" w:name="_Toc520105475"/>
      <w:r>
        <w:rPr>
          <w:rFonts w:ascii="Times" w:hAnsi="Times" w:cs="Times"/>
        </w:rPr>
        <w:t>&lt;Third-party Hotline&gt; Listen to Incoming SMS</w:t>
      </w:r>
      <w:bookmarkEnd w:id="171"/>
      <w:bookmarkEnd w:id="172"/>
    </w:p>
    <w:p w14:paraId="269ADB4E" w14:textId="302D889B" w:rsidR="00D46711" w:rsidRDefault="00D46711" w:rsidP="00D46711">
      <w:r>
        <w:rPr>
          <w:noProof/>
        </w:rPr>
        <w:drawing>
          <wp:inline distT="0" distB="0" distL="0" distR="0" wp14:anchorId="5DDA3361" wp14:editId="16F1F8FE">
            <wp:extent cx="5581648" cy="1012825"/>
            <wp:effectExtent l="0" t="0" r="0" b="0"/>
            <wp:docPr id="18951272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581648" cy="1012825"/>
                    </a:xfrm>
                    <a:prstGeom prst="rect">
                      <a:avLst/>
                    </a:prstGeom>
                  </pic:spPr>
                </pic:pic>
              </a:graphicData>
            </a:graphic>
          </wp:inline>
        </w:drawing>
      </w:r>
    </w:p>
    <w:p w14:paraId="5DDE70D5" w14:textId="0C801645"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6:</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08249E" w14:paraId="38B61AE8"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E088A7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 UC_TPH.03</w:t>
            </w:r>
          </w:p>
        </w:tc>
      </w:tr>
      <w:tr w:rsidR="00D46711" w:rsidRPr="0008249E" w14:paraId="40F134D2"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32F7EB"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675DD0B4"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UC_TPH.03</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51C7D88"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bCs/>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10892B7"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1.0</w:t>
            </w:r>
          </w:p>
        </w:tc>
      </w:tr>
      <w:tr w:rsidR="00D46711" w:rsidRPr="0008249E" w14:paraId="748AAEFF"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0843AEE"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BD564D8"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Listen incoming SMS</w:t>
            </w:r>
          </w:p>
        </w:tc>
      </w:tr>
      <w:tr w:rsidR="00D46711" w:rsidRPr="0008249E" w14:paraId="01005210"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7687409"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D383970" w14:textId="77777777" w:rsidR="00D46711" w:rsidRPr="0008249E" w:rsidRDefault="00D46711" w:rsidP="009F33DA">
            <w:pPr>
              <w:spacing w:line="276" w:lineRule="auto"/>
              <w:rPr>
                <w:rFonts w:ascii="Times" w:eastAsia="Times,Cambria" w:hAnsi="Times" w:cs="Times"/>
                <w:lang w:eastAsia="ja-JP"/>
              </w:rPr>
            </w:pPr>
            <w:proofErr w:type="spellStart"/>
            <w:r w:rsidRPr="0008249E">
              <w:rPr>
                <w:rFonts w:ascii="Times" w:eastAsia="Times" w:hAnsi="Times" w:cs="Times"/>
              </w:rPr>
              <w:t>KietNLT</w:t>
            </w:r>
            <w:proofErr w:type="spellEnd"/>
          </w:p>
        </w:tc>
      </w:tr>
      <w:tr w:rsidR="00D46711" w:rsidRPr="0008249E" w14:paraId="42E20A60"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458D129"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E5CBEDA"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71295EF"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bCs/>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F0EB929"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Normal</w:t>
            </w:r>
          </w:p>
        </w:tc>
      </w:tr>
      <w:tr w:rsidR="00D46711" w:rsidRPr="0008249E" w14:paraId="0F608FFC"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4B4CC5B"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Actor:</w:t>
            </w:r>
          </w:p>
          <w:p w14:paraId="5710A3D6" w14:textId="77777777" w:rsidR="00D46711" w:rsidRPr="0008249E" w:rsidRDefault="00D46711" w:rsidP="00CB7118">
            <w:pPr>
              <w:pStyle w:val="ListParagraph"/>
              <w:numPr>
                <w:ilvl w:val="0"/>
                <w:numId w:val="48"/>
              </w:numPr>
              <w:spacing w:after="5" w:line="259" w:lineRule="auto"/>
              <w:rPr>
                <w:rFonts w:ascii="Times" w:eastAsia="Times,Cambria" w:hAnsi="Times" w:cs="Times"/>
              </w:rPr>
            </w:pPr>
            <w:r w:rsidRPr="0008249E">
              <w:rPr>
                <w:rFonts w:ascii="Times" w:eastAsia="Times" w:hAnsi="Times" w:cs="Times"/>
              </w:rPr>
              <w:t>Patient.</w:t>
            </w:r>
          </w:p>
          <w:p w14:paraId="346A2E6C"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Summary:</w:t>
            </w:r>
          </w:p>
          <w:p w14:paraId="6883AB5D" w14:textId="77777777" w:rsidR="00D46711" w:rsidRPr="0008249E" w:rsidRDefault="00D46711" w:rsidP="00CB7118">
            <w:pPr>
              <w:pStyle w:val="ListParagraph"/>
              <w:numPr>
                <w:ilvl w:val="0"/>
                <w:numId w:val="48"/>
              </w:numPr>
              <w:spacing w:after="23" w:line="259" w:lineRule="auto"/>
              <w:ind w:right="327"/>
              <w:rPr>
                <w:rFonts w:ascii="Times" w:eastAsia="Times" w:hAnsi="Times" w:cs="Times"/>
              </w:rPr>
            </w:pPr>
            <w:r w:rsidRPr="0008249E">
              <w:rPr>
                <w:rFonts w:ascii="Times" w:eastAsia="Times" w:hAnsi="Times" w:cs="Times"/>
              </w:rPr>
              <w:t xml:space="preserve">This use case allows third-party hotline listen to incoming SMS from patient. Third-party will save SMS information and send a request to hotline server, notify hotline server that a new SMS </w:t>
            </w:r>
            <w:r w:rsidRPr="0008249E">
              <w:rPr>
                <w:rFonts w:ascii="Times" w:eastAsia="Times" w:hAnsi="Times" w:cs="Times"/>
                <w:noProof/>
              </w:rPr>
              <w:t>has</w:t>
            </w:r>
            <w:r w:rsidRPr="0008249E">
              <w:rPr>
                <w:rFonts w:ascii="Times" w:eastAsia="Times" w:hAnsi="Times" w:cs="Times"/>
              </w:rPr>
              <w:t xml:space="preserve"> received. </w:t>
            </w:r>
          </w:p>
          <w:p w14:paraId="1E520F97"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Goal:</w:t>
            </w:r>
          </w:p>
          <w:p w14:paraId="4D2CD08C" w14:textId="77777777" w:rsidR="00D46711" w:rsidRPr="0008249E" w:rsidRDefault="00D46711" w:rsidP="00CB7118">
            <w:pPr>
              <w:pStyle w:val="ListParagraph"/>
              <w:numPr>
                <w:ilvl w:val="0"/>
                <w:numId w:val="48"/>
              </w:numPr>
              <w:spacing w:after="23" w:line="259" w:lineRule="auto"/>
              <w:ind w:right="327"/>
              <w:rPr>
                <w:rFonts w:ascii="Times" w:eastAsia="Times" w:hAnsi="Times" w:cs="Times"/>
              </w:rPr>
            </w:pPr>
            <w:r w:rsidRPr="0008249E">
              <w:rPr>
                <w:rFonts w:ascii="Times" w:eastAsia="Times" w:hAnsi="Times" w:cs="Times"/>
              </w:rPr>
              <w:t>Third-party hotline able to listen to incoming SMS.</w:t>
            </w:r>
          </w:p>
          <w:p w14:paraId="4B4969A5"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Triggers:</w:t>
            </w:r>
          </w:p>
          <w:p w14:paraId="5A66B02A" w14:textId="77777777" w:rsidR="00D46711" w:rsidRPr="0008249E" w:rsidRDefault="00D46711" w:rsidP="00CB7118">
            <w:pPr>
              <w:widowControl w:val="0"/>
              <w:numPr>
                <w:ilvl w:val="0"/>
                <w:numId w:val="47"/>
              </w:numPr>
              <w:spacing w:after="23"/>
              <w:ind w:right="327" w:hanging="360"/>
              <w:contextualSpacing/>
              <w:rPr>
                <w:rFonts w:ascii="Times" w:eastAsia="Times" w:hAnsi="Times" w:cs="Times"/>
              </w:rPr>
            </w:pPr>
            <w:r w:rsidRPr="0008249E">
              <w:rPr>
                <w:rFonts w:ascii="Times" w:eastAsia="Times" w:hAnsi="Times" w:cs="Times"/>
              </w:rPr>
              <w:t xml:space="preserve">When the patient </w:t>
            </w:r>
            <w:r w:rsidRPr="0008249E">
              <w:rPr>
                <w:rFonts w:ascii="Times" w:eastAsia="Times" w:hAnsi="Times" w:cs="Times"/>
                <w:noProof/>
              </w:rPr>
              <w:t>sends</w:t>
            </w:r>
            <w:r w:rsidRPr="0008249E">
              <w:rPr>
                <w:rFonts w:ascii="Times" w:eastAsia="Times" w:hAnsi="Times" w:cs="Times"/>
              </w:rPr>
              <w:t xml:space="preserve"> SMS to a hotline number.</w:t>
            </w:r>
          </w:p>
          <w:p w14:paraId="30811134" w14:textId="77777777" w:rsidR="00D46711" w:rsidRPr="0008249E" w:rsidRDefault="00D46711" w:rsidP="009F33DA">
            <w:pPr>
              <w:widowControl w:val="0"/>
              <w:spacing w:after="23"/>
              <w:ind w:right="327"/>
              <w:contextualSpacing/>
              <w:rPr>
                <w:rFonts w:ascii="Times" w:eastAsia="Times" w:hAnsi="Times" w:cs="Times"/>
              </w:rPr>
            </w:pPr>
          </w:p>
          <w:p w14:paraId="627DB87A" w14:textId="77777777" w:rsidR="00D46711" w:rsidRPr="0008249E" w:rsidRDefault="00D46711" w:rsidP="009F33DA">
            <w:pPr>
              <w:tabs>
                <w:tab w:val="center" w:pos="4282"/>
              </w:tabs>
              <w:spacing w:line="276" w:lineRule="auto"/>
              <w:rPr>
                <w:rFonts w:ascii="Times" w:eastAsia="Times,Cambria" w:hAnsi="Times" w:cs="Times"/>
              </w:rPr>
            </w:pPr>
            <w:r w:rsidRPr="0008249E">
              <w:rPr>
                <w:rFonts w:ascii="Times" w:eastAsia="Times" w:hAnsi="Times" w:cs="Times"/>
                <w:lang w:eastAsia="ja-JP"/>
              </w:rPr>
              <w:t>Preconditions:</w:t>
            </w:r>
          </w:p>
          <w:p w14:paraId="0C1B103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Post Conditions:</w:t>
            </w:r>
          </w:p>
          <w:p w14:paraId="0548E28C" w14:textId="77777777" w:rsidR="00D46711" w:rsidRPr="0008249E" w:rsidRDefault="00D46711" w:rsidP="00CB7118">
            <w:pPr>
              <w:numPr>
                <w:ilvl w:val="0"/>
                <w:numId w:val="47"/>
              </w:numPr>
              <w:spacing w:before="60" w:after="25"/>
              <w:ind w:right="327" w:hanging="360"/>
              <w:contextualSpacing/>
              <w:rPr>
                <w:rFonts w:ascii="Times" w:eastAsia="Times" w:hAnsi="Times" w:cs="Times"/>
              </w:rPr>
            </w:pPr>
            <w:r w:rsidRPr="0008249E">
              <w:rPr>
                <w:rFonts w:ascii="Times" w:eastAsia="Times" w:hAnsi="Times" w:cs="Times"/>
              </w:rPr>
              <w:t xml:space="preserve">Success: </w:t>
            </w:r>
            <w:r w:rsidRPr="0008249E">
              <w:rPr>
                <w:rFonts w:ascii="Times" w:eastAsia="Times" w:hAnsi="Times" w:cs="Times"/>
                <w:color w:val="000000" w:themeColor="text1"/>
              </w:rPr>
              <w:t>SMS’s information is recorded.</w:t>
            </w:r>
          </w:p>
          <w:p w14:paraId="5827D7EB" w14:textId="77777777" w:rsidR="00D46711" w:rsidRPr="0008249E" w:rsidRDefault="00D46711" w:rsidP="00CB7118">
            <w:pPr>
              <w:numPr>
                <w:ilvl w:val="0"/>
                <w:numId w:val="47"/>
              </w:numPr>
              <w:spacing w:before="60"/>
              <w:ind w:right="327" w:hanging="360"/>
              <w:contextualSpacing/>
              <w:rPr>
                <w:rFonts w:ascii="Times" w:eastAsia="Times" w:hAnsi="Times" w:cs="Times"/>
              </w:rPr>
            </w:pPr>
            <w:r w:rsidRPr="0008249E">
              <w:rPr>
                <w:rFonts w:ascii="Times" w:eastAsia="Times" w:hAnsi="Times" w:cs="Times"/>
              </w:rPr>
              <w:t>Fail: N/A.</w:t>
            </w:r>
          </w:p>
          <w:p w14:paraId="0B934205" w14:textId="77777777" w:rsidR="00D46711" w:rsidRPr="0008249E" w:rsidRDefault="00D46711" w:rsidP="009F33DA">
            <w:pPr>
              <w:spacing w:before="60"/>
              <w:ind w:right="327"/>
              <w:contextualSpacing/>
              <w:rPr>
                <w:rFonts w:ascii="Times" w:eastAsia="Times" w:hAnsi="Times" w:cs="Times"/>
              </w:rPr>
            </w:pPr>
          </w:p>
          <w:p w14:paraId="2B585FA8"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726"/>
              <w:gridCol w:w="2693"/>
              <w:gridCol w:w="5135"/>
            </w:tblGrid>
            <w:tr w:rsidR="00D46711" w:rsidRPr="0008249E" w14:paraId="380878A4" w14:textId="77777777" w:rsidTr="009F33DA">
              <w:tc>
                <w:tcPr>
                  <w:tcW w:w="726" w:type="dxa"/>
                  <w:shd w:val="clear" w:color="auto" w:fill="D9D9D9" w:themeFill="background1" w:themeFillShade="D9"/>
                </w:tcPr>
                <w:p w14:paraId="785A7F74"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Step</w:t>
                  </w:r>
                </w:p>
              </w:tc>
              <w:tc>
                <w:tcPr>
                  <w:tcW w:w="2693" w:type="dxa"/>
                  <w:shd w:val="clear" w:color="auto" w:fill="D9D9D9" w:themeFill="background1" w:themeFillShade="D9"/>
                </w:tcPr>
                <w:p w14:paraId="42D873A9"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Actor Action</w:t>
                  </w:r>
                </w:p>
              </w:tc>
              <w:tc>
                <w:tcPr>
                  <w:tcW w:w="5135" w:type="dxa"/>
                  <w:shd w:val="clear" w:color="auto" w:fill="D9D9D9" w:themeFill="background1" w:themeFillShade="D9"/>
                </w:tcPr>
                <w:p w14:paraId="04D9F13E"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System Response</w:t>
                  </w:r>
                </w:p>
              </w:tc>
            </w:tr>
            <w:tr w:rsidR="00D46711" w:rsidRPr="0008249E" w14:paraId="574CAC4B" w14:textId="77777777" w:rsidTr="009F33DA">
              <w:tc>
                <w:tcPr>
                  <w:tcW w:w="726" w:type="dxa"/>
                </w:tcPr>
                <w:p w14:paraId="3809105C"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1</w:t>
                  </w:r>
                </w:p>
              </w:tc>
              <w:tc>
                <w:tcPr>
                  <w:tcW w:w="2693" w:type="dxa"/>
                </w:tcPr>
                <w:p w14:paraId="4EC558A9"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 xml:space="preserve">Send SMS to the hotline </w:t>
                  </w:r>
                  <w:r w:rsidRPr="0008249E">
                    <w:rPr>
                      <w:rFonts w:ascii="Times" w:eastAsia="Times" w:hAnsi="Times" w:cs="Times"/>
                      <w:color w:val="auto"/>
                      <w:sz w:val="24"/>
                      <w:szCs w:val="24"/>
                      <w:lang w:eastAsia="ja-JP"/>
                    </w:rPr>
                    <w:lastRenderedPageBreak/>
                    <w:t>number</w:t>
                  </w:r>
                </w:p>
              </w:tc>
              <w:tc>
                <w:tcPr>
                  <w:tcW w:w="5135" w:type="dxa"/>
                </w:tcPr>
                <w:p w14:paraId="03E730ED"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lastRenderedPageBreak/>
                    <w:t>Receive incoming SMS</w:t>
                  </w:r>
                </w:p>
              </w:tc>
            </w:tr>
            <w:tr w:rsidR="00D46711" w:rsidRPr="0008249E" w14:paraId="62CA42F5" w14:textId="77777777" w:rsidTr="009F33DA">
              <w:tc>
                <w:tcPr>
                  <w:tcW w:w="726" w:type="dxa"/>
                </w:tcPr>
                <w:p w14:paraId="337A9BEE"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2</w:t>
                  </w:r>
                </w:p>
              </w:tc>
              <w:tc>
                <w:tcPr>
                  <w:tcW w:w="2693" w:type="dxa"/>
                </w:tcPr>
                <w:p w14:paraId="01BCB568" w14:textId="77777777" w:rsidR="00D46711" w:rsidRPr="0008249E" w:rsidRDefault="00D46711" w:rsidP="009F33DA">
                  <w:pPr>
                    <w:spacing w:before="120" w:after="120" w:line="276" w:lineRule="auto"/>
                    <w:rPr>
                      <w:rFonts w:ascii="Times" w:eastAsia="Times" w:hAnsi="Times" w:cs="Times"/>
                      <w:color w:val="auto"/>
                      <w:sz w:val="24"/>
                      <w:szCs w:val="24"/>
                      <w:lang w:eastAsia="ja-JP"/>
                    </w:rPr>
                  </w:pPr>
                </w:p>
              </w:tc>
              <w:tc>
                <w:tcPr>
                  <w:tcW w:w="5135" w:type="dxa"/>
                </w:tcPr>
                <w:p w14:paraId="3F88163F"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Save SMS’s information</w:t>
                  </w:r>
                </w:p>
              </w:tc>
            </w:tr>
            <w:tr w:rsidR="00D46711" w:rsidRPr="0008249E" w14:paraId="051FEB8A" w14:textId="77777777" w:rsidTr="009F33DA">
              <w:tc>
                <w:tcPr>
                  <w:tcW w:w="726" w:type="dxa"/>
                </w:tcPr>
                <w:p w14:paraId="04779A35"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3</w:t>
                  </w:r>
                </w:p>
              </w:tc>
              <w:tc>
                <w:tcPr>
                  <w:tcW w:w="2693" w:type="dxa"/>
                </w:tcPr>
                <w:p w14:paraId="7B6397A0" w14:textId="77777777" w:rsidR="00D46711" w:rsidRPr="0008249E" w:rsidRDefault="00D46711" w:rsidP="009F33DA">
                  <w:pPr>
                    <w:spacing w:before="120" w:after="120" w:line="276" w:lineRule="auto"/>
                    <w:rPr>
                      <w:rFonts w:ascii="Times" w:eastAsia="Times" w:hAnsi="Times" w:cs="Times"/>
                      <w:color w:val="auto"/>
                      <w:sz w:val="24"/>
                      <w:szCs w:val="24"/>
                      <w:lang w:eastAsia="ja-JP"/>
                    </w:rPr>
                  </w:pPr>
                </w:p>
              </w:tc>
              <w:tc>
                <w:tcPr>
                  <w:tcW w:w="5135" w:type="dxa"/>
                </w:tcPr>
                <w:p w14:paraId="36BCD40E"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 xml:space="preserve">Send </w:t>
                  </w:r>
                  <w:r w:rsidRPr="0008249E">
                    <w:rPr>
                      <w:rFonts w:ascii="Times" w:eastAsia="Times" w:hAnsi="Times" w:cs="Times"/>
                      <w:color w:val="auto"/>
                      <w:sz w:val="24"/>
                      <w:szCs w:val="24"/>
                      <w:lang w:val="vi-VN" w:eastAsia="ja-JP"/>
                    </w:rPr>
                    <w:t>request</w:t>
                  </w:r>
                  <w:r w:rsidRPr="0008249E">
                    <w:rPr>
                      <w:rFonts w:ascii="Times" w:eastAsia="Times" w:hAnsi="Times" w:cs="Times"/>
                      <w:color w:val="auto"/>
                      <w:sz w:val="24"/>
                      <w:szCs w:val="24"/>
                      <w:lang w:eastAsia="ja-JP"/>
                    </w:rPr>
                    <w:t xml:space="preserve"> to hotline server</w:t>
                  </w:r>
                  <w:r w:rsidRPr="0008249E">
                    <w:rPr>
                      <w:rFonts w:ascii="Times" w:eastAsia="Times" w:hAnsi="Times" w:cs="Times"/>
                      <w:color w:val="auto"/>
                      <w:sz w:val="24"/>
                      <w:szCs w:val="24"/>
                      <w:lang w:val="vi-VN" w:eastAsia="ja-JP"/>
                    </w:rPr>
                    <w:t xml:space="preserve">, notify that a new </w:t>
                  </w:r>
                  <w:r w:rsidRPr="0008249E">
                    <w:rPr>
                      <w:rFonts w:ascii="Times" w:eastAsia="Times" w:hAnsi="Times" w:cs="Times"/>
                      <w:color w:val="auto"/>
                      <w:sz w:val="24"/>
                      <w:szCs w:val="24"/>
                      <w:lang w:eastAsia="ja-JP"/>
                    </w:rPr>
                    <w:t>SMS</w:t>
                  </w:r>
                  <w:r w:rsidRPr="0008249E">
                    <w:rPr>
                      <w:rFonts w:ascii="Times" w:eastAsia="Times" w:hAnsi="Times" w:cs="Times"/>
                      <w:color w:val="auto"/>
                      <w:sz w:val="24"/>
                      <w:szCs w:val="24"/>
                      <w:lang w:val="vi-VN" w:eastAsia="ja-JP"/>
                    </w:rPr>
                    <w:t xml:space="preserve"> is </w:t>
                  </w:r>
                  <w:r w:rsidRPr="0008249E">
                    <w:rPr>
                      <w:rFonts w:ascii="Times" w:eastAsia="Times" w:hAnsi="Times" w:cs="Times"/>
                      <w:noProof/>
                      <w:color w:val="auto"/>
                      <w:sz w:val="24"/>
                      <w:szCs w:val="24"/>
                      <w:lang w:val="vi-VN" w:eastAsia="ja-JP"/>
                    </w:rPr>
                    <w:t>received</w:t>
                  </w:r>
                  <w:r w:rsidRPr="0008249E">
                    <w:rPr>
                      <w:rFonts w:ascii="Times" w:eastAsia="Times" w:hAnsi="Times" w:cs="Times"/>
                      <w:color w:val="auto"/>
                      <w:sz w:val="24"/>
                      <w:szCs w:val="24"/>
                      <w:lang w:val="vi-VN" w:eastAsia="ja-JP"/>
                    </w:rPr>
                    <w:t xml:space="preserve"> </w:t>
                  </w:r>
                </w:p>
              </w:tc>
            </w:tr>
          </w:tbl>
          <w:p w14:paraId="349BC76E" w14:textId="77777777" w:rsidR="00D46711" w:rsidRPr="0008249E" w:rsidRDefault="00D46711" w:rsidP="009F33DA">
            <w:pPr>
              <w:spacing w:line="276" w:lineRule="auto"/>
              <w:rPr>
                <w:rFonts w:ascii="Times" w:eastAsia="Times" w:hAnsi="Times" w:cs="Times"/>
                <w:lang w:eastAsia="ja-JP"/>
              </w:rPr>
            </w:pPr>
          </w:p>
          <w:p w14:paraId="573E8693"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Alternative Scenario: N/A</w:t>
            </w:r>
          </w:p>
          <w:p w14:paraId="14BD9769" w14:textId="77777777" w:rsidR="00D46711" w:rsidRPr="0008249E" w:rsidRDefault="00D46711" w:rsidP="009F33DA">
            <w:pPr>
              <w:spacing w:line="276" w:lineRule="auto"/>
              <w:rPr>
                <w:rFonts w:ascii="Times" w:eastAsia="Times" w:hAnsi="Times" w:cs="Times"/>
                <w:lang w:eastAsia="ja-JP"/>
              </w:rPr>
            </w:pPr>
          </w:p>
          <w:p w14:paraId="48666119"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Exceptions</w:t>
            </w:r>
            <w:r w:rsidRPr="0008249E">
              <w:rPr>
                <w:rFonts w:ascii="Times" w:eastAsia="Times" w:hAnsi="Times" w:cs="Times"/>
                <w:lang w:val="vi-VN" w:eastAsia="ja-JP"/>
              </w:rPr>
              <w:t>: N/A</w:t>
            </w:r>
          </w:p>
          <w:p w14:paraId="1AA7E0A3" w14:textId="77777777" w:rsidR="00D46711" w:rsidRPr="0008249E" w:rsidRDefault="00D46711" w:rsidP="009F33DA">
            <w:pPr>
              <w:spacing w:before="120" w:after="120" w:line="276" w:lineRule="auto"/>
              <w:rPr>
                <w:rFonts w:ascii="Times" w:eastAsia="Times,Cambria" w:hAnsi="Times" w:cs="Times"/>
                <w:lang w:eastAsia="ja-JP"/>
              </w:rPr>
            </w:pPr>
            <w:r w:rsidRPr="0008249E">
              <w:rPr>
                <w:rFonts w:ascii="Times" w:eastAsia="Times" w:hAnsi="Times" w:cs="Times"/>
                <w:lang w:eastAsia="ja-JP"/>
              </w:rPr>
              <w:t xml:space="preserve">Relationships:  </w:t>
            </w:r>
            <w:r w:rsidRPr="0008249E">
              <w:rPr>
                <w:rFonts w:ascii="Times" w:eastAsia="Times" w:hAnsi="Times" w:cs="Times"/>
                <w:lang w:val="vi-VN" w:eastAsia="ja-JP"/>
              </w:rPr>
              <w:t>N/A</w:t>
            </w:r>
          </w:p>
          <w:p w14:paraId="35619DEA" w14:textId="77777777" w:rsidR="00D46711" w:rsidRPr="0008249E" w:rsidRDefault="00D46711" w:rsidP="009F33DA">
            <w:pPr>
              <w:spacing w:before="120" w:after="120" w:line="276" w:lineRule="auto"/>
              <w:rPr>
                <w:rFonts w:ascii="Times" w:eastAsia="Times" w:hAnsi="Times" w:cs="Times"/>
                <w:color w:val="4472C4" w:themeColor="accent1"/>
                <w:lang w:eastAsia="ja-JP"/>
              </w:rPr>
            </w:pPr>
            <w:r w:rsidRPr="0008249E">
              <w:rPr>
                <w:rFonts w:ascii="Times" w:eastAsia="Times" w:hAnsi="Times" w:cs="Times"/>
                <w:lang w:eastAsia="ja-JP"/>
              </w:rPr>
              <w:t xml:space="preserve">Business Rules: </w:t>
            </w:r>
          </w:p>
          <w:p w14:paraId="7CF3E588" w14:textId="77777777" w:rsidR="00D46711" w:rsidRPr="0008249E" w:rsidRDefault="00D46711" w:rsidP="00CB7118">
            <w:pPr>
              <w:pStyle w:val="ListParagraph"/>
              <w:numPr>
                <w:ilvl w:val="0"/>
                <w:numId w:val="48"/>
              </w:numPr>
              <w:spacing w:before="120" w:after="120" w:line="276" w:lineRule="auto"/>
              <w:rPr>
                <w:rFonts w:ascii="Times" w:eastAsia="Times" w:hAnsi="Times" w:cs="Times"/>
                <w:lang w:val="vi-VN"/>
              </w:rPr>
            </w:pPr>
            <w:r w:rsidRPr="0008249E">
              <w:rPr>
                <w:rFonts w:ascii="Times" w:eastAsia="Times" w:hAnsi="Times" w:cs="Times"/>
                <w:lang w:val="vi-VN"/>
              </w:rPr>
              <w:t>SMS content much be less than 255 characters</w:t>
            </w:r>
          </w:p>
          <w:p w14:paraId="33B99635" w14:textId="77777777" w:rsidR="00D46711" w:rsidRPr="0008249E" w:rsidRDefault="00D46711" w:rsidP="00CB7118">
            <w:pPr>
              <w:pStyle w:val="ListParagraph"/>
              <w:numPr>
                <w:ilvl w:val="0"/>
                <w:numId w:val="52"/>
              </w:numPr>
              <w:spacing w:line="276" w:lineRule="auto"/>
              <w:rPr>
                <w:rFonts w:ascii="Times" w:eastAsia="Times" w:hAnsi="Times" w:cs="Times"/>
                <w:lang w:val="vi-VN"/>
              </w:rPr>
            </w:pPr>
            <w:r w:rsidRPr="0008249E">
              <w:rPr>
                <w:rFonts w:ascii="Times" w:eastAsia="Times" w:hAnsi="Times" w:cs="Times"/>
                <w:lang w:val="vi-VN"/>
              </w:rPr>
              <w:t xml:space="preserve">SMS </w:t>
            </w:r>
            <w:r w:rsidRPr="0008249E">
              <w:rPr>
                <w:rFonts w:ascii="Times" w:eastAsia="Times" w:hAnsi="Times" w:cs="Times"/>
                <w:noProof/>
                <w:lang w:val="vi-VN"/>
              </w:rPr>
              <w:t>structure</w:t>
            </w:r>
            <w:r w:rsidRPr="0008249E">
              <w:rPr>
                <w:rFonts w:ascii="Times" w:eastAsia="Times" w:hAnsi="Times" w:cs="Times"/>
                <w:lang w:val="vi-VN"/>
              </w:rPr>
              <w:t xml:space="preserve"> much follow is </w:t>
            </w:r>
            <w:r w:rsidRPr="0008249E">
              <w:rPr>
                <w:rFonts w:ascii="Times" w:eastAsia="Times" w:hAnsi="Times" w:cs="Times"/>
                <w:noProof/>
                <w:lang w:val="vi-VN"/>
              </w:rPr>
              <w:t>patient</w:t>
            </w:r>
            <w:r w:rsidRPr="0008249E">
              <w:rPr>
                <w:rFonts w:ascii="Times" w:eastAsia="Times" w:hAnsi="Times" w:cs="Times"/>
                <w:lang w:val="vi-VN"/>
              </w:rPr>
              <w:t>: MP&lt;space&gt;&lt;patient’s name&gt;</w:t>
            </w:r>
          </w:p>
          <w:p w14:paraId="71C43635" w14:textId="77777777" w:rsidR="00D46711" w:rsidRPr="0008249E" w:rsidRDefault="00D46711" w:rsidP="009F33DA">
            <w:pPr>
              <w:pStyle w:val="ListParagraph"/>
              <w:spacing w:line="276" w:lineRule="auto"/>
              <w:rPr>
                <w:rFonts w:ascii="Times" w:eastAsia="Times" w:hAnsi="Times" w:cs="Times"/>
                <w:lang w:val="vi-VN"/>
              </w:rPr>
            </w:pPr>
            <w:r w:rsidRPr="0008249E">
              <w:rPr>
                <w:rFonts w:ascii="Times" w:eastAsia="Times" w:hAnsi="Times" w:cs="Times"/>
                <w:lang w:val="vi-VN"/>
              </w:rPr>
              <w:t>For example: MP Hoang Hoa</w:t>
            </w:r>
          </w:p>
        </w:tc>
      </w:tr>
    </w:tbl>
    <w:p w14:paraId="691ACA72" w14:textId="28FC954C" w:rsidR="00D46711" w:rsidRPr="0008249E" w:rsidRDefault="0008249E" w:rsidP="0008249E">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11 Use Case:</w:t>
      </w:r>
      <w:r w:rsidRPr="00E21E20">
        <w:rPr>
          <w:rFonts w:ascii="Times" w:eastAsia="Times" w:hAnsi="Times" w:cs="Times"/>
          <w:sz w:val="24"/>
          <w:szCs w:val="24"/>
        </w:rPr>
        <w:t xml:space="preserve"> </w:t>
      </w:r>
    </w:p>
    <w:p w14:paraId="21E025E7" w14:textId="73390F90" w:rsidR="00DA2F93" w:rsidRDefault="00DA2F93" w:rsidP="00CB7118">
      <w:pPr>
        <w:pStyle w:val="Heading4"/>
        <w:numPr>
          <w:ilvl w:val="2"/>
          <w:numId w:val="39"/>
        </w:numPr>
        <w:ind w:left="1985" w:hanging="851"/>
        <w:rPr>
          <w:rFonts w:ascii="Times" w:hAnsi="Times" w:cs="Times"/>
        </w:rPr>
      </w:pPr>
      <w:bookmarkStart w:id="173" w:name="_Toc520105306"/>
      <w:bookmarkStart w:id="174" w:name="_Toc520105476"/>
      <w:r w:rsidRPr="00284087">
        <w:rPr>
          <w:rFonts w:ascii="Times" w:hAnsi="Times" w:cs="Times"/>
        </w:rPr>
        <w:t>Hotline</w:t>
      </w:r>
      <w:r w:rsidR="00EA2129">
        <w:rPr>
          <w:rFonts w:ascii="Times" w:hAnsi="Times" w:cs="Times"/>
        </w:rPr>
        <w:t xml:space="preserve"> Overview Use Case</w:t>
      </w:r>
      <w:bookmarkEnd w:id="173"/>
      <w:bookmarkEnd w:id="174"/>
    </w:p>
    <w:p w14:paraId="6F17002B" w14:textId="3EA5B63D" w:rsidR="00D46711" w:rsidRDefault="00D46711" w:rsidP="00D46711">
      <w:r>
        <w:rPr>
          <w:noProof/>
        </w:rPr>
        <w:drawing>
          <wp:inline distT="0" distB="0" distL="0" distR="0" wp14:anchorId="36630F67" wp14:editId="1152AD6D">
            <wp:extent cx="5581648" cy="2437765"/>
            <wp:effectExtent l="0" t="0" r="0" b="0"/>
            <wp:docPr id="1294907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581648" cy="2437765"/>
                    </a:xfrm>
                    <a:prstGeom prst="rect">
                      <a:avLst/>
                    </a:prstGeom>
                  </pic:spPr>
                </pic:pic>
              </a:graphicData>
            </a:graphic>
          </wp:inline>
        </w:drawing>
      </w:r>
    </w:p>
    <w:p w14:paraId="764D20A4" w14:textId="66F93DAA"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7:</w:t>
      </w:r>
      <w:r>
        <w:rPr>
          <w:rFonts w:ascii="Times" w:eastAsia="Times" w:hAnsi="Times" w:cs="Times"/>
          <w:sz w:val="24"/>
          <w:szCs w:val="24"/>
        </w:rPr>
        <w:t xml:space="preserve"> </w:t>
      </w:r>
    </w:p>
    <w:p w14:paraId="04B10C00" w14:textId="604A9153" w:rsidR="00DA2F93" w:rsidRDefault="00EA2129" w:rsidP="00CB7118">
      <w:pPr>
        <w:pStyle w:val="Heading5"/>
        <w:numPr>
          <w:ilvl w:val="3"/>
          <w:numId w:val="39"/>
        </w:numPr>
        <w:ind w:left="2410" w:hanging="992"/>
        <w:rPr>
          <w:rFonts w:ascii="Times" w:hAnsi="Times" w:cs="Times"/>
        </w:rPr>
      </w:pPr>
      <w:bookmarkStart w:id="175" w:name="_Toc520105307"/>
      <w:bookmarkStart w:id="176" w:name="_Toc520105477"/>
      <w:r>
        <w:rPr>
          <w:rFonts w:ascii="Times" w:hAnsi="Times" w:cs="Times"/>
        </w:rPr>
        <w:t>&lt;Hotline Server&gt; Analyze SMS</w:t>
      </w:r>
      <w:bookmarkEnd w:id="175"/>
      <w:bookmarkEnd w:id="176"/>
    </w:p>
    <w:p w14:paraId="27B61710" w14:textId="12228034" w:rsidR="00D46711" w:rsidRDefault="00D46711" w:rsidP="00D46711">
      <w:r>
        <w:rPr>
          <w:noProof/>
        </w:rPr>
        <w:drawing>
          <wp:inline distT="0" distB="0" distL="0" distR="0" wp14:anchorId="65BC47C5" wp14:editId="031A2B75">
            <wp:extent cx="5581648" cy="1461135"/>
            <wp:effectExtent l="0" t="0" r="0" b="0"/>
            <wp:docPr id="1376825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581648" cy="1461135"/>
                    </a:xfrm>
                    <a:prstGeom prst="rect">
                      <a:avLst/>
                    </a:prstGeom>
                  </pic:spPr>
                </pic:pic>
              </a:graphicData>
            </a:graphic>
          </wp:inline>
        </w:drawing>
      </w:r>
    </w:p>
    <w:p w14:paraId="509CF812" w14:textId="396E543B"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8:</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08249E" w14:paraId="50482920"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FA3217B"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 UC_HL.01</w:t>
            </w:r>
          </w:p>
        </w:tc>
      </w:tr>
      <w:tr w:rsidR="00D46711" w:rsidRPr="0008249E" w14:paraId="3791602C"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B5E885D"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lastRenderedPageBreak/>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4A24C85"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UC_HL.01</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15E8A86"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2F4E20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1.0</w:t>
            </w:r>
          </w:p>
        </w:tc>
      </w:tr>
      <w:tr w:rsidR="00D46711" w:rsidRPr="0008249E" w14:paraId="2E2F8949"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F23423D"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6B0F839" w14:textId="77777777" w:rsidR="00D46711" w:rsidRPr="0008249E" w:rsidRDefault="00D46711" w:rsidP="009F33DA">
            <w:pPr>
              <w:ind w:left="2"/>
              <w:rPr>
                <w:rFonts w:ascii="Times" w:eastAsia="Times,Cambria" w:hAnsi="Times" w:cs="Times"/>
              </w:rPr>
            </w:pPr>
            <w:r w:rsidRPr="0008249E">
              <w:rPr>
                <w:rFonts w:ascii="Times" w:eastAsia="Times" w:hAnsi="Times" w:cs="Times"/>
              </w:rPr>
              <w:t>Analyze SMS</w:t>
            </w:r>
          </w:p>
        </w:tc>
      </w:tr>
      <w:tr w:rsidR="00D46711" w:rsidRPr="0008249E" w14:paraId="3E794CE1"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0B2828B"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B470436" w14:textId="77777777" w:rsidR="00D46711" w:rsidRPr="0008249E" w:rsidRDefault="00D46711" w:rsidP="009F33DA">
            <w:pPr>
              <w:spacing w:line="276" w:lineRule="auto"/>
              <w:rPr>
                <w:rFonts w:ascii="Times" w:eastAsia="Times,Cambria" w:hAnsi="Times" w:cs="Times"/>
                <w:lang w:eastAsia="ja-JP"/>
              </w:rPr>
            </w:pPr>
            <w:proofErr w:type="spellStart"/>
            <w:r w:rsidRPr="0008249E">
              <w:rPr>
                <w:rFonts w:ascii="Times" w:eastAsia="Times" w:hAnsi="Times" w:cs="Times"/>
              </w:rPr>
              <w:t>KietNLT</w:t>
            </w:r>
            <w:proofErr w:type="spellEnd"/>
          </w:p>
        </w:tc>
      </w:tr>
      <w:tr w:rsidR="00D46711" w:rsidRPr="0008249E" w14:paraId="41C11502"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E873598"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41FEA9A"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777DC61"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C4E452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Normal</w:t>
            </w:r>
          </w:p>
        </w:tc>
      </w:tr>
      <w:tr w:rsidR="00D46711" w:rsidRPr="0008249E" w14:paraId="08779CD8"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74FCE03"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Actor:</w:t>
            </w:r>
          </w:p>
          <w:p w14:paraId="3B9F0C3A" w14:textId="77777777" w:rsidR="00D46711" w:rsidRPr="0008249E" w:rsidRDefault="00D46711" w:rsidP="00CB7118">
            <w:pPr>
              <w:numPr>
                <w:ilvl w:val="0"/>
                <w:numId w:val="47"/>
              </w:numPr>
              <w:spacing w:after="25"/>
              <w:ind w:right="327" w:hanging="360"/>
              <w:contextualSpacing/>
              <w:rPr>
                <w:rFonts w:ascii="Times" w:eastAsia="Times" w:hAnsi="Times" w:cs="Times"/>
              </w:rPr>
            </w:pPr>
            <w:r w:rsidRPr="0008249E">
              <w:rPr>
                <w:rFonts w:ascii="Times" w:eastAsia="Times" w:hAnsi="Times" w:cs="Times"/>
              </w:rPr>
              <w:t>Hotline Server.</w:t>
            </w:r>
          </w:p>
          <w:p w14:paraId="5FA4DD5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Summary:</w:t>
            </w:r>
          </w:p>
          <w:p w14:paraId="52CB5ADF" w14:textId="77777777" w:rsidR="00D46711" w:rsidRPr="0008249E" w:rsidRDefault="00D46711" w:rsidP="00CB7118">
            <w:pPr>
              <w:numPr>
                <w:ilvl w:val="0"/>
                <w:numId w:val="47"/>
              </w:numPr>
              <w:spacing w:after="23"/>
              <w:ind w:right="327" w:hanging="360"/>
              <w:contextualSpacing/>
              <w:rPr>
                <w:rFonts w:ascii="Times" w:eastAsia="Times" w:hAnsi="Times" w:cs="Times"/>
              </w:rPr>
            </w:pPr>
            <w:r w:rsidRPr="0008249E">
              <w:rPr>
                <w:rFonts w:ascii="Times" w:eastAsia="Times" w:hAnsi="Times" w:cs="Times"/>
              </w:rPr>
              <w:t xml:space="preserve">This use case allows the hotline server to analyze data from the third-party hotline. Whenever </w:t>
            </w:r>
            <w:r w:rsidRPr="0008249E">
              <w:rPr>
                <w:rFonts w:ascii="Times" w:eastAsia="Times" w:hAnsi="Times" w:cs="Times"/>
                <w:noProof/>
              </w:rPr>
              <w:t>it receives</w:t>
            </w:r>
            <w:r w:rsidRPr="0008249E">
              <w:rPr>
                <w:rFonts w:ascii="Times" w:eastAsia="Times" w:hAnsi="Times" w:cs="Times"/>
              </w:rPr>
              <w:t xml:space="preserve"> a request from third-party hotline new SMS is received.</w:t>
            </w:r>
          </w:p>
          <w:p w14:paraId="5E69ECC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Goal:</w:t>
            </w:r>
          </w:p>
          <w:p w14:paraId="20AEAC33" w14:textId="77777777" w:rsidR="00D46711" w:rsidRPr="0008249E" w:rsidRDefault="00D46711" w:rsidP="00CB7118">
            <w:pPr>
              <w:numPr>
                <w:ilvl w:val="0"/>
                <w:numId w:val="53"/>
              </w:numPr>
              <w:spacing w:after="23" w:line="276" w:lineRule="auto"/>
              <w:ind w:right="327"/>
              <w:contextualSpacing/>
              <w:rPr>
                <w:rFonts w:ascii="Times" w:eastAsia="Times,Cambria" w:hAnsi="Times" w:cs="Times"/>
                <w:lang w:eastAsia="ja-JP"/>
              </w:rPr>
            </w:pPr>
            <w:r w:rsidRPr="0008249E">
              <w:rPr>
                <w:rFonts w:ascii="Times" w:eastAsia="Times" w:hAnsi="Times" w:cs="Times"/>
              </w:rPr>
              <w:t>SMS’s information from a third-party hotline is analyzed.</w:t>
            </w:r>
          </w:p>
          <w:p w14:paraId="6810E2B0" w14:textId="77777777" w:rsidR="00D46711" w:rsidRPr="0008249E" w:rsidRDefault="00D46711" w:rsidP="009F33DA">
            <w:pPr>
              <w:spacing w:after="23" w:line="276" w:lineRule="auto"/>
              <w:ind w:right="327"/>
              <w:contextualSpacing/>
              <w:rPr>
                <w:rFonts w:ascii="Times" w:eastAsia="Times,Cambria" w:hAnsi="Times" w:cs="Times"/>
                <w:lang w:eastAsia="ja-JP"/>
              </w:rPr>
            </w:pPr>
            <w:r w:rsidRPr="0008249E">
              <w:rPr>
                <w:rFonts w:ascii="Times" w:eastAsia="Times" w:hAnsi="Times" w:cs="Times"/>
                <w:lang w:eastAsia="ja-JP"/>
              </w:rPr>
              <w:t>Triggers:</w:t>
            </w:r>
          </w:p>
          <w:p w14:paraId="6AD562AF" w14:textId="77777777" w:rsidR="00D46711" w:rsidRPr="0008249E" w:rsidRDefault="00D46711" w:rsidP="00CB7118">
            <w:pPr>
              <w:numPr>
                <w:ilvl w:val="0"/>
                <w:numId w:val="53"/>
              </w:numPr>
              <w:spacing w:after="23" w:line="276" w:lineRule="auto"/>
              <w:ind w:right="327"/>
              <w:contextualSpacing/>
              <w:rPr>
                <w:rFonts w:ascii="Times" w:eastAsia="Times" w:hAnsi="Times" w:cs="Times"/>
              </w:rPr>
            </w:pPr>
            <w:r w:rsidRPr="0008249E">
              <w:rPr>
                <w:rFonts w:ascii="Times" w:eastAsia="Times" w:hAnsi="Times" w:cs="Times"/>
              </w:rPr>
              <w:t xml:space="preserve">Whenever </w:t>
            </w:r>
            <w:r w:rsidRPr="0008249E">
              <w:rPr>
                <w:rFonts w:ascii="Times" w:eastAsia="Times" w:hAnsi="Times" w:cs="Times"/>
                <w:noProof/>
              </w:rPr>
              <w:t>it receives</w:t>
            </w:r>
            <w:r w:rsidRPr="0008249E">
              <w:rPr>
                <w:rFonts w:ascii="Times" w:eastAsia="Times" w:hAnsi="Times" w:cs="Times"/>
              </w:rPr>
              <w:t xml:space="preserve"> a request from third-party hotline new SMS is received </w:t>
            </w:r>
          </w:p>
          <w:p w14:paraId="1737D13B" w14:textId="77777777" w:rsidR="00D46711" w:rsidRPr="0008249E" w:rsidRDefault="00D46711" w:rsidP="009F33DA">
            <w:pPr>
              <w:spacing w:after="23" w:line="276" w:lineRule="auto"/>
              <w:ind w:right="327"/>
              <w:contextualSpacing/>
              <w:rPr>
                <w:rFonts w:ascii="Times" w:eastAsia="Times" w:hAnsi="Times" w:cs="Times"/>
              </w:rPr>
            </w:pPr>
            <w:r w:rsidRPr="0008249E">
              <w:rPr>
                <w:rFonts w:ascii="Times" w:eastAsia="Times" w:hAnsi="Times" w:cs="Times"/>
              </w:rPr>
              <w:t>Preconditions: N/A</w:t>
            </w:r>
          </w:p>
          <w:p w14:paraId="53628F70"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Post Conditions:</w:t>
            </w:r>
          </w:p>
          <w:p w14:paraId="07258EB6" w14:textId="77777777" w:rsidR="00D46711" w:rsidRPr="0008249E" w:rsidRDefault="00D46711" w:rsidP="00CB7118">
            <w:pPr>
              <w:numPr>
                <w:ilvl w:val="0"/>
                <w:numId w:val="53"/>
              </w:numPr>
              <w:spacing w:after="23"/>
              <w:ind w:right="327"/>
              <w:contextualSpacing/>
              <w:rPr>
                <w:rFonts w:ascii="Times" w:eastAsia="Times" w:hAnsi="Times" w:cs="Times"/>
              </w:rPr>
            </w:pPr>
            <w:r w:rsidRPr="0008249E">
              <w:rPr>
                <w:rFonts w:ascii="Times" w:eastAsia="Times" w:hAnsi="Times" w:cs="Times"/>
              </w:rPr>
              <w:t>Success: SMS from a third-party hotline is analyzed.</w:t>
            </w:r>
          </w:p>
          <w:p w14:paraId="46E0997C" w14:textId="77777777" w:rsidR="00D46711" w:rsidRPr="0008249E" w:rsidRDefault="00D46711" w:rsidP="00CB7118">
            <w:pPr>
              <w:pStyle w:val="ListParagraph"/>
              <w:numPr>
                <w:ilvl w:val="0"/>
                <w:numId w:val="53"/>
              </w:numPr>
              <w:spacing w:line="276" w:lineRule="auto"/>
              <w:rPr>
                <w:rFonts w:ascii="Times" w:eastAsia="Times" w:hAnsi="Times" w:cs="Times"/>
                <w:lang w:eastAsia="ja-JP"/>
              </w:rPr>
            </w:pPr>
            <w:r w:rsidRPr="0008249E">
              <w:rPr>
                <w:rFonts w:ascii="Times" w:eastAsia="Times" w:hAnsi="Times" w:cs="Times"/>
              </w:rPr>
              <w:t>Fail: Log error message to the system</w:t>
            </w:r>
            <w:r w:rsidRPr="0008249E">
              <w:rPr>
                <w:rFonts w:ascii="Times" w:eastAsia="Times" w:hAnsi="Times" w:cs="Times"/>
                <w:lang w:eastAsia="ja-JP"/>
              </w:rPr>
              <w:t>.</w:t>
            </w:r>
          </w:p>
          <w:p w14:paraId="316CFAD2"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868"/>
              <w:gridCol w:w="3118"/>
              <w:gridCol w:w="4568"/>
            </w:tblGrid>
            <w:tr w:rsidR="00D46711" w:rsidRPr="0008249E" w14:paraId="6ABF045F" w14:textId="77777777" w:rsidTr="009F33DA">
              <w:tc>
                <w:tcPr>
                  <w:tcW w:w="868" w:type="dxa"/>
                </w:tcPr>
                <w:p w14:paraId="3CDF1CC9"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Step</w:t>
                  </w:r>
                </w:p>
              </w:tc>
              <w:tc>
                <w:tcPr>
                  <w:tcW w:w="3118" w:type="dxa"/>
                </w:tcPr>
                <w:p w14:paraId="56602455"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Actor Action</w:t>
                  </w:r>
                </w:p>
              </w:tc>
              <w:tc>
                <w:tcPr>
                  <w:tcW w:w="4568" w:type="dxa"/>
                </w:tcPr>
                <w:p w14:paraId="415EBE80"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System Response</w:t>
                  </w:r>
                </w:p>
              </w:tc>
            </w:tr>
            <w:tr w:rsidR="00D46711" w:rsidRPr="0008249E" w14:paraId="298D4A33" w14:textId="77777777" w:rsidTr="009F33DA">
              <w:tc>
                <w:tcPr>
                  <w:tcW w:w="868" w:type="dxa"/>
                </w:tcPr>
                <w:p w14:paraId="3D17A27A"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Cambria" w:hAnsi="Times" w:cs="Times"/>
                      <w:sz w:val="24"/>
                      <w:szCs w:val="24"/>
                      <w:lang w:eastAsia="ja-JP"/>
                    </w:rPr>
                    <w:t>1</w:t>
                  </w:r>
                </w:p>
              </w:tc>
              <w:tc>
                <w:tcPr>
                  <w:tcW w:w="3118" w:type="dxa"/>
                </w:tcPr>
                <w:p w14:paraId="4EC106B9" w14:textId="77777777" w:rsidR="00D46711" w:rsidRPr="0008249E" w:rsidRDefault="00D46711" w:rsidP="009F33DA">
                  <w:pPr>
                    <w:spacing w:line="276" w:lineRule="auto"/>
                    <w:rPr>
                      <w:rFonts w:ascii="Times" w:eastAsia="Times,Cambria" w:hAnsi="Times" w:cs="Times"/>
                      <w:sz w:val="24"/>
                      <w:szCs w:val="24"/>
                      <w:lang w:eastAsia="ja-JP"/>
                    </w:rPr>
                  </w:pPr>
                  <w:r w:rsidRPr="0008249E">
                    <w:rPr>
                      <w:rFonts w:ascii="Times" w:eastAsia="Times,Cambria" w:hAnsi="Times" w:cs="Times"/>
                      <w:sz w:val="24"/>
                      <w:szCs w:val="24"/>
                      <w:lang w:eastAsia="ja-JP"/>
                    </w:rPr>
                    <w:t>Send request to contain information about new SMS</w:t>
                  </w:r>
                </w:p>
              </w:tc>
              <w:tc>
                <w:tcPr>
                  <w:tcW w:w="4568" w:type="dxa"/>
                </w:tcPr>
                <w:p w14:paraId="5E2BD054" w14:textId="77777777" w:rsidR="00D46711" w:rsidRPr="0008249E" w:rsidRDefault="00D46711" w:rsidP="009F33DA">
                  <w:pPr>
                    <w:spacing w:line="276" w:lineRule="auto"/>
                    <w:rPr>
                      <w:rFonts w:ascii="Times" w:eastAsia="Times" w:hAnsi="Times" w:cs="Times"/>
                      <w:color w:val="auto"/>
                      <w:sz w:val="24"/>
                      <w:szCs w:val="24"/>
                    </w:rPr>
                  </w:pPr>
                </w:p>
                <w:p w14:paraId="51E420A6" w14:textId="77777777" w:rsidR="00D46711" w:rsidRPr="0008249E" w:rsidRDefault="00D46711" w:rsidP="009F33DA">
                  <w:pPr>
                    <w:spacing w:line="276" w:lineRule="auto"/>
                    <w:rPr>
                      <w:rFonts w:ascii="Times" w:eastAsia="Times" w:hAnsi="Times" w:cs="Times"/>
                      <w:color w:val="auto"/>
                      <w:sz w:val="24"/>
                      <w:szCs w:val="24"/>
                    </w:rPr>
                  </w:pPr>
                </w:p>
                <w:p w14:paraId="37C55CFE" w14:textId="77777777" w:rsidR="00D46711" w:rsidRPr="0008249E" w:rsidRDefault="00D46711" w:rsidP="009F33DA">
                  <w:pPr>
                    <w:spacing w:line="276" w:lineRule="auto"/>
                    <w:rPr>
                      <w:rFonts w:ascii="Times" w:eastAsia="Times" w:hAnsi="Times" w:cs="Times"/>
                      <w:color w:val="auto"/>
                      <w:sz w:val="24"/>
                      <w:szCs w:val="24"/>
                    </w:rPr>
                  </w:pPr>
                  <w:r w:rsidRPr="0008249E">
                    <w:rPr>
                      <w:rFonts w:ascii="Times" w:eastAsia="Times" w:hAnsi="Times" w:cs="Times"/>
                      <w:color w:val="auto"/>
                      <w:sz w:val="24"/>
                      <w:szCs w:val="24"/>
                    </w:rPr>
                    <w:t>Get SMS data from the third-party hotline.</w:t>
                  </w:r>
                </w:p>
              </w:tc>
            </w:tr>
            <w:tr w:rsidR="00D46711" w:rsidRPr="0008249E" w14:paraId="0DA46BBB" w14:textId="77777777" w:rsidTr="009F33DA">
              <w:tc>
                <w:tcPr>
                  <w:tcW w:w="868" w:type="dxa"/>
                </w:tcPr>
                <w:p w14:paraId="2C645CC5"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Cambria" w:hAnsi="Times" w:cs="Times"/>
                      <w:sz w:val="24"/>
                      <w:szCs w:val="24"/>
                      <w:lang w:eastAsia="ja-JP"/>
                    </w:rPr>
                    <w:t>2</w:t>
                  </w:r>
                </w:p>
              </w:tc>
              <w:tc>
                <w:tcPr>
                  <w:tcW w:w="3118" w:type="dxa"/>
                </w:tcPr>
                <w:p w14:paraId="2147CE08" w14:textId="77777777" w:rsidR="00D46711" w:rsidRPr="0008249E" w:rsidRDefault="00D46711" w:rsidP="009F33DA">
                  <w:pPr>
                    <w:spacing w:line="276" w:lineRule="auto"/>
                    <w:rPr>
                      <w:rFonts w:ascii="Times" w:eastAsia="Times,Cambria" w:hAnsi="Times" w:cs="Times"/>
                      <w:sz w:val="24"/>
                      <w:szCs w:val="24"/>
                      <w:lang w:eastAsia="ja-JP"/>
                    </w:rPr>
                  </w:pPr>
                </w:p>
              </w:tc>
              <w:tc>
                <w:tcPr>
                  <w:tcW w:w="4568" w:type="dxa"/>
                </w:tcPr>
                <w:p w14:paraId="5AB7C1ED" w14:textId="77777777" w:rsidR="00D46711" w:rsidRPr="0008249E" w:rsidRDefault="00D46711" w:rsidP="009F33DA">
                  <w:pPr>
                    <w:spacing w:line="276" w:lineRule="auto"/>
                    <w:rPr>
                      <w:rFonts w:ascii="Times" w:eastAsia="Times" w:hAnsi="Times" w:cs="Times"/>
                      <w:color w:val="auto"/>
                      <w:sz w:val="24"/>
                      <w:szCs w:val="24"/>
                    </w:rPr>
                  </w:pPr>
                  <w:r w:rsidRPr="0008249E">
                    <w:rPr>
                      <w:rFonts w:ascii="Times" w:eastAsia="Times" w:hAnsi="Times" w:cs="Times"/>
                      <w:color w:val="auto"/>
                      <w:sz w:val="24"/>
                      <w:szCs w:val="24"/>
                    </w:rPr>
                    <w:t>Analyze SMS data</w:t>
                  </w:r>
                </w:p>
                <w:p w14:paraId="569783B4" w14:textId="77777777" w:rsidR="00D46711" w:rsidRPr="0008249E" w:rsidRDefault="00D46711" w:rsidP="009F33DA">
                  <w:pPr>
                    <w:spacing w:line="276" w:lineRule="auto"/>
                    <w:rPr>
                      <w:rFonts w:ascii="Times" w:eastAsia="Times" w:hAnsi="Times" w:cs="Times"/>
                      <w:sz w:val="24"/>
                      <w:szCs w:val="24"/>
                    </w:rPr>
                  </w:pPr>
                  <w:r w:rsidRPr="0008249E">
                    <w:rPr>
                      <w:rFonts w:ascii="Times" w:eastAsia="Times" w:hAnsi="Times" w:cs="Times"/>
                      <w:color w:val="auto"/>
                      <w:sz w:val="24"/>
                      <w:szCs w:val="24"/>
                    </w:rPr>
                    <w:t xml:space="preserve"> [</w:t>
                  </w:r>
                  <w:r w:rsidRPr="0008249E">
                    <w:rPr>
                      <w:rFonts w:ascii="Times" w:eastAsia="Times" w:hAnsi="Times" w:cs="Times"/>
                      <w:sz w:val="24"/>
                      <w:szCs w:val="24"/>
                      <w:lang w:eastAsia="ja-JP"/>
                    </w:rPr>
                    <w:t>Exception 1</w:t>
                  </w:r>
                  <w:r w:rsidRPr="0008249E">
                    <w:rPr>
                      <w:rFonts w:ascii="Times" w:eastAsia="Times" w:hAnsi="Times" w:cs="Times"/>
                      <w:color w:val="auto"/>
                      <w:sz w:val="24"/>
                      <w:szCs w:val="24"/>
                    </w:rPr>
                    <w:t>]</w:t>
                  </w:r>
                </w:p>
              </w:tc>
            </w:tr>
          </w:tbl>
          <w:p w14:paraId="77C5A884"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Alternative Scenario: N/A</w:t>
            </w:r>
          </w:p>
          <w:p w14:paraId="74DECA02"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Exceptions:</w:t>
            </w:r>
          </w:p>
          <w:tbl>
            <w:tblPr>
              <w:tblStyle w:val="TableGrid"/>
              <w:tblW w:w="0" w:type="auto"/>
              <w:tblLook w:val="04A0" w:firstRow="1" w:lastRow="0" w:firstColumn="1" w:lastColumn="0" w:noHBand="0" w:noVBand="1"/>
            </w:tblPr>
            <w:tblGrid>
              <w:gridCol w:w="868"/>
              <w:gridCol w:w="3118"/>
              <w:gridCol w:w="4568"/>
            </w:tblGrid>
            <w:tr w:rsidR="00D46711" w:rsidRPr="0008249E" w14:paraId="5B0A1530" w14:textId="77777777" w:rsidTr="009F33DA">
              <w:tc>
                <w:tcPr>
                  <w:tcW w:w="868" w:type="dxa"/>
                  <w:shd w:val="clear" w:color="auto" w:fill="D9D9D9" w:themeFill="background1" w:themeFillShade="D9"/>
                </w:tcPr>
                <w:p w14:paraId="21F8AAE3"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No</w:t>
                  </w:r>
                </w:p>
              </w:tc>
              <w:tc>
                <w:tcPr>
                  <w:tcW w:w="3118" w:type="dxa"/>
                  <w:shd w:val="clear" w:color="auto" w:fill="D9D9D9" w:themeFill="background1" w:themeFillShade="D9"/>
                </w:tcPr>
                <w:p w14:paraId="5BC07931"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 xml:space="preserve">Cause </w:t>
                  </w:r>
                </w:p>
              </w:tc>
              <w:tc>
                <w:tcPr>
                  <w:tcW w:w="4568" w:type="dxa"/>
                  <w:shd w:val="clear" w:color="auto" w:fill="D9D9D9" w:themeFill="background1" w:themeFillShade="D9"/>
                </w:tcPr>
                <w:p w14:paraId="01F62585"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System Response</w:t>
                  </w:r>
                </w:p>
              </w:tc>
            </w:tr>
            <w:tr w:rsidR="00D46711" w:rsidRPr="0008249E" w14:paraId="5A893BAB" w14:textId="77777777" w:rsidTr="009F33DA">
              <w:tc>
                <w:tcPr>
                  <w:tcW w:w="868" w:type="dxa"/>
                </w:tcPr>
                <w:p w14:paraId="2CDBC349"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Cambria" w:hAnsi="Times" w:cs="Times"/>
                      <w:sz w:val="24"/>
                      <w:szCs w:val="24"/>
                      <w:lang w:eastAsia="ja-JP"/>
                    </w:rPr>
                    <w:t>1</w:t>
                  </w:r>
                </w:p>
              </w:tc>
              <w:tc>
                <w:tcPr>
                  <w:tcW w:w="3118" w:type="dxa"/>
                </w:tcPr>
                <w:p w14:paraId="05DF80C5" w14:textId="77777777" w:rsidR="00D46711" w:rsidRPr="0008249E" w:rsidRDefault="00D46711" w:rsidP="009F33DA">
                  <w:pPr>
                    <w:spacing w:line="276" w:lineRule="auto"/>
                    <w:rPr>
                      <w:rFonts w:ascii="Times" w:eastAsia="Times,Cambria" w:hAnsi="Times" w:cs="Times"/>
                      <w:sz w:val="24"/>
                      <w:szCs w:val="24"/>
                      <w:lang w:eastAsia="ja-JP"/>
                    </w:rPr>
                  </w:pPr>
                  <w:r w:rsidRPr="0008249E">
                    <w:rPr>
                      <w:rFonts w:ascii="Times" w:eastAsia="Times,Cambria" w:hAnsi="Times" w:cs="Times"/>
                      <w:sz w:val="24"/>
                      <w:szCs w:val="24"/>
                      <w:lang w:eastAsia="ja-JP"/>
                    </w:rPr>
                    <w:t xml:space="preserve">SMS content’s length is over 255 character or SMS is not structured properly </w:t>
                  </w:r>
                </w:p>
              </w:tc>
              <w:tc>
                <w:tcPr>
                  <w:tcW w:w="4568" w:type="dxa"/>
                </w:tcPr>
                <w:p w14:paraId="6A5BB059" w14:textId="77777777" w:rsidR="00D46711" w:rsidRPr="0008249E" w:rsidRDefault="00D46711" w:rsidP="009F33DA">
                  <w:pPr>
                    <w:spacing w:line="276" w:lineRule="auto"/>
                    <w:rPr>
                      <w:rFonts w:ascii="Times" w:eastAsia="Times,Cambria" w:hAnsi="Times" w:cs="Times"/>
                      <w:sz w:val="24"/>
                      <w:szCs w:val="24"/>
                      <w:lang w:eastAsia="ja-JP"/>
                    </w:rPr>
                  </w:pPr>
                  <w:r w:rsidRPr="0008249E">
                    <w:rPr>
                      <w:rFonts w:ascii="Times" w:eastAsia="Times" w:hAnsi="Times" w:cs="Times"/>
                      <w:sz w:val="24"/>
                      <w:szCs w:val="24"/>
                    </w:rPr>
                    <w:t xml:space="preserve">Log error message </w:t>
                  </w:r>
                </w:p>
              </w:tc>
            </w:tr>
          </w:tbl>
          <w:p w14:paraId="5DC2FA31"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Relationships:</w:t>
            </w:r>
          </w:p>
          <w:p w14:paraId="1C05194C" w14:textId="77777777" w:rsidR="00D46711" w:rsidRPr="0008249E" w:rsidRDefault="00D46711" w:rsidP="00CB7118">
            <w:pPr>
              <w:pStyle w:val="ListParagraph"/>
              <w:numPr>
                <w:ilvl w:val="0"/>
                <w:numId w:val="54"/>
              </w:numPr>
              <w:spacing w:before="120" w:after="120" w:line="276" w:lineRule="auto"/>
              <w:rPr>
                <w:rFonts w:ascii="Times" w:eastAsia="Times,Cambria" w:hAnsi="Times" w:cs="Times"/>
                <w:lang w:eastAsia="ja-JP"/>
              </w:rPr>
            </w:pPr>
            <w:r w:rsidRPr="0008249E">
              <w:rPr>
                <w:rFonts w:ascii="Times" w:eastAsia="Times,Cambria" w:hAnsi="Times" w:cs="Times"/>
                <w:lang w:eastAsia="ja-JP"/>
              </w:rPr>
              <w:t>Schedule Appointment</w:t>
            </w:r>
          </w:p>
          <w:p w14:paraId="0AA836E1" w14:textId="77777777" w:rsidR="00D46711" w:rsidRPr="0008249E" w:rsidRDefault="00D46711" w:rsidP="00CB7118">
            <w:pPr>
              <w:pStyle w:val="ListParagraph"/>
              <w:numPr>
                <w:ilvl w:val="0"/>
                <w:numId w:val="54"/>
              </w:numPr>
              <w:spacing w:before="120" w:after="120" w:line="276" w:lineRule="auto"/>
              <w:rPr>
                <w:rFonts w:ascii="Times" w:eastAsia="Times,Cambria" w:hAnsi="Times" w:cs="Times"/>
                <w:lang w:eastAsia="ja-JP"/>
              </w:rPr>
            </w:pPr>
            <w:r w:rsidRPr="0008249E">
              <w:rPr>
                <w:rFonts w:ascii="Times" w:eastAsia="Times,Cambria" w:hAnsi="Times" w:cs="Times"/>
                <w:lang w:eastAsia="ja-JP"/>
              </w:rPr>
              <w:t>Request Sending SMS</w:t>
            </w:r>
          </w:p>
          <w:p w14:paraId="724E070A"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Business Rules:</w:t>
            </w:r>
          </w:p>
          <w:p w14:paraId="3670F867" w14:textId="77777777" w:rsidR="00D46711" w:rsidRPr="0008249E" w:rsidRDefault="00D46711" w:rsidP="00CB7118">
            <w:pPr>
              <w:pStyle w:val="ListParagraph"/>
              <w:numPr>
                <w:ilvl w:val="0"/>
                <w:numId w:val="54"/>
              </w:numPr>
              <w:spacing w:before="120" w:after="120" w:line="276" w:lineRule="auto"/>
              <w:rPr>
                <w:rFonts w:ascii="Times" w:eastAsia="Times,Cambria" w:hAnsi="Times" w:cs="Times"/>
              </w:rPr>
            </w:pPr>
            <w:r w:rsidRPr="0008249E">
              <w:rPr>
                <w:rFonts w:ascii="Times" w:eastAsia="Times,Cambria" w:hAnsi="Times" w:cs="Times"/>
              </w:rPr>
              <w:t xml:space="preserve">SMS’s content much </w:t>
            </w:r>
            <w:r w:rsidRPr="0008249E">
              <w:rPr>
                <w:rFonts w:ascii="Times" w:eastAsia="Times,Cambria" w:hAnsi="Times" w:cs="Times"/>
                <w:noProof/>
              </w:rPr>
              <w:t>is</w:t>
            </w:r>
            <w:r w:rsidRPr="0008249E">
              <w:rPr>
                <w:rFonts w:ascii="Times" w:eastAsia="Times,Cambria" w:hAnsi="Times" w:cs="Times"/>
              </w:rPr>
              <w:t xml:space="preserve"> less than 255 </w:t>
            </w:r>
            <w:r w:rsidRPr="0008249E">
              <w:rPr>
                <w:rFonts w:ascii="Times" w:eastAsia="Times,Cambria" w:hAnsi="Times" w:cs="Times"/>
                <w:noProof/>
              </w:rPr>
              <w:t>characters</w:t>
            </w:r>
            <w:r w:rsidRPr="0008249E">
              <w:rPr>
                <w:rFonts w:ascii="Times" w:eastAsia="Times,Cambria" w:hAnsi="Times" w:cs="Times"/>
              </w:rPr>
              <w:t>.</w:t>
            </w:r>
          </w:p>
          <w:p w14:paraId="26F6654E" w14:textId="77777777" w:rsidR="00D46711" w:rsidRPr="0008249E" w:rsidRDefault="00D46711" w:rsidP="00CB7118">
            <w:pPr>
              <w:pStyle w:val="ListParagraph"/>
              <w:numPr>
                <w:ilvl w:val="0"/>
                <w:numId w:val="54"/>
              </w:numPr>
              <w:spacing w:line="276" w:lineRule="auto"/>
              <w:rPr>
                <w:rFonts w:ascii="Times" w:eastAsia="Times" w:hAnsi="Times" w:cs="Times"/>
                <w:lang w:val="vi-VN"/>
              </w:rPr>
            </w:pPr>
            <w:r w:rsidRPr="0008249E">
              <w:rPr>
                <w:rFonts w:ascii="Times" w:eastAsia="Times" w:hAnsi="Times" w:cs="Times"/>
                <w:lang w:val="vi-VN"/>
              </w:rPr>
              <w:t>SMS structure much follow is pattent: MP&lt;space&gt;&lt;patient’s name&gt;</w:t>
            </w:r>
          </w:p>
          <w:p w14:paraId="55992BAA" w14:textId="77777777" w:rsidR="00D46711" w:rsidRPr="0008249E" w:rsidRDefault="00D46711" w:rsidP="009F33DA">
            <w:pPr>
              <w:pStyle w:val="ListParagraph"/>
              <w:spacing w:before="120" w:after="120" w:line="276" w:lineRule="auto"/>
              <w:rPr>
                <w:rFonts w:ascii="Times" w:eastAsia="Times" w:hAnsi="Times" w:cs="Times"/>
                <w:lang w:val="vi-VN"/>
              </w:rPr>
            </w:pPr>
            <w:r w:rsidRPr="0008249E">
              <w:rPr>
                <w:rFonts w:ascii="Times" w:eastAsia="Times" w:hAnsi="Times" w:cs="Times"/>
                <w:lang w:val="vi-VN"/>
              </w:rPr>
              <w:t>For example: MP Hoang Hoa</w:t>
            </w:r>
          </w:p>
          <w:p w14:paraId="702CF9CA" w14:textId="77777777" w:rsidR="00D46711" w:rsidRPr="0008249E" w:rsidRDefault="00D46711" w:rsidP="009F33DA">
            <w:pPr>
              <w:spacing w:line="276" w:lineRule="auto"/>
              <w:rPr>
                <w:rFonts w:ascii="Times" w:eastAsia="Times,Cambria" w:hAnsi="Times" w:cs="Times"/>
                <w:lang w:eastAsia="ja-JP"/>
              </w:rPr>
            </w:pPr>
          </w:p>
        </w:tc>
      </w:tr>
    </w:tbl>
    <w:p w14:paraId="13199C0B" w14:textId="1CCF8674" w:rsidR="00D46711" w:rsidRPr="0008249E" w:rsidRDefault="0008249E" w:rsidP="0008249E">
      <w:pPr>
        <w:pStyle w:val="cAP"/>
        <w:ind w:left="1440" w:firstLine="720"/>
        <w:jc w:val="left"/>
        <w:rPr>
          <w:rFonts w:ascii="Times" w:eastAsia="Times" w:hAnsi="Times" w:cs="Times"/>
          <w:sz w:val="24"/>
          <w:szCs w:val="24"/>
        </w:rPr>
      </w:pPr>
      <w:r>
        <w:rPr>
          <w:rFonts w:ascii="Times" w:eastAsia="Times" w:hAnsi="Times" w:cs="Times"/>
          <w:sz w:val="24"/>
          <w:szCs w:val="24"/>
        </w:rPr>
        <w:t>Table 12 Use Case:</w:t>
      </w:r>
      <w:r w:rsidRPr="00E21E20">
        <w:rPr>
          <w:rFonts w:ascii="Times" w:eastAsia="Times" w:hAnsi="Times" w:cs="Times"/>
          <w:sz w:val="24"/>
          <w:szCs w:val="24"/>
        </w:rPr>
        <w:t xml:space="preserve"> </w:t>
      </w:r>
    </w:p>
    <w:p w14:paraId="377373B7" w14:textId="461AC560" w:rsidR="00EA2129" w:rsidRDefault="00EA2129" w:rsidP="00CB7118">
      <w:pPr>
        <w:pStyle w:val="Heading5"/>
        <w:numPr>
          <w:ilvl w:val="3"/>
          <w:numId w:val="39"/>
        </w:numPr>
        <w:ind w:left="2410" w:hanging="992"/>
        <w:rPr>
          <w:rFonts w:ascii="Times" w:hAnsi="Times" w:cs="Times"/>
        </w:rPr>
      </w:pPr>
      <w:bookmarkStart w:id="177" w:name="_Toc520105308"/>
      <w:bookmarkStart w:id="178" w:name="_Toc520105478"/>
      <w:r>
        <w:rPr>
          <w:rFonts w:ascii="Times" w:hAnsi="Times" w:cs="Times"/>
        </w:rPr>
        <w:lastRenderedPageBreak/>
        <w:t>&lt;Hotline Server&gt; Analyze Call</w:t>
      </w:r>
      <w:bookmarkEnd w:id="177"/>
      <w:bookmarkEnd w:id="178"/>
    </w:p>
    <w:p w14:paraId="0C12CD91" w14:textId="770E5583" w:rsidR="00D46711" w:rsidRDefault="00D46711" w:rsidP="00D46711">
      <w:r>
        <w:rPr>
          <w:noProof/>
        </w:rPr>
        <w:drawing>
          <wp:inline distT="0" distB="0" distL="0" distR="0" wp14:anchorId="066EC438" wp14:editId="626A4A52">
            <wp:extent cx="5581648" cy="1250315"/>
            <wp:effectExtent l="0" t="0" r="0" b="0"/>
            <wp:docPr id="1971590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581648" cy="1250315"/>
                    </a:xfrm>
                    <a:prstGeom prst="rect">
                      <a:avLst/>
                    </a:prstGeom>
                  </pic:spPr>
                </pic:pic>
              </a:graphicData>
            </a:graphic>
          </wp:inline>
        </w:drawing>
      </w:r>
    </w:p>
    <w:p w14:paraId="7BF36EDC" w14:textId="382DC482"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9:</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08249E" w14:paraId="26A7C8C2"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4D33BBE"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 UC_HL.02</w:t>
            </w:r>
          </w:p>
        </w:tc>
      </w:tr>
      <w:tr w:rsidR="00D46711" w:rsidRPr="0008249E" w14:paraId="3EFEC612"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DCD8110"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FDCFA56"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UC_HL.01</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B7C7F91"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236E512"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1.0</w:t>
            </w:r>
          </w:p>
        </w:tc>
      </w:tr>
      <w:tr w:rsidR="00D46711" w:rsidRPr="0008249E" w14:paraId="24E877E9"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F0174FC"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1B63A" w14:textId="77777777" w:rsidR="00D46711" w:rsidRPr="0008249E" w:rsidRDefault="00D46711" w:rsidP="009F33DA">
            <w:pPr>
              <w:ind w:left="2"/>
              <w:rPr>
                <w:rFonts w:ascii="Times" w:eastAsia="Times,Cambria" w:hAnsi="Times" w:cs="Times"/>
              </w:rPr>
            </w:pPr>
            <w:r w:rsidRPr="0008249E">
              <w:rPr>
                <w:rFonts w:ascii="Times" w:eastAsia="Times" w:hAnsi="Times" w:cs="Times"/>
              </w:rPr>
              <w:t>Analyze Call</w:t>
            </w:r>
          </w:p>
        </w:tc>
      </w:tr>
      <w:tr w:rsidR="00D46711" w:rsidRPr="0008249E" w14:paraId="09C4AB8C"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54CD8E6"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029AC52" w14:textId="77777777" w:rsidR="00D46711" w:rsidRPr="0008249E" w:rsidRDefault="00D46711" w:rsidP="009F33DA">
            <w:pPr>
              <w:spacing w:line="276" w:lineRule="auto"/>
              <w:rPr>
                <w:rFonts w:ascii="Times" w:eastAsia="Times,Cambria" w:hAnsi="Times" w:cs="Times"/>
                <w:lang w:eastAsia="ja-JP"/>
              </w:rPr>
            </w:pPr>
            <w:proofErr w:type="spellStart"/>
            <w:r w:rsidRPr="0008249E">
              <w:rPr>
                <w:rFonts w:ascii="Times" w:eastAsia="Times" w:hAnsi="Times" w:cs="Times"/>
              </w:rPr>
              <w:t>KietNLT</w:t>
            </w:r>
            <w:proofErr w:type="spellEnd"/>
          </w:p>
        </w:tc>
      </w:tr>
      <w:tr w:rsidR="00D46711" w:rsidRPr="0008249E" w14:paraId="32D135EB"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8F5C0B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6F043A4"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A5FC5C4"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732CC37"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Normal</w:t>
            </w:r>
          </w:p>
        </w:tc>
      </w:tr>
      <w:tr w:rsidR="00D46711" w:rsidRPr="0008249E" w14:paraId="0A1FF052"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F0E4D58"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Actor:</w:t>
            </w:r>
          </w:p>
          <w:p w14:paraId="02B9DBB3" w14:textId="77777777" w:rsidR="00D46711" w:rsidRPr="0008249E" w:rsidRDefault="00D46711" w:rsidP="00CB7118">
            <w:pPr>
              <w:numPr>
                <w:ilvl w:val="0"/>
                <w:numId w:val="47"/>
              </w:numPr>
              <w:spacing w:after="25"/>
              <w:ind w:right="327" w:hanging="360"/>
              <w:contextualSpacing/>
              <w:rPr>
                <w:rFonts w:ascii="Times" w:eastAsia="Times" w:hAnsi="Times" w:cs="Times"/>
              </w:rPr>
            </w:pPr>
            <w:r w:rsidRPr="0008249E">
              <w:rPr>
                <w:rFonts w:ascii="Times" w:eastAsia="Times" w:hAnsi="Times" w:cs="Times"/>
              </w:rPr>
              <w:t>Hotline Server.</w:t>
            </w:r>
          </w:p>
          <w:p w14:paraId="2F2E146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Summary:</w:t>
            </w:r>
          </w:p>
          <w:p w14:paraId="15D0A97B" w14:textId="77777777" w:rsidR="00D46711" w:rsidRPr="0008249E" w:rsidRDefault="00D46711" w:rsidP="00CB7118">
            <w:pPr>
              <w:numPr>
                <w:ilvl w:val="0"/>
                <w:numId w:val="47"/>
              </w:numPr>
              <w:spacing w:after="23"/>
              <w:ind w:right="327" w:hanging="360"/>
              <w:contextualSpacing/>
              <w:rPr>
                <w:rFonts w:ascii="Times" w:eastAsia="Times" w:hAnsi="Times" w:cs="Times"/>
              </w:rPr>
            </w:pPr>
            <w:r w:rsidRPr="0008249E">
              <w:rPr>
                <w:rFonts w:ascii="Times" w:eastAsia="Times" w:hAnsi="Times" w:cs="Times"/>
              </w:rPr>
              <w:t xml:space="preserve">This use case allows the hotline server to analyze data from the third-party hotline. Whenever </w:t>
            </w:r>
            <w:r w:rsidRPr="0008249E">
              <w:rPr>
                <w:rFonts w:ascii="Times" w:eastAsia="Times" w:hAnsi="Times" w:cs="Times"/>
                <w:noProof/>
              </w:rPr>
              <w:t>it receives</w:t>
            </w:r>
            <w:r w:rsidRPr="0008249E">
              <w:rPr>
                <w:rFonts w:ascii="Times" w:eastAsia="Times" w:hAnsi="Times" w:cs="Times"/>
              </w:rPr>
              <w:t xml:space="preserve"> a request from third-party hotline new Call is received.</w:t>
            </w:r>
          </w:p>
          <w:p w14:paraId="01028ECE"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Goal:</w:t>
            </w:r>
          </w:p>
          <w:p w14:paraId="5A2D3460" w14:textId="77777777" w:rsidR="00D46711" w:rsidRPr="0008249E" w:rsidRDefault="00D46711" w:rsidP="00CB7118">
            <w:pPr>
              <w:numPr>
                <w:ilvl w:val="0"/>
                <w:numId w:val="53"/>
              </w:numPr>
              <w:spacing w:after="23" w:line="276" w:lineRule="auto"/>
              <w:ind w:right="327"/>
              <w:contextualSpacing/>
              <w:rPr>
                <w:rFonts w:ascii="Times" w:eastAsia="Times,Cambria" w:hAnsi="Times" w:cs="Times"/>
                <w:lang w:eastAsia="ja-JP"/>
              </w:rPr>
            </w:pPr>
            <w:r w:rsidRPr="0008249E">
              <w:rPr>
                <w:rFonts w:ascii="Times" w:eastAsia="Times" w:hAnsi="Times" w:cs="Times"/>
              </w:rPr>
              <w:t>Call’s information from third-party hotline is analyzed.</w:t>
            </w:r>
          </w:p>
          <w:p w14:paraId="133F21EB" w14:textId="77777777" w:rsidR="00D46711" w:rsidRPr="0008249E" w:rsidRDefault="00D46711" w:rsidP="009F33DA">
            <w:pPr>
              <w:spacing w:after="23" w:line="276" w:lineRule="auto"/>
              <w:ind w:right="327"/>
              <w:contextualSpacing/>
              <w:rPr>
                <w:rFonts w:ascii="Times" w:eastAsia="Times,Cambria" w:hAnsi="Times" w:cs="Times"/>
                <w:lang w:eastAsia="ja-JP"/>
              </w:rPr>
            </w:pPr>
            <w:r w:rsidRPr="0008249E">
              <w:rPr>
                <w:rFonts w:ascii="Times" w:eastAsia="Times" w:hAnsi="Times" w:cs="Times"/>
                <w:lang w:eastAsia="ja-JP"/>
              </w:rPr>
              <w:t>Triggers:</w:t>
            </w:r>
          </w:p>
          <w:p w14:paraId="7804E78B" w14:textId="77777777" w:rsidR="00D46711" w:rsidRPr="0008249E" w:rsidRDefault="00D46711" w:rsidP="00CB7118">
            <w:pPr>
              <w:numPr>
                <w:ilvl w:val="0"/>
                <w:numId w:val="53"/>
              </w:numPr>
              <w:spacing w:after="23" w:line="276" w:lineRule="auto"/>
              <w:ind w:right="327"/>
              <w:contextualSpacing/>
              <w:rPr>
                <w:rFonts w:ascii="Times" w:eastAsia="Times" w:hAnsi="Times" w:cs="Times"/>
              </w:rPr>
            </w:pPr>
            <w:r w:rsidRPr="0008249E">
              <w:rPr>
                <w:rFonts w:ascii="Times" w:eastAsia="Times" w:hAnsi="Times" w:cs="Times"/>
              </w:rPr>
              <w:t xml:space="preserve">Whenever </w:t>
            </w:r>
            <w:r w:rsidRPr="0008249E">
              <w:rPr>
                <w:rFonts w:ascii="Times" w:eastAsia="Times" w:hAnsi="Times" w:cs="Times"/>
                <w:noProof/>
              </w:rPr>
              <w:t>it receives</w:t>
            </w:r>
            <w:r w:rsidRPr="0008249E">
              <w:rPr>
                <w:rFonts w:ascii="Times" w:eastAsia="Times" w:hAnsi="Times" w:cs="Times"/>
              </w:rPr>
              <w:t xml:space="preserve"> a request from third-party hotline new SMS is received </w:t>
            </w:r>
          </w:p>
          <w:p w14:paraId="6F33C205" w14:textId="77777777" w:rsidR="00D46711" w:rsidRPr="0008249E" w:rsidRDefault="00D46711" w:rsidP="009F33DA">
            <w:pPr>
              <w:spacing w:after="23" w:line="276" w:lineRule="auto"/>
              <w:ind w:right="327"/>
              <w:contextualSpacing/>
              <w:rPr>
                <w:rFonts w:ascii="Times" w:eastAsia="Times" w:hAnsi="Times" w:cs="Times"/>
              </w:rPr>
            </w:pPr>
            <w:r w:rsidRPr="0008249E">
              <w:rPr>
                <w:rFonts w:ascii="Times" w:eastAsia="Times" w:hAnsi="Times" w:cs="Times"/>
              </w:rPr>
              <w:t>Preconditions: N/A</w:t>
            </w:r>
          </w:p>
          <w:p w14:paraId="2FA723D7"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Post Conditions:</w:t>
            </w:r>
          </w:p>
          <w:p w14:paraId="3A16C9D8" w14:textId="77777777" w:rsidR="00D46711" w:rsidRPr="0008249E" w:rsidRDefault="00D46711" w:rsidP="00CB7118">
            <w:pPr>
              <w:numPr>
                <w:ilvl w:val="0"/>
                <w:numId w:val="53"/>
              </w:numPr>
              <w:spacing w:after="23"/>
              <w:ind w:right="327"/>
              <w:contextualSpacing/>
              <w:rPr>
                <w:rFonts w:ascii="Times" w:eastAsia="Times" w:hAnsi="Times" w:cs="Times"/>
              </w:rPr>
            </w:pPr>
            <w:r w:rsidRPr="0008249E">
              <w:rPr>
                <w:rFonts w:ascii="Times" w:eastAsia="Times" w:hAnsi="Times" w:cs="Times"/>
              </w:rPr>
              <w:t>Success: SMS from a third-party hotline is analyzed.</w:t>
            </w:r>
          </w:p>
          <w:p w14:paraId="174A3C09" w14:textId="77777777" w:rsidR="00D46711" w:rsidRPr="0008249E" w:rsidRDefault="00D46711" w:rsidP="00CB7118">
            <w:pPr>
              <w:pStyle w:val="ListParagraph"/>
              <w:numPr>
                <w:ilvl w:val="0"/>
                <w:numId w:val="53"/>
              </w:numPr>
              <w:spacing w:line="276" w:lineRule="auto"/>
              <w:rPr>
                <w:rFonts w:ascii="Times" w:eastAsia="Times" w:hAnsi="Times" w:cs="Times"/>
                <w:lang w:eastAsia="ja-JP"/>
              </w:rPr>
            </w:pPr>
            <w:r w:rsidRPr="0008249E">
              <w:rPr>
                <w:rFonts w:ascii="Times" w:eastAsia="Times" w:hAnsi="Times" w:cs="Times"/>
              </w:rPr>
              <w:t>Fail: Log error message to the system</w:t>
            </w:r>
            <w:r w:rsidRPr="0008249E">
              <w:rPr>
                <w:rFonts w:ascii="Times" w:eastAsia="Times" w:hAnsi="Times" w:cs="Times"/>
                <w:lang w:eastAsia="ja-JP"/>
              </w:rPr>
              <w:t>.</w:t>
            </w:r>
          </w:p>
          <w:p w14:paraId="15EDF393"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868"/>
              <w:gridCol w:w="3118"/>
              <w:gridCol w:w="4568"/>
            </w:tblGrid>
            <w:tr w:rsidR="00D46711" w:rsidRPr="0008249E" w14:paraId="5E0449BB" w14:textId="77777777" w:rsidTr="009F33DA">
              <w:tc>
                <w:tcPr>
                  <w:tcW w:w="868" w:type="dxa"/>
                  <w:shd w:val="clear" w:color="auto" w:fill="D9D9D9" w:themeFill="background1" w:themeFillShade="D9"/>
                </w:tcPr>
                <w:p w14:paraId="64A5FAC2"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Step</w:t>
                  </w:r>
                </w:p>
              </w:tc>
              <w:tc>
                <w:tcPr>
                  <w:tcW w:w="3118" w:type="dxa"/>
                  <w:shd w:val="clear" w:color="auto" w:fill="D9D9D9" w:themeFill="background1" w:themeFillShade="D9"/>
                </w:tcPr>
                <w:p w14:paraId="4E91D2B2"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Actor Action</w:t>
                  </w:r>
                </w:p>
              </w:tc>
              <w:tc>
                <w:tcPr>
                  <w:tcW w:w="4568" w:type="dxa"/>
                  <w:shd w:val="clear" w:color="auto" w:fill="D9D9D9" w:themeFill="background1" w:themeFillShade="D9"/>
                </w:tcPr>
                <w:p w14:paraId="4B4CD7EC"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System Response</w:t>
                  </w:r>
                </w:p>
              </w:tc>
            </w:tr>
            <w:tr w:rsidR="00D46711" w:rsidRPr="0008249E" w14:paraId="08B4AA1B" w14:textId="77777777" w:rsidTr="009F33DA">
              <w:tc>
                <w:tcPr>
                  <w:tcW w:w="868" w:type="dxa"/>
                </w:tcPr>
                <w:p w14:paraId="658D7255"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Cambria" w:hAnsi="Times" w:cs="Times"/>
                      <w:sz w:val="24"/>
                      <w:szCs w:val="24"/>
                      <w:lang w:eastAsia="ja-JP"/>
                    </w:rPr>
                    <w:t>1</w:t>
                  </w:r>
                </w:p>
              </w:tc>
              <w:tc>
                <w:tcPr>
                  <w:tcW w:w="3118" w:type="dxa"/>
                </w:tcPr>
                <w:p w14:paraId="7E681A31" w14:textId="77777777" w:rsidR="00D46711" w:rsidRPr="0008249E" w:rsidRDefault="00D46711" w:rsidP="009F33DA">
                  <w:pPr>
                    <w:spacing w:line="276" w:lineRule="auto"/>
                    <w:rPr>
                      <w:rFonts w:ascii="Times" w:eastAsia="Times,Cambria" w:hAnsi="Times" w:cs="Times"/>
                      <w:sz w:val="24"/>
                      <w:szCs w:val="24"/>
                      <w:lang w:eastAsia="ja-JP"/>
                    </w:rPr>
                  </w:pPr>
                  <w:r w:rsidRPr="0008249E">
                    <w:rPr>
                      <w:rFonts w:ascii="Times" w:eastAsia="Times,Cambria" w:hAnsi="Times" w:cs="Times"/>
                      <w:sz w:val="24"/>
                      <w:szCs w:val="24"/>
                      <w:lang w:eastAsia="ja-JP"/>
                    </w:rPr>
                    <w:t>Send request to contain information about new SMS</w:t>
                  </w:r>
                </w:p>
              </w:tc>
              <w:tc>
                <w:tcPr>
                  <w:tcW w:w="4568" w:type="dxa"/>
                </w:tcPr>
                <w:p w14:paraId="7AC1B88B" w14:textId="77777777" w:rsidR="00D46711" w:rsidRPr="0008249E" w:rsidRDefault="00D46711" w:rsidP="009F33DA">
                  <w:pPr>
                    <w:spacing w:line="276" w:lineRule="auto"/>
                    <w:rPr>
                      <w:rFonts w:ascii="Times" w:eastAsia="Times" w:hAnsi="Times" w:cs="Times"/>
                      <w:color w:val="auto"/>
                      <w:sz w:val="24"/>
                      <w:szCs w:val="24"/>
                    </w:rPr>
                  </w:pPr>
                </w:p>
                <w:p w14:paraId="74D19851" w14:textId="77777777" w:rsidR="00D46711" w:rsidRPr="0008249E" w:rsidRDefault="00D46711" w:rsidP="009F33DA">
                  <w:pPr>
                    <w:spacing w:line="276" w:lineRule="auto"/>
                    <w:rPr>
                      <w:rFonts w:ascii="Times" w:eastAsia="Times" w:hAnsi="Times" w:cs="Times"/>
                      <w:color w:val="auto"/>
                      <w:sz w:val="24"/>
                      <w:szCs w:val="24"/>
                    </w:rPr>
                  </w:pPr>
                </w:p>
                <w:p w14:paraId="27CD43F4" w14:textId="77777777" w:rsidR="00D46711" w:rsidRPr="0008249E" w:rsidRDefault="00D46711" w:rsidP="009F33DA">
                  <w:pPr>
                    <w:spacing w:line="276" w:lineRule="auto"/>
                    <w:rPr>
                      <w:rFonts w:ascii="Times" w:eastAsia="Times" w:hAnsi="Times" w:cs="Times"/>
                      <w:color w:val="auto"/>
                      <w:sz w:val="24"/>
                      <w:szCs w:val="24"/>
                    </w:rPr>
                  </w:pPr>
                  <w:r w:rsidRPr="0008249E">
                    <w:rPr>
                      <w:rFonts w:ascii="Times" w:eastAsia="Times" w:hAnsi="Times" w:cs="Times"/>
                      <w:color w:val="auto"/>
                      <w:sz w:val="24"/>
                      <w:szCs w:val="24"/>
                    </w:rPr>
                    <w:t xml:space="preserve">Get Call data from the third-party hotline </w:t>
                  </w:r>
                </w:p>
              </w:tc>
            </w:tr>
            <w:tr w:rsidR="00D46711" w:rsidRPr="0008249E" w14:paraId="569845FD" w14:textId="77777777" w:rsidTr="009F33DA">
              <w:tc>
                <w:tcPr>
                  <w:tcW w:w="868" w:type="dxa"/>
                </w:tcPr>
                <w:p w14:paraId="15EE85B5"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Cambria" w:hAnsi="Times" w:cs="Times"/>
                      <w:sz w:val="24"/>
                      <w:szCs w:val="24"/>
                      <w:lang w:eastAsia="ja-JP"/>
                    </w:rPr>
                    <w:t>2</w:t>
                  </w:r>
                </w:p>
              </w:tc>
              <w:tc>
                <w:tcPr>
                  <w:tcW w:w="3118" w:type="dxa"/>
                </w:tcPr>
                <w:p w14:paraId="7A8C378F" w14:textId="77777777" w:rsidR="00D46711" w:rsidRPr="0008249E" w:rsidRDefault="00D46711" w:rsidP="009F33DA">
                  <w:pPr>
                    <w:spacing w:line="276" w:lineRule="auto"/>
                    <w:rPr>
                      <w:rFonts w:ascii="Times" w:eastAsia="Times,Cambria" w:hAnsi="Times" w:cs="Times"/>
                      <w:sz w:val="24"/>
                      <w:szCs w:val="24"/>
                      <w:lang w:eastAsia="ja-JP"/>
                    </w:rPr>
                  </w:pPr>
                </w:p>
              </w:tc>
              <w:tc>
                <w:tcPr>
                  <w:tcW w:w="4568" w:type="dxa"/>
                </w:tcPr>
                <w:p w14:paraId="703C5BBD" w14:textId="77777777" w:rsidR="00D46711" w:rsidRPr="0008249E" w:rsidRDefault="00D46711" w:rsidP="009F33DA">
                  <w:pPr>
                    <w:spacing w:line="276" w:lineRule="auto"/>
                    <w:rPr>
                      <w:rFonts w:ascii="Times" w:eastAsia="Times" w:hAnsi="Times" w:cs="Times"/>
                      <w:sz w:val="24"/>
                      <w:szCs w:val="24"/>
                    </w:rPr>
                  </w:pPr>
                  <w:r w:rsidRPr="0008249E">
                    <w:rPr>
                      <w:rFonts w:ascii="Times" w:eastAsia="Times" w:hAnsi="Times" w:cs="Times"/>
                      <w:color w:val="auto"/>
                      <w:sz w:val="24"/>
                      <w:szCs w:val="24"/>
                    </w:rPr>
                    <w:t>Send call’s record URL (record file) to Speech To Text Service</w:t>
                  </w:r>
                </w:p>
              </w:tc>
            </w:tr>
            <w:tr w:rsidR="00D46711" w:rsidRPr="0008249E" w14:paraId="638A78C6" w14:textId="77777777" w:rsidTr="009F33DA">
              <w:tc>
                <w:tcPr>
                  <w:tcW w:w="868" w:type="dxa"/>
                </w:tcPr>
                <w:p w14:paraId="2AC1DD25"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Cambria" w:hAnsi="Times" w:cs="Times"/>
                      <w:sz w:val="24"/>
                      <w:szCs w:val="24"/>
                      <w:lang w:eastAsia="ja-JP"/>
                    </w:rPr>
                    <w:t>3</w:t>
                  </w:r>
                </w:p>
              </w:tc>
              <w:tc>
                <w:tcPr>
                  <w:tcW w:w="3118" w:type="dxa"/>
                </w:tcPr>
                <w:p w14:paraId="6A4D8CEF" w14:textId="77777777" w:rsidR="00D46711" w:rsidRPr="0008249E" w:rsidRDefault="00D46711" w:rsidP="009F33DA">
                  <w:pPr>
                    <w:spacing w:line="276" w:lineRule="auto"/>
                    <w:rPr>
                      <w:rFonts w:ascii="Times" w:eastAsia="Times,Cambria" w:hAnsi="Times" w:cs="Times"/>
                      <w:sz w:val="24"/>
                      <w:szCs w:val="24"/>
                      <w:lang w:eastAsia="ja-JP"/>
                    </w:rPr>
                  </w:pPr>
                </w:p>
              </w:tc>
              <w:tc>
                <w:tcPr>
                  <w:tcW w:w="4568" w:type="dxa"/>
                </w:tcPr>
                <w:p w14:paraId="3C24AB61" w14:textId="77777777" w:rsidR="00D46711" w:rsidRPr="0008249E" w:rsidRDefault="00D46711" w:rsidP="009F33DA">
                  <w:pPr>
                    <w:spacing w:line="276" w:lineRule="auto"/>
                    <w:rPr>
                      <w:rFonts w:ascii="Times" w:eastAsia="Times" w:hAnsi="Times" w:cs="Times"/>
                      <w:color w:val="auto"/>
                      <w:sz w:val="24"/>
                      <w:szCs w:val="24"/>
                    </w:rPr>
                  </w:pPr>
                  <w:r w:rsidRPr="0008249E">
                    <w:rPr>
                      <w:rFonts w:ascii="Times" w:eastAsia="Times" w:hAnsi="Times" w:cs="Times"/>
                      <w:sz w:val="24"/>
                      <w:szCs w:val="24"/>
                    </w:rPr>
                    <w:t xml:space="preserve">Analyze result from </w:t>
                  </w:r>
                  <w:r w:rsidRPr="0008249E">
                    <w:rPr>
                      <w:rFonts w:ascii="Times" w:eastAsia="Times" w:hAnsi="Times" w:cs="Times"/>
                      <w:color w:val="auto"/>
                      <w:sz w:val="24"/>
                      <w:szCs w:val="24"/>
                    </w:rPr>
                    <w:t>Speech to Text Service</w:t>
                  </w:r>
                </w:p>
                <w:p w14:paraId="65CF7A0F" w14:textId="77777777" w:rsidR="00D46711" w:rsidRPr="0008249E" w:rsidRDefault="00D46711" w:rsidP="009F33DA">
                  <w:pPr>
                    <w:spacing w:line="276" w:lineRule="auto"/>
                    <w:rPr>
                      <w:rFonts w:ascii="Times" w:eastAsia="Times" w:hAnsi="Times" w:cs="Times"/>
                      <w:sz w:val="24"/>
                      <w:szCs w:val="24"/>
                    </w:rPr>
                  </w:pPr>
                  <w:r w:rsidRPr="0008249E">
                    <w:rPr>
                      <w:rFonts w:ascii="Times" w:eastAsia="Times" w:hAnsi="Times" w:cs="Times"/>
                      <w:color w:val="auto"/>
                      <w:sz w:val="24"/>
                      <w:szCs w:val="24"/>
                    </w:rPr>
                    <w:t>[</w:t>
                  </w:r>
                  <w:r w:rsidRPr="0008249E">
                    <w:rPr>
                      <w:rFonts w:ascii="Times" w:eastAsia="Times" w:hAnsi="Times" w:cs="Times"/>
                      <w:sz w:val="24"/>
                      <w:szCs w:val="24"/>
                      <w:lang w:eastAsia="ja-JP"/>
                    </w:rPr>
                    <w:t>Exception 1</w:t>
                  </w:r>
                  <w:r w:rsidRPr="0008249E">
                    <w:rPr>
                      <w:rFonts w:ascii="Times" w:eastAsia="Times" w:hAnsi="Times" w:cs="Times"/>
                      <w:color w:val="auto"/>
                      <w:sz w:val="24"/>
                      <w:szCs w:val="24"/>
                    </w:rPr>
                    <w:t>]</w:t>
                  </w:r>
                </w:p>
              </w:tc>
            </w:tr>
          </w:tbl>
          <w:p w14:paraId="52483046"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Alternative Scenario: N/A</w:t>
            </w:r>
          </w:p>
          <w:p w14:paraId="3670E04C"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Exceptions:</w:t>
            </w:r>
          </w:p>
          <w:tbl>
            <w:tblPr>
              <w:tblStyle w:val="TableGrid"/>
              <w:tblW w:w="0" w:type="auto"/>
              <w:tblLook w:val="04A0" w:firstRow="1" w:lastRow="0" w:firstColumn="1" w:lastColumn="0" w:noHBand="0" w:noVBand="1"/>
            </w:tblPr>
            <w:tblGrid>
              <w:gridCol w:w="868"/>
              <w:gridCol w:w="3118"/>
              <w:gridCol w:w="4568"/>
            </w:tblGrid>
            <w:tr w:rsidR="00D46711" w:rsidRPr="0008249E" w14:paraId="1B8CBE47" w14:textId="77777777" w:rsidTr="009F33DA">
              <w:tc>
                <w:tcPr>
                  <w:tcW w:w="868" w:type="dxa"/>
                  <w:shd w:val="clear" w:color="auto" w:fill="D9D9D9" w:themeFill="background1" w:themeFillShade="D9"/>
                </w:tcPr>
                <w:p w14:paraId="2359888C"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No</w:t>
                  </w:r>
                </w:p>
              </w:tc>
              <w:tc>
                <w:tcPr>
                  <w:tcW w:w="3118" w:type="dxa"/>
                  <w:shd w:val="clear" w:color="auto" w:fill="D9D9D9" w:themeFill="background1" w:themeFillShade="D9"/>
                </w:tcPr>
                <w:p w14:paraId="3CD81A88"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 xml:space="preserve">Cause </w:t>
                  </w:r>
                </w:p>
              </w:tc>
              <w:tc>
                <w:tcPr>
                  <w:tcW w:w="4568" w:type="dxa"/>
                  <w:shd w:val="clear" w:color="auto" w:fill="D9D9D9" w:themeFill="background1" w:themeFillShade="D9"/>
                </w:tcPr>
                <w:p w14:paraId="497EABAC"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 w:hAnsi="Times" w:cs="Times"/>
                      <w:sz w:val="24"/>
                      <w:szCs w:val="24"/>
                      <w:lang w:eastAsia="ja-JP"/>
                    </w:rPr>
                    <w:t>System Response</w:t>
                  </w:r>
                </w:p>
              </w:tc>
            </w:tr>
            <w:tr w:rsidR="00D46711" w:rsidRPr="0008249E" w14:paraId="3E4B2AC2" w14:textId="77777777" w:rsidTr="009F33DA">
              <w:tc>
                <w:tcPr>
                  <w:tcW w:w="868" w:type="dxa"/>
                </w:tcPr>
                <w:p w14:paraId="016C66A4" w14:textId="77777777" w:rsidR="00D46711" w:rsidRPr="0008249E" w:rsidRDefault="00D46711" w:rsidP="009F33DA">
                  <w:pPr>
                    <w:spacing w:line="276" w:lineRule="auto"/>
                    <w:jc w:val="center"/>
                    <w:rPr>
                      <w:rFonts w:ascii="Times" w:eastAsia="Times,Cambria" w:hAnsi="Times" w:cs="Times"/>
                      <w:sz w:val="24"/>
                      <w:szCs w:val="24"/>
                      <w:lang w:eastAsia="ja-JP"/>
                    </w:rPr>
                  </w:pPr>
                  <w:r w:rsidRPr="0008249E">
                    <w:rPr>
                      <w:rFonts w:ascii="Times" w:eastAsia="Times,Cambria" w:hAnsi="Times" w:cs="Times"/>
                      <w:sz w:val="24"/>
                      <w:szCs w:val="24"/>
                      <w:lang w:eastAsia="ja-JP"/>
                    </w:rPr>
                    <w:t>1</w:t>
                  </w:r>
                </w:p>
              </w:tc>
              <w:tc>
                <w:tcPr>
                  <w:tcW w:w="3118" w:type="dxa"/>
                </w:tcPr>
                <w:p w14:paraId="36AA4193" w14:textId="77777777" w:rsidR="00D46711" w:rsidRPr="0008249E" w:rsidRDefault="00D46711" w:rsidP="009F33DA">
                  <w:pPr>
                    <w:spacing w:line="276" w:lineRule="auto"/>
                    <w:rPr>
                      <w:rFonts w:ascii="Times" w:eastAsia="Times,Cambria" w:hAnsi="Times" w:cs="Times"/>
                      <w:sz w:val="24"/>
                      <w:szCs w:val="24"/>
                      <w:lang w:eastAsia="ja-JP"/>
                    </w:rPr>
                  </w:pPr>
                  <w:r w:rsidRPr="0008249E">
                    <w:rPr>
                      <w:rFonts w:ascii="Times" w:eastAsia="Times,Cambria" w:hAnsi="Times" w:cs="Times"/>
                      <w:sz w:val="24"/>
                      <w:szCs w:val="24"/>
                      <w:lang w:eastAsia="ja-JP"/>
                    </w:rPr>
                    <w:t>Text content is over 255 characters of empty</w:t>
                  </w:r>
                </w:p>
              </w:tc>
              <w:tc>
                <w:tcPr>
                  <w:tcW w:w="4568" w:type="dxa"/>
                </w:tcPr>
                <w:p w14:paraId="3CA26D62" w14:textId="77777777" w:rsidR="00D46711" w:rsidRPr="0008249E" w:rsidRDefault="00D46711" w:rsidP="009F33DA">
                  <w:pPr>
                    <w:spacing w:line="276" w:lineRule="auto"/>
                    <w:rPr>
                      <w:rFonts w:ascii="Times" w:eastAsia="Times,Cambria" w:hAnsi="Times" w:cs="Times"/>
                      <w:sz w:val="24"/>
                      <w:szCs w:val="24"/>
                      <w:lang w:eastAsia="ja-JP"/>
                    </w:rPr>
                  </w:pPr>
                  <w:r w:rsidRPr="0008249E">
                    <w:rPr>
                      <w:rFonts w:ascii="Times" w:eastAsia="Times" w:hAnsi="Times" w:cs="Times"/>
                      <w:sz w:val="24"/>
                      <w:szCs w:val="24"/>
                    </w:rPr>
                    <w:t xml:space="preserve">Log error message </w:t>
                  </w:r>
                </w:p>
              </w:tc>
            </w:tr>
          </w:tbl>
          <w:p w14:paraId="64B42C5E"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lastRenderedPageBreak/>
              <w:t>Relationships:</w:t>
            </w:r>
          </w:p>
          <w:p w14:paraId="6F16EE75" w14:textId="77777777" w:rsidR="00D46711" w:rsidRPr="0008249E" w:rsidRDefault="00D46711" w:rsidP="00CB7118">
            <w:pPr>
              <w:pStyle w:val="ListParagraph"/>
              <w:numPr>
                <w:ilvl w:val="0"/>
                <w:numId w:val="54"/>
              </w:numPr>
              <w:spacing w:before="120" w:after="120" w:line="276" w:lineRule="auto"/>
              <w:rPr>
                <w:rFonts w:ascii="Times" w:eastAsia="Times,Cambria" w:hAnsi="Times" w:cs="Times"/>
                <w:lang w:eastAsia="ja-JP"/>
              </w:rPr>
            </w:pPr>
            <w:r w:rsidRPr="0008249E">
              <w:rPr>
                <w:rFonts w:ascii="Times" w:eastAsia="Times,Cambria" w:hAnsi="Times" w:cs="Times"/>
                <w:lang w:eastAsia="ja-JP"/>
              </w:rPr>
              <w:t>Schedule Appointment</w:t>
            </w:r>
          </w:p>
          <w:p w14:paraId="5DC6F650" w14:textId="77777777" w:rsidR="00D46711" w:rsidRPr="0008249E" w:rsidRDefault="00D46711" w:rsidP="00CB7118">
            <w:pPr>
              <w:pStyle w:val="ListParagraph"/>
              <w:numPr>
                <w:ilvl w:val="0"/>
                <w:numId w:val="54"/>
              </w:numPr>
              <w:spacing w:before="120" w:after="120" w:line="276" w:lineRule="auto"/>
              <w:rPr>
                <w:rFonts w:ascii="Times" w:eastAsia="Times,Cambria" w:hAnsi="Times" w:cs="Times"/>
                <w:lang w:eastAsia="ja-JP"/>
              </w:rPr>
            </w:pPr>
            <w:r w:rsidRPr="0008249E">
              <w:rPr>
                <w:rFonts w:ascii="Times" w:eastAsia="Times,Cambria" w:hAnsi="Times" w:cs="Times"/>
                <w:lang w:eastAsia="ja-JP"/>
              </w:rPr>
              <w:t>Request Sending SMS</w:t>
            </w:r>
          </w:p>
          <w:p w14:paraId="34E445FC"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Business Rules:</w:t>
            </w:r>
          </w:p>
          <w:p w14:paraId="345DB61B" w14:textId="77777777" w:rsidR="00D46711" w:rsidRPr="0008249E" w:rsidRDefault="00D46711" w:rsidP="00CB7118">
            <w:pPr>
              <w:pStyle w:val="ListParagraph"/>
              <w:numPr>
                <w:ilvl w:val="0"/>
                <w:numId w:val="54"/>
              </w:numPr>
              <w:spacing w:before="120" w:after="120" w:line="276" w:lineRule="auto"/>
              <w:rPr>
                <w:rFonts w:ascii="Times" w:eastAsia="Times,Cambria" w:hAnsi="Times" w:cs="Times"/>
              </w:rPr>
            </w:pPr>
            <w:r w:rsidRPr="0008249E">
              <w:rPr>
                <w:rFonts w:ascii="Times" w:eastAsia="Times,Cambria" w:hAnsi="Times" w:cs="Times"/>
              </w:rPr>
              <w:t xml:space="preserve">Text content (extract from the call ) much be less than 255 </w:t>
            </w:r>
            <w:r w:rsidRPr="0008249E">
              <w:rPr>
                <w:rFonts w:ascii="Times" w:eastAsia="Times,Cambria" w:hAnsi="Times" w:cs="Times"/>
                <w:noProof/>
              </w:rPr>
              <w:t>characters</w:t>
            </w:r>
            <w:r w:rsidRPr="0008249E">
              <w:rPr>
                <w:rFonts w:ascii="Times" w:eastAsia="Times,Cambria" w:hAnsi="Times" w:cs="Times"/>
              </w:rPr>
              <w:t xml:space="preserve"> and could not be empty</w:t>
            </w:r>
          </w:p>
        </w:tc>
      </w:tr>
    </w:tbl>
    <w:p w14:paraId="514ABBD7" w14:textId="19918C92" w:rsidR="00D46711" w:rsidRPr="0008249E" w:rsidRDefault="0008249E" w:rsidP="0008249E">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13 Use Case:</w:t>
      </w:r>
      <w:r w:rsidRPr="00E21E20">
        <w:rPr>
          <w:rFonts w:ascii="Times" w:eastAsia="Times" w:hAnsi="Times" w:cs="Times"/>
          <w:sz w:val="24"/>
          <w:szCs w:val="24"/>
        </w:rPr>
        <w:t xml:space="preserve"> </w:t>
      </w:r>
    </w:p>
    <w:p w14:paraId="17B95221" w14:textId="6B972C13" w:rsidR="00EA2129" w:rsidRDefault="00EA2129" w:rsidP="00CB7118">
      <w:pPr>
        <w:pStyle w:val="Heading5"/>
        <w:numPr>
          <w:ilvl w:val="3"/>
          <w:numId w:val="39"/>
        </w:numPr>
        <w:ind w:left="2410" w:hanging="992"/>
        <w:rPr>
          <w:rFonts w:ascii="Times" w:hAnsi="Times" w:cs="Times"/>
        </w:rPr>
      </w:pPr>
      <w:bookmarkStart w:id="179" w:name="_Toc520105309"/>
      <w:bookmarkStart w:id="180" w:name="_Toc520105479"/>
      <w:r>
        <w:rPr>
          <w:rFonts w:ascii="Times" w:hAnsi="Times" w:cs="Times"/>
        </w:rPr>
        <w:t>&lt;Hotline Server&gt; Schedule Appointment</w:t>
      </w:r>
      <w:bookmarkEnd w:id="179"/>
      <w:bookmarkEnd w:id="180"/>
    </w:p>
    <w:p w14:paraId="46A49FCF" w14:textId="51153AFB" w:rsidR="00D46711" w:rsidRDefault="00D46711" w:rsidP="00D46711">
      <w:r>
        <w:rPr>
          <w:noProof/>
        </w:rPr>
        <w:drawing>
          <wp:inline distT="0" distB="0" distL="0" distR="0" wp14:anchorId="3D75947D" wp14:editId="62CE65E9">
            <wp:extent cx="5581648" cy="1330325"/>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581648" cy="1330325"/>
                    </a:xfrm>
                    <a:prstGeom prst="rect">
                      <a:avLst/>
                    </a:prstGeom>
                  </pic:spPr>
                </pic:pic>
              </a:graphicData>
            </a:graphic>
          </wp:inline>
        </w:drawing>
      </w:r>
    </w:p>
    <w:p w14:paraId="36849C81" w14:textId="4C48D25B"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10:</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08249E" w14:paraId="1F296665"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493A4E3"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 UC_HL.02</w:t>
            </w:r>
          </w:p>
        </w:tc>
      </w:tr>
      <w:tr w:rsidR="00D46711" w:rsidRPr="0008249E" w14:paraId="2E2C8118"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249E093"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7391D80"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UC_HL.02</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52D96E3"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1023EB5"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1.0</w:t>
            </w:r>
          </w:p>
        </w:tc>
      </w:tr>
      <w:tr w:rsidR="00D46711" w:rsidRPr="0008249E" w14:paraId="0CF8BDB4"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C61394D"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E03908" w14:textId="77777777" w:rsidR="00D46711" w:rsidRPr="0008249E" w:rsidRDefault="00D46711" w:rsidP="009F33DA">
            <w:pPr>
              <w:ind w:left="2"/>
              <w:rPr>
                <w:rFonts w:ascii="Times" w:eastAsia="Times,Cambria" w:hAnsi="Times" w:cs="Times"/>
              </w:rPr>
            </w:pPr>
            <w:r w:rsidRPr="0008249E">
              <w:rPr>
                <w:rFonts w:ascii="Times" w:eastAsia="Times" w:hAnsi="Times" w:cs="Times"/>
              </w:rPr>
              <w:t>Schedule Appointment</w:t>
            </w:r>
          </w:p>
        </w:tc>
      </w:tr>
      <w:tr w:rsidR="00D46711" w:rsidRPr="0008249E" w14:paraId="60BA5161"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92550B"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1D558BE" w14:textId="77777777" w:rsidR="00D46711" w:rsidRPr="0008249E" w:rsidRDefault="00D46711" w:rsidP="009F33DA">
            <w:pPr>
              <w:spacing w:line="276" w:lineRule="auto"/>
              <w:rPr>
                <w:rFonts w:ascii="Times" w:eastAsia="Times,Cambria" w:hAnsi="Times" w:cs="Times"/>
                <w:lang w:eastAsia="ja-JP"/>
              </w:rPr>
            </w:pPr>
            <w:proofErr w:type="spellStart"/>
            <w:r w:rsidRPr="0008249E">
              <w:rPr>
                <w:rFonts w:ascii="Times" w:eastAsia="Times" w:hAnsi="Times" w:cs="Times"/>
              </w:rPr>
              <w:t>KietNLT</w:t>
            </w:r>
            <w:proofErr w:type="spellEnd"/>
          </w:p>
        </w:tc>
      </w:tr>
      <w:tr w:rsidR="00D46711" w:rsidRPr="0008249E" w14:paraId="52C72C68"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6D0E6B4"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2F79E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3639B8E"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F53894D"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High</w:t>
            </w:r>
          </w:p>
        </w:tc>
      </w:tr>
      <w:tr w:rsidR="00D46711" w:rsidRPr="0008249E" w14:paraId="280044B3"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DFF7F07"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Actor:</w:t>
            </w:r>
          </w:p>
          <w:p w14:paraId="0DB902F1" w14:textId="77777777" w:rsidR="00D46711" w:rsidRPr="0008249E" w:rsidRDefault="00D46711" w:rsidP="00CB7118">
            <w:pPr>
              <w:numPr>
                <w:ilvl w:val="0"/>
                <w:numId w:val="47"/>
              </w:numPr>
              <w:spacing w:after="25"/>
              <w:ind w:right="327" w:hanging="360"/>
              <w:contextualSpacing/>
              <w:rPr>
                <w:rFonts w:ascii="Times" w:eastAsia="Times" w:hAnsi="Times" w:cs="Times"/>
              </w:rPr>
            </w:pPr>
            <w:r w:rsidRPr="0008249E">
              <w:rPr>
                <w:rFonts w:ascii="Times" w:eastAsia="Times" w:hAnsi="Times" w:cs="Times"/>
              </w:rPr>
              <w:t>Hotline Server</w:t>
            </w:r>
          </w:p>
          <w:p w14:paraId="0DB29166" w14:textId="77777777" w:rsidR="00D46711" w:rsidRPr="0008249E" w:rsidRDefault="00D46711" w:rsidP="009F33DA">
            <w:pPr>
              <w:spacing w:after="25"/>
              <w:ind w:right="327"/>
              <w:contextualSpacing/>
              <w:rPr>
                <w:rFonts w:ascii="Times" w:eastAsia="Times" w:hAnsi="Times" w:cs="Times"/>
              </w:rPr>
            </w:pPr>
          </w:p>
          <w:p w14:paraId="1680B23A"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Summary:</w:t>
            </w:r>
          </w:p>
          <w:p w14:paraId="62420913" w14:textId="77777777" w:rsidR="00D46711" w:rsidRPr="0008249E" w:rsidRDefault="00D46711" w:rsidP="00CB7118">
            <w:pPr>
              <w:numPr>
                <w:ilvl w:val="0"/>
                <w:numId w:val="47"/>
              </w:numPr>
              <w:spacing w:after="23"/>
              <w:ind w:right="327" w:hanging="360"/>
              <w:contextualSpacing/>
              <w:rPr>
                <w:rFonts w:ascii="Times" w:eastAsia="Times" w:hAnsi="Times" w:cs="Times"/>
              </w:rPr>
            </w:pPr>
            <w:r w:rsidRPr="0008249E">
              <w:rPr>
                <w:rFonts w:ascii="Times" w:eastAsia="Times" w:hAnsi="Times" w:cs="Times"/>
              </w:rPr>
              <w:t>This use case allows hotline server to schedule an appointment base on clinic’s configuration whenever a valid data is analyzed from the third-party hotline.</w:t>
            </w:r>
          </w:p>
          <w:p w14:paraId="1A630BFA"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Goal:</w:t>
            </w:r>
          </w:p>
          <w:p w14:paraId="64CF22C6" w14:textId="77777777" w:rsidR="00D46711" w:rsidRPr="0008249E" w:rsidRDefault="00D46711" w:rsidP="00CB7118">
            <w:pPr>
              <w:numPr>
                <w:ilvl w:val="0"/>
                <w:numId w:val="53"/>
              </w:numPr>
              <w:spacing w:after="23"/>
              <w:ind w:right="327"/>
              <w:contextualSpacing/>
              <w:rPr>
                <w:rFonts w:ascii="Times" w:eastAsia="Times" w:hAnsi="Times" w:cs="Times"/>
              </w:rPr>
            </w:pPr>
            <w:r w:rsidRPr="0008249E">
              <w:rPr>
                <w:rFonts w:ascii="Times" w:eastAsia="Times" w:hAnsi="Times" w:cs="Times"/>
                <w:noProof/>
              </w:rPr>
              <w:t>The new</w:t>
            </w:r>
            <w:r w:rsidRPr="0008249E">
              <w:rPr>
                <w:rFonts w:ascii="Times" w:eastAsia="Times" w:hAnsi="Times" w:cs="Times"/>
              </w:rPr>
              <w:t xml:space="preserve"> appointment is scheduled</w:t>
            </w:r>
          </w:p>
          <w:p w14:paraId="79760588" w14:textId="77777777" w:rsidR="00D46711" w:rsidRPr="0008249E" w:rsidRDefault="00D46711" w:rsidP="009F33DA">
            <w:pPr>
              <w:spacing w:after="23"/>
              <w:ind w:right="327"/>
              <w:contextualSpacing/>
              <w:rPr>
                <w:rFonts w:ascii="Times" w:eastAsia="Times" w:hAnsi="Times" w:cs="Times"/>
              </w:rPr>
            </w:pPr>
          </w:p>
          <w:p w14:paraId="3FBF190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Triggers:</w:t>
            </w:r>
          </w:p>
          <w:p w14:paraId="21312899" w14:textId="77777777" w:rsidR="00D46711" w:rsidRPr="0008249E" w:rsidRDefault="00D46711" w:rsidP="00CB7118">
            <w:pPr>
              <w:numPr>
                <w:ilvl w:val="0"/>
                <w:numId w:val="47"/>
              </w:numPr>
              <w:spacing w:after="23"/>
              <w:ind w:right="327" w:hanging="360"/>
              <w:contextualSpacing/>
              <w:rPr>
                <w:rFonts w:ascii="Times" w:eastAsia="Times" w:hAnsi="Times" w:cs="Times"/>
              </w:rPr>
            </w:pPr>
            <w:r w:rsidRPr="0008249E">
              <w:rPr>
                <w:rFonts w:ascii="Times" w:eastAsia="Times" w:hAnsi="Times" w:cs="Times"/>
              </w:rPr>
              <w:t>When data from third-party hotline is analyzed and valid</w:t>
            </w:r>
          </w:p>
          <w:p w14:paraId="75EF2861" w14:textId="77777777" w:rsidR="00D46711" w:rsidRPr="0008249E" w:rsidRDefault="00D46711" w:rsidP="009F33DA">
            <w:pPr>
              <w:spacing w:after="23"/>
              <w:ind w:right="327"/>
              <w:contextualSpacing/>
              <w:rPr>
                <w:rFonts w:ascii="Times" w:eastAsia="Times" w:hAnsi="Times" w:cs="Times"/>
              </w:rPr>
            </w:pPr>
          </w:p>
          <w:p w14:paraId="72ED1748" w14:textId="77777777" w:rsidR="00D46711" w:rsidRPr="0008249E" w:rsidRDefault="00D46711" w:rsidP="009F33DA">
            <w:pPr>
              <w:spacing w:after="23"/>
              <w:ind w:right="327"/>
              <w:contextualSpacing/>
              <w:rPr>
                <w:rFonts w:ascii="Times" w:eastAsia="Times" w:hAnsi="Times" w:cs="Times"/>
                <w:lang w:eastAsia="ja-JP"/>
              </w:rPr>
            </w:pPr>
            <w:r w:rsidRPr="0008249E">
              <w:rPr>
                <w:rFonts w:ascii="Times" w:eastAsia="Times" w:hAnsi="Times" w:cs="Times"/>
                <w:lang w:eastAsia="ja-JP"/>
              </w:rPr>
              <w:t xml:space="preserve">Preconditions: </w:t>
            </w:r>
          </w:p>
          <w:p w14:paraId="0CA323B7" w14:textId="77777777" w:rsidR="00D46711" w:rsidRPr="0008249E" w:rsidRDefault="00D46711" w:rsidP="00CB7118">
            <w:pPr>
              <w:numPr>
                <w:ilvl w:val="0"/>
                <w:numId w:val="47"/>
              </w:numPr>
              <w:spacing w:after="23"/>
              <w:ind w:right="327" w:hanging="360"/>
              <w:contextualSpacing/>
              <w:rPr>
                <w:rFonts w:ascii="Times" w:eastAsia="Times" w:hAnsi="Times" w:cs="Times"/>
              </w:rPr>
            </w:pPr>
            <w:r w:rsidRPr="0008249E">
              <w:rPr>
                <w:rFonts w:ascii="Times" w:eastAsia="Times" w:hAnsi="Times" w:cs="Times"/>
              </w:rPr>
              <w:t>Data from third-party is valid</w:t>
            </w:r>
          </w:p>
          <w:p w14:paraId="699DCF03" w14:textId="77777777" w:rsidR="00D46711" w:rsidRPr="0008249E" w:rsidRDefault="00D46711" w:rsidP="009F33DA">
            <w:pPr>
              <w:spacing w:after="23"/>
              <w:ind w:right="327"/>
              <w:contextualSpacing/>
              <w:rPr>
                <w:rFonts w:ascii="Times" w:eastAsia="Times" w:hAnsi="Times" w:cs="Times"/>
              </w:rPr>
            </w:pPr>
          </w:p>
          <w:p w14:paraId="661B9462"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Post Conditions:</w:t>
            </w:r>
          </w:p>
          <w:p w14:paraId="4B185BD4" w14:textId="77777777" w:rsidR="00D46711" w:rsidRPr="0008249E" w:rsidRDefault="00D46711" w:rsidP="00CB7118">
            <w:pPr>
              <w:numPr>
                <w:ilvl w:val="0"/>
                <w:numId w:val="53"/>
              </w:numPr>
              <w:spacing w:after="23"/>
              <w:ind w:right="327"/>
              <w:contextualSpacing/>
              <w:rPr>
                <w:rFonts w:ascii="Times" w:eastAsia="Times" w:hAnsi="Times" w:cs="Times"/>
              </w:rPr>
            </w:pPr>
            <w:r w:rsidRPr="0008249E">
              <w:rPr>
                <w:rFonts w:ascii="Times" w:eastAsia="Times" w:hAnsi="Times" w:cs="Times"/>
              </w:rPr>
              <w:t>Success: Appointment scheduled successful</w:t>
            </w:r>
          </w:p>
          <w:p w14:paraId="0087A0E5" w14:textId="77777777" w:rsidR="00D46711" w:rsidRPr="0008249E" w:rsidRDefault="00D46711" w:rsidP="00CB7118">
            <w:pPr>
              <w:numPr>
                <w:ilvl w:val="0"/>
                <w:numId w:val="47"/>
              </w:numPr>
              <w:spacing w:after="25"/>
              <w:ind w:right="327" w:hanging="360"/>
              <w:contextualSpacing/>
              <w:rPr>
                <w:rFonts w:ascii="Times" w:eastAsia="Times" w:hAnsi="Times" w:cs="Times"/>
              </w:rPr>
            </w:pPr>
            <w:r w:rsidRPr="0008249E">
              <w:rPr>
                <w:rFonts w:ascii="Times" w:eastAsia="Times" w:hAnsi="Times" w:cs="Times"/>
              </w:rPr>
              <w:t>Fail: N/A</w:t>
            </w:r>
          </w:p>
          <w:p w14:paraId="6E34329A" w14:textId="77777777" w:rsidR="00D46711" w:rsidRPr="0008249E" w:rsidRDefault="00D46711" w:rsidP="009F33DA">
            <w:pPr>
              <w:spacing w:after="25"/>
              <w:ind w:right="327"/>
              <w:contextualSpacing/>
              <w:rPr>
                <w:rFonts w:ascii="Times" w:eastAsia="Times" w:hAnsi="Times" w:cs="Times"/>
              </w:rPr>
            </w:pPr>
          </w:p>
          <w:p w14:paraId="63862DBD"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726"/>
              <w:gridCol w:w="4111"/>
              <w:gridCol w:w="3717"/>
            </w:tblGrid>
            <w:tr w:rsidR="00D46711" w:rsidRPr="0008249E" w14:paraId="1BFE5724" w14:textId="77777777" w:rsidTr="009F33DA">
              <w:tc>
                <w:tcPr>
                  <w:tcW w:w="726" w:type="dxa"/>
                  <w:shd w:val="clear" w:color="auto" w:fill="D9D9D9" w:themeFill="background1" w:themeFillShade="D9"/>
                </w:tcPr>
                <w:p w14:paraId="2D959157" w14:textId="77777777" w:rsidR="00D46711" w:rsidRPr="0008249E" w:rsidRDefault="00D46711" w:rsidP="009F33DA">
                  <w:pPr>
                    <w:spacing w:before="120" w:after="120"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lastRenderedPageBreak/>
                    <w:t>Step</w:t>
                  </w:r>
                </w:p>
              </w:tc>
              <w:tc>
                <w:tcPr>
                  <w:tcW w:w="4111" w:type="dxa"/>
                  <w:shd w:val="clear" w:color="auto" w:fill="D9D9D9" w:themeFill="background1" w:themeFillShade="D9"/>
                </w:tcPr>
                <w:p w14:paraId="5DF57CBD" w14:textId="77777777" w:rsidR="00D46711" w:rsidRPr="0008249E" w:rsidRDefault="00D46711" w:rsidP="009F33DA">
                  <w:pPr>
                    <w:spacing w:before="120" w:after="120"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Actor Action</w:t>
                  </w:r>
                </w:p>
              </w:tc>
              <w:tc>
                <w:tcPr>
                  <w:tcW w:w="3717" w:type="dxa"/>
                  <w:shd w:val="clear" w:color="auto" w:fill="D9D9D9" w:themeFill="background1" w:themeFillShade="D9"/>
                </w:tcPr>
                <w:p w14:paraId="2DBF391A" w14:textId="77777777" w:rsidR="00D46711" w:rsidRPr="0008249E" w:rsidRDefault="00D46711" w:rsidP="009F33DA">
                  <w:pPr>
                    <w:spacing w:before="120" w:after="120"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System Response</w:t>
                  </w:r>
                </w:p>
              </w:tc>
            </w:tr>
            <w:tr w:rsidR="00D46711" w:rsidRPr="0008249E" w14:paraId="348D8E22" w14:textId="77777777" w:rsidTr="009F33DA">
              <w:tc>
                <w:tcPr>
                  <w:tcW w:w="726" w:type="dxa"/>
                </w:tcPr>
                <w:p w14:paraId="0761B881"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1</w:t>
                  </w:r>
                </w:p>
              </w:tc>
              <w:tc>
                <w:tcPr>
                  <w:tcW w:w="4111" w:type="dxa"/>
                </w:tcPr>
                <w:p w14:paraId="4AEFD7B9"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Send analyzed data</w:t>
                  </w:r>
                </w:p>
              </w:tc>
              <w:tc>
                <w:tcPr>
                  <w:tcW w:w="3717" w:type="dxa"/>
                </w:tcPr>
                <w:p w14:paraId="6E33AA26" w14:textId="77777777" w:rsidR="00D46711" w:rsidRPr="0008249E" w:rsidRDefault="00D46711" w:rsidP="009F33DA">
                  <w:pPr>
                    <w:spacing w:before="120" w:after="120" w:line="276" w:lineRule="auto"/>
                    <w:rPr>
                      <w:rFonts w:ascii="Times" w:eastAsia="Times" w:hAnsi="Times" w:cs="Times"/>
                      <w:color w:val="auto"/>
                      <w:sz w:val="24"/>
                      <w:szCs w:val="24"/>
                      <w:lang w:eastAsia="ja-JP"/>
                    </w:rPr>
                  </w:pPr>
                </w:p>
                <w:p w14:paraId="4F135AC1"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Receive analyzed data from the system</w:t>
                  </w:r>
                </w:p>
              </w:tc>
            </w:tr>
            <w:tr w:rsidR="00D46711" w:rsidRPr="0008249E" w14:paraId="50DC3855" w14:textId="77777777" w:rsidTr="009F33DA">
              <w:tc>
                <w:tcPr>
                  <w:tcW w:w="726" w:type="dxa"/>
                </w:tcPr>
                <w:p w14:paraId="35927708"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2</w:t>
                  </w:r>
                </w:p>
              </w:tc>
              <w:tc>
                <w:tcPr>
                  <w:tcW w:w="4111" w:type="dxa"/>
                </w:tcPr>
                <w:p w14:paraId="4EED4F16" w14:textId="77777777" w:rsidR="00D46711" w:rsidRPr="0008249E" w:rsidRDefault="00D46711" w:rsidP="009F33DA">
                  <w:pPr>
                    <w:spacing w:before="120" w:after="120" w:line="276" w:lineRule="auto"/>
                    <w:rPr>
                      <w:rFonts w:ascii="Times" w:eastAsia="Times" w:hAnsi="Times" w:cs="Times"/>
                      <w:color w:val="auto"/>
                      <w:sz w:val="24"/>
                      <w:szCs w:val="24"/>
                      <w:lang w:eastAsia="ja-JP"/>
                    </w:rPr>
                  </w:pPr>
                </w:p>
              </w:tc>
              <w:tc>
                <w:tcPr>
                  <w:tcW w:w="3717" w:type="dxa"/>
                </w:tcPr>
                <w:p w14:paraId="00FFEF64"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Check user’s configuration</w:t>
                  </w:r>
                </w:p>
                <w:p w14:paraId="758F6E1F"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w:t>
                  </w:r>
                  <w:r w:rsidRPr="0008249E">
                    <w:rPr>
                      <w:rFonts w:ascii="Times" w:eastAsia="Times" w:hAnsi="Times" w:cs="Times"/>
                      <w:color w:val="000000" w:themeColor="text1"/>
                      <w:sz w:val="24"/>
                      <w:szCs w:val="24"/>
                      <w:lang w:eastAsia="ja-JP"/>
                    </w:rPr>
                    <w:t>Alternative Scenario 1</w:t>
                  </w:r>
                  <w:r w:rsidRPr="0008249E">
                    <w:rPr>
                      <w:rFonts w:ascii="Times" w:eastAsia="Times" w:hAnsi="Times" w:cs="Times"/>
                      <w:color w:val="auto"/>
                      <w:sz w:val="24"/>
                      <w:szCs w:val="24"/>
                      <w:lang w:eastAsia="ja-JP"/>
                    </w:rPr>
                    <w:t>]</w:t>
                  </w:r>
                </w:p>
                <w:p w14:paraId="1A808E35" w14:textId="77777777" w:rsidR="00D46711" w:rsidRPr="0008249E" w:rsidRDefault="00D46711" w:rsidP="009F33DA">
                  <w:pPr>
                    <w:spacing w:before="120" w:after="120" w:line="276" w:lineRule="auto"/>
                    <w:rPr>
                      <w:rFonts w:ascii="Times" w:eastAsia="Times" w:hAnsi="Times" w:cs="Times"/>
                      <w:color w:val="auto"/>
                      <w:sz w:val="24"/>
                      <w:szCs w:val="24"/>
                      <w:lang w:eastAsia="ja-JP"/>
                    </w:rPr>
                  </w:pPr>
                </w:p>
              </w:tc>
            </w:tr>
            <w:tr w:rsidR="00D46711" w:rsidRPr="0008249E" w14:paraId="2886928F" w14:textId="77777777" w:rsidTr="009F33DA">
              <w:tc>
                <w:tcPr>
                  <w:tcW w:w="726" w:type="dxa"/>
                </w:tcPr>
                <w:p w14:paraId="2B69EDBF" w14:textId="77777777" w:rsidR="00D46711" w:rsidRPr="0008249E" w:rsidRDefault="00D46711" w:rsidP="009F33DA">
                  <w:pPr>
                    <w:spacing w:before="120" w:after="120" w:line="276" w:lineRule="auto"/>
                    <w:jc w:val="center"/>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3</w:t>
                  </w:r>
                </w:p>
              </w:tc>
              <w:tc>
                <w:tcPr>
                  <w:tcW w:w="4111" w:type="dxa"/>
                </w:tcPr>
                <w:p w14:paraId="19D27C33" w14:textId="77777777" w:rsidR="00D46711" w:rsidRPr="0008249E" w:rsidRDefault="00D46711" w:rsidP="009F33DA">
                  <w:pPr>
                    <w:spacing w:before="120" w:after="120" w:line="276" w:lineRule="auto"/>
                    <w:rPr>
                      <w:rFonts w:ascii="Times" w:eastAsia="Times" w:hAnsi="Times" w:cs="Times"/>
                      <w:color w:val="auto"/>
                      <w:sz w:val="24"/>
                      <w:szCs w:val="24"/>
                      <w:lang w:eastAsia="ja-JP"/>
                    </w:rPr>
                  </w:pPr>
                </w:p>
              </w:tc>
              <w:tc>
                <w:tcPr>
                  <w:tcW w:w="3717" w:type="dxa"/>
                </w:tcPr>
                <w:p w14:paraId="3AF372C4" w14:textId="77777777" w:rsidR="00D46711" w:rsidRPr="0008249E" w:rsidRDefault="00D46711" w:rsidP="009F33DA">
                  <w:pPr>
                    <w:spacing w:before="120" w:after="120" w:line="276" w:lineRule="auto"/>
                    <w:rPr>
                      <w:rFonts w:ascii="Times" w:eastAsia="Times" w:hAnsi="Times" w:cs="Times"/>
                      <w:color w:val="auto"/>
                      <w:sz w:val="24"/>
                      <w:szCs w:val="24"/>
                      <w:lang w:eastAsia="ja-JP"/>
                    </w:rPr>
                  </w:pPr>
                  <w:r w:rsidRPr="0008249E">
                    <w:rPr>
                      <w:rFonts w:ascii="Times" w:eastAsia="Times" w:hAnsi="Times" w:cs="Times"/>
                      <w:color w:val="auto"/>
                      <w:sz w:val="24"/>
                      <w:szCs w:val="24"/>
                      <w:lang w:eastAsia="ja-JP"/>
                    </w:rPr>
                    <w:t>Schedule an appointment</w:t>
                  </w:r>
                </w:p>
              </w:tc>
            </w:tr>
          </w:tbl>
          <w:p w14:paraId="4DB14B1E" w14:textId="77777777" w:rsidR="00D46711" w:rsidRPr="0008249E" w:rsidRDefault="00D46711" w:rsidP="009F33DA">
            <w:pPr>
              <w:spacing w:before="120" w:after="120" w:line="276" w:lineRule="auto"/>
              <w:rPr>
                <w:rFonts w:ascii="Times" w:eastAsia="Times" w:hAnsi="Times" w:cs="Times"/>
                <w:color w:val="000000" w:themeColor="text1"/>
                <w:lang w:eastAsia="ja-JP"/>
              </w:rPr>
            </w:pPr>
            <w:r w:rsidRPr="0008249E">
              <w:rPr>
                <w:rFonts w:ascii="Times" w:eastAsia="Times" w:hAnsi="Times" w:cs="Times"/>
                <w:color w:val="000000" w:themeColor="text1"/>
                <w:lang w:eastAsia="ja-JP"/>
              </w:rPr>
              <w:t>Alternative Scenario:</w:t>
            </w:r>
          </w:p>
          <w:tbl>
            <w:tblPr>
              <w:tblStyle w:val="TableGrid"/>
              <w:tblW w:w="0" w:type="auto"/>
              <w:tblLook w:val="04A0" w:firstRow="1" w:lastRow="0" w:firstColumn="1" w:lastColumn="0" w:noHBand="0" w:noVBand="1"/>
            </w:tblPr>
            <w:tblGrid>
              <w:gridCol w:w="726"/>
              <w:gridCol w:w="4111"/>
              <w:gridCol w:w="3717"/>
            </w:tblGrid>
            <w:tr w:rsidR="00D46711" w:rsidRPr="0008249E" w14:paraId="26557AC6" w14:textId="77777777" w:rsidTr="009F33DA">
              <w:tc>
                <w:tcPr>
                  <w:tcW w:w="726" w:type="dxa"/>
                  <w:shd w:val="clear" w:color="auto" w:fill="D9D9D9" w:themeFill="background1" w:themeFillShade="D9"/>
                </w:tcPr>
                <w:p w14:paraId="259BAF91" w14:textId="77777777" w:rsidR="00D46711" w:rsidRPr="0008249E" w:rsidRDefault="00D46711" w:rsidP="009F33DA">
                  <w:pPr>
                    <w:spacing w:before="120" w:after="120"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No</w:t>
                  </w:r>
                </w:p>
              </w:tc>
              <w:tc>
                <w:tcPr>
                  <w:tcW w:w="4111" w:type="dxa"/>
                  <w:shd w:val="clear" w:color="auto" w:fill="D9D9D9" w:themeFill="background1" w:themeFillShade="D9"/>
                </w:tcPr>
                <w:p w14:paraId="60AB1634" w14:textId="77777777" w:rsidR="00D46711" w:rsidRPr="0008249E" w:rsidRDefault="00D46711" w:rsidP="009F33DA">
                  <w:pPr>
                    <w:spacing w:before="120" w:after="120"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Actor Action</w:t>
                  </w:r>
                </w:p>
              </w:tc>
              <w:tc>
                <w:tcPr>
                  <w:tcW w:w="3717" w:type="dxa"/>
                  <w:shd w:val="clear" w:color="auto" w:fill="D9D9D9" w:themeFill="background1" w:themeFillShade="D9"/>
                </w:tcPr>
                <w:p w14:paraId="1E7FC280" w14:textId="77777777" w:rsidR="00D46711" w:rsidRPr="0008249E" w:rsidRDefault="00D46711" w:rsidP="009F33DA">
                  <w:pPr>
                    <w:spacing w:before="120" w:after="120"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System Response</w:t>
                  </w:r>
                </w:p>
              </w:tc>
            </w:tr>
            <w:tr w:rsidR="00D46711" w:rsidRPr="0008249E" w14:paraId="547FC075" w14:textId="77777777" w:rsidTr="009F33DA">
              <w:tc>
                <w:tcPr>
                  <w:tcW w:w="726" w:type="dxa"/>
                </w:tcPr>
                <w:p w14:paraId="3853C257" w14:textId="77777777" w:rsidR="00D46711" w:rsidRPr="0008249E" w:rsidRDefault="00D46711" w:rsidP="009F33DA">
                  <w:pPr>
                    <w:spacing w:before="120" w:after="120"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1</w:t>
                  </w:r>
                </w:p>
              </w:tc>
              <w:tc>
                <w:tcPr>
                  <w:tcW w:w="4111" w:type="dxa"/>
                </w:tcPr>
                <w:p w14:paraId="0053573B" w14:textId="77777777" w:rsidR="00D46711" w:rsidRPr="0008249E" w:rsidRDefault="00D46711" w:rsidP="009F33DA">
                  <w:pPr>
                    <w:spacing w:before="120" w:after="120" w:line="276" w:lineRule="auto"/>
                    <w:rPr>
                      <w:rFonts w:ascii="Times" w:eastAsia="Times" w:hAnsi="Times" w:cs="Times"/>
                      <w:sz w:val="24"/>
                      <w:szCs w:val="24"/>
                      <w:lang w:eastAsia="ja-JP"/>
                    </w:rPr>
                  </w:pPr>
                  <w:r w:rsidRPr="0008249E">
                    <w:rPr>
                      <w:rFonts w:ascii="Times" w:eastAsia="Times" w:hAnsi="Times" w:cs="Times"/>
                      <w:sz w:val="24"/>
                      <w:szCs w:val="24"/>
                      <w:lang w:eastAsia="ja-JP"/>
                    </w:rPr>
                    <w:t>If user’s configuration not suitable for a new appointment (not have enough time left, off day v…v…)</w:t>
                  </w:r>
                </w:p>
              </w:tc>
              <w:tc>
                <w:tcPr>
                  <w:tcW w:w="3717" w:type="dxa"/>
                </w:tcPr>
                <w:p w14:paraId="18461AD3" w14:textId="77777777" w:rsidR="00D46711" w:rsidRPr="0008249E" w:rsidRDefault="00D46711" w:rsidP="009F33DA">
                  <w:pPr>
                    <w:spacing w:before="120" w:after="120" w:line="276" w:lineRule="auto"/>
                    <w:rPr>
                      <w:rFonts w:ascii="Times" w:eastAsia="Times" w:hAnsi="Times" w:cs="Times"/>
                      <w:sz w:val="24"/>
                      <w:szCs w:val="24"/>
                      <w:lang w:eastAsia="ja-JP"/>
                    </w:rPr>
                  </w:pPr>
                  <w:r w:rsidRPr="0008249E">
                    <w:rPr>
                      <w:rFonts w:ascii="Times" w:eastAsia="Times" w:hAnsi="Times" w:cs="Times"/>
                      <w:sz w:val="24"/>
                      <w:szCs w:val="24"/>
                      <w:lang w:eastAsia="ja-JP"/>
                    </w:rPr>
                    <w:t>Request sending failure SMS to the third-party hotline and log the event into the system</w:t>
                  </w:r>
                </w:p>
              </w:tc>
            </w:tr>
          </w:tbl>
          <w:p w14:paraId="44072C5D" w14:textId="77777777" w:rsidR="00D46711" w:rsidRPr="0008249E" w:rsidRDefault="00D46711" w:rsidP="009F33DA">
            <w:pPr>
              <w:spacing w:before="120" w:after="120" w:line="276" w:lineRule="auto"/>
              <w:rPr>
                <w:rFonts w:ascii="Times" w:eastAsia="Times" w:hAnsi="Times" w:cs="Times"/>
                <w:lang w:eastAsia="ja-JP"/>
              </w:rPr>
            </w:pPr>
          </w:p>
          <w:p w14:paraId="623DD25C"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Exceptions</w:t>
            </w:r>
            <w:r w:rsidRPr="0008249E">
              <w:rPr>
                <w:rFonts w:ascii="Times" w:eastAsia="Times" w:hAnsi="Times" w:cs="Times"/>
                <w:lang w:val="vi-VN" w:eastAsia="ja-JP"/>
              </w:rPr>
              <w:t>: N/A</w:t>
            </w:r>
          </w:p>
          <w:p w14:paraId="78BC06CF"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 xml:space="preserve">Relationships: </w:t>
            </w:r>
          </w:p>
          <w:p w14:paraId="605E28E9" w14:textId="77777777" w:rsidR="00D46711" w:rsidRPr="0008249E" w:rsidRDefault="00D46711" w:rsidP="00CB7118">
            <w:pPr>
              <w:pStyle w:val="ListParagraph"/>
              <w:numPr>
                <w:ilvl w:val="0"/>
                <w:numId w:val="55"/>
              </w:numPr>
              <w:spacing w:line="276" w:lineRule="auto"/>
              <w:rPr>
                <w:rFonts w:ascii="Times" w:eastAsia="Times" w:hAnsi="Times" w:cs="Times"/>
                <w:lang w:val="vi-VN" w:eastAsia="ja-JP"/>
              </w:rPr>
            </w:pPr>
            <w:r w:rsidRPr="0008249E">
              <w:rPr>
                <w:rFonts w:ascii="Times" w:eastAsia="Times" w:hAnsi="Times" w:cs="Times"/>
                <w:lang w:val="vi-VN"/>
              </w:rPr>
              <w:t>Request sending SMS</w:t>
            </w:r>
          </w:p>
          <w:p w14:paraId="17545A46" w14:textId="77777777" w:rsidR="00D46711" w:rsidRPr="0008249E" w:rsidRDefault="00D46711" w:rsidP="00CB7118">
            <w:pPr>
              <w:pStyle w:val="ListParagraph"/>
              <w:numPr>
                <w:ilvl w:val="0"/>
                <w:numId w:val="55"/>
              </w:numPr>
              <w:spacing w:line="276" w:lineRule="auto"/>
              <w:rPr>
                <w:rFonts w:ascii="Times" w:eastAsia="Times" w:hAnsi="Times" w:cs="Times"/>
                <w:lang w:val="vi-VN" w:eastAsia="ja-JP"/>
              </w:rPr>
            </w:pPr>
            <w:r w:rsidRPr="0008249E">
              <w:rPr>
                <w:rFonts w:ascii="Times" w:eastAsia="Times" w:hAnsi="Times" w:cs="Times"/>
                <w:lang w:val="vi-VN"/>
              </w:rPr>
              <w:t>Analyze data from the third-party hotline</w:t>
            </w:r>
          </w:p>
          <w:p w14:paraId="1A17EAED" w14:textId="77777777" w:rsidR="00D46711" w:rsidRPr="0008249E" w:rsidRDefault="00D46711" w:rsidP="00CB7118">
            <w:pPr>
              <w:pStyle w:val="ListParagraph"/>
              <w:numPr>
                <w:ilvl w:val="0"/>
                <w:numId w:val="55"/>
              </w:numPr>
              <w:spacing w:line="276" w:lineRule="auto"/>
              <w:rPr>
                <w:rFonts w:ascii="Times" w:eastAsia="Times" w:hAnsi="Times" w:cs="Times"/>
                <w:lang w:val="vi-VN" w:eastAsia="ja-JP"/>
              </w:rPr>
            </w:pPr>
            <w:r w:rsidRPr="0008249E">
              <w:rPr>
                <w:rFonts w:ascii="Times" w:eastAsia="Times" w:hAnsi="Times" w:cs="Times"/>
                <w:lang w:val="vi-VN"/>
              </w:rPr>
              <w:t>Request notification to the clinic</w:t>
            </w:r>
          </w:p>
          <w:p w14:paraId="229C421E"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 xml:space="preserve">Business Rules: </w:t>
            </w:r>
          </w:p>
          <w:p w14:paraId="5FA13F54" w14:textId="77777777" w:rsidR="00D46711" w:rsidRPr="0008249E" w:rsidRDefault="00D46711" w:rsidP="00CB7118">
            <w:pPr>
              <w:numPr>
                <w:ilvl w:val="0"/>
                <w:numId w:val="53"/>
              </w:numPr>
              <w:spacing w:after="23"/>
              <w:ind w:right="327"/>
              <w:contextualSpacing/>
              <w:rPr>
                <w:rFonts w:ascii="Times" w:eastAsia="Times,Cambria" w:hAnsi="Times" w:cs="Times"/>
                <w:b/>
                <w:color w:val="FF0000"/>
                <w:lang w:eastAsia="ja-JP"/>
              </w:rPr>
            </w:pPr>
            <w:r w:rsidRPr="0008249E">
              <w:rPr>
                <w:rFonts w:ascii="Times" w:eastAsia="Times" w:hAnsi="Times" w:cs="Times"/>
                <w:lang w:val="vi-VN"/>
              </w:rPr>
              <w:t xml:space="preserve">If the clinic </w:t>
            </w:r>
            <w:r w:rsidRPr="0008249E">
              <w:rPr>
                <w:rFonts w:ascii="Times" w:eastAsia="Times" w:hAnsi="Times" w:cs="Times"/>
                <w:noProof/>
                <w:lang w:val="vi-VN"/>
              </w:rPr>
              <w:t>does</w:t>
            </w:r>
            <w:r w:rsidRPr="0008249E">
              <w:rPr>
                <w:rFonts w:ascii="Times" w:eastAsia="Times" w:hAnsi="Times" w:cs="Times"/>
                <w:lang w:val="vi-VN"/>
              </w:rPr>
              <w:t xml:space="preserve"> not have enough time left to schedule an appointment, the system will do the procedure to send </w:t>
            </w:r>
            <w:r w:rsidRPr="0008249E">
              <w:rPr>
                <w:rFonts w:ascii="Times" w:eastAsia="Times" w:hAnsi="Times" w:cs="Times"/>
                <w:noProof/>
                <w:lang w:val="vi-VN"/>
              </w:rPr>
              <w:t>SMS</w:t>
            </w:r>
            <w:r w:rsidRPr="0008249E">
              <w:rPr>
                <w:rFonts w:ascii="Times" w:eastAsia="Times" w:hAnsi="Times" w:cs="Times"/>
                <w:lang w:val="vi-VN"/>
              </w:rPr>
              <w:t xml:space="preserve"> error to the </w:t>
            </w:r>
            <w:r w:rsidRPr="0008249E">
              <w:rPr>
                <w:rFonts w:ascii="Times" w:eastAsia="Times" w:hAnsi="Times" w:cs="Times"/>
              </w:rPr>
              <w:t>patient</w:t>
            </w:r>
          </w:p>
          <w:p w14:paraId="48076FD4" w14:textId="77777777" w:rsidR="00D46711" w:rsidRPr="0008249E" w:rsidRDefault="00D46711" w:rsidP="00CB7118">
            <w:pPr>
              <w:numPr>
                <w:ilvl w:val="0"/>
                <w:numId w:val="53"/>
              </w:numPr>
              <w:spacing w:after="23"/>
              <w:ind w:right="327"/>
              <w:contextualSpacing/>
              <w:rPr>
                <w:rFonts w:ascii="Times" w:eastAsia="Times,Cambria" w:hAnsi="Times" w:cs="Times"/>
                <w:lang w:eastAsia="ja-JP"/>
              </w:rPr>
            </w:pPr>
            <w:r w:rsidRPr="0008249E">
              <w:rPr>
                <w:rFonts w:ascii="Times" w:eastAsia="Times,Cambria" w:hAnsi="Times" w:cs="Times"/>
                <w:lang w:eastAsia="ja-JP"/>
              </w:rPr>
              <w:t xml:space="preserve">The appointment’s time is </w:t>
            </w:r>
            <w:r w:rsidRPr="0008249E">
              <w:rPr>
                <w:rFonts w:ascii="Times" w:eastAsia="Times,Cambria" w:hAnsi="Times" w:cs="Times"/>
                <w:noProof/>
                <w:lang w:eastAsia="ja-JP"/>
              </w:rPr>
              <w:t>calculated</w:t>
            </w:r>
            <w:r w:rsidRPr="0008249E">
              <w:rPr>
                <w:rFonts w:ascii="Times" w:eastAsia="Times,Cambria" w:hAnsi="Times" w:cs="Times"/>
                <w:lang w:eastAsia="ja-JP"/>
              </w:rPr>
              <w:t xml:space="preserve"> </w:t>
            </w:r>
            <w:proofErr w:type="spellStart"/>
            <w:r w:rsidRPr="0008249E">
              <w:rPr>
                <w:rFonts w:ascii="Times" w:eastAsia="Times,Cambria" w:hAnsi="Times" w:cs="Times"/>
                <w:lang w:eastAsia="ja-JP"/>
              </w:rPr>
              <w:t>base</w:t>
            </w:r>
            <w:proofErr w:type="spellEnd"/>
            <w:r w:rsidRPr="0008249E">
              <w:rPr>
                <w:rFonts w:ascii="Times" w:eastAsia="Times,Cambria" w:hAnsi="Times" w:cs="Times"/>
                <w:lang w:eastAsia="ja-JP"/>
              </w:rPr>
              <w:t xml:space="preserve"> on the formula:</w:t>
            </w:r>
            <w:r w:rsidRPr="0008249E">
              <w:rPr>
                <w:rFonts w:ascii="Times" w:eastAsia="Times,Cambria" w:hAnsi="Times" w:cs="Times"/>
              </w:rPr>
              <w:br/>
            </w:r>
            <w:r w:rsidRPr="0008249E">
              <w:rPr>
                <w:rFonts w:ascii="Times" w:eastAsia="Times,Cambria" w:hAnsi="Times" w:cs="Times"/>
                <w:lang w:eastAsia="ja-JP"/>
              </w:rPr>
              <w:t>Base time + Examination duration</w:t>
            </w:r>
            <w:r w:rsidRPr="0008249E">
              <w:rPr>
                <w:rFonts w:ascii="Times" w:eastAsia="Times,Cambria" w:hAnsi="Times" w:cs="Times"/>
              </w:rPr>
              <w:br/>
            </w:r>
            <w:r w:rsidRPr="0008249E">
              <w:rPr>
                <w:rFonts w:ascii="Times" w:eastAsia="Times,Cambria" w:hAnsi="Times" w:cs="Times"/>
                <w:lang w:eastAsia="ja-JP"/>
              </w:rPr>
              <w:t>The base time is the last appointment time + examination duration. If not appointment is made on that day, base time is the start working time of clinic</w:t>
            </w:r>
          </w:p>
          <w:p w14:paraId="6059EA96" w14:textId="77777777" w:rsidR="00D46711" w:rsidRPr="0008249E" w:rsidRDefault="00D46711" w:rsidP="009F33DA">
            <w:pPr>
              <w:spacing w:after="23"/>
              <w:ind w:left="720" w:right="327"/>
              <w:contextualSpacing/>
              <w:rPr>
                <w:rFonts w:ascii="Times" w:eastAsia="Times,Cambria" w:hAnsi="Times" w:cs="Times"/>
                <w:lang w:eastAsia="ja-JP"/>
              </w:rPr>
            </w:pPr>
            <w:r w:rsidRPr="0008249E">
              <w:rPr>
                <w:rFonts w:ascii="Times" w:eastAsia="Times,Cambria" w:hAnsi="Times" w:cs="Times"/>
                <w:lang w:eastAsia="ja-JP"/>
              </w:rPr>
              <w:t>Ex: Last appointment time is 13:30 and the examination duration is 30 minutes then the new appointment time is 14:00</w:t>
            </w:r>
          </w:p>
          <w:p w14:paraId="74895CC6" w14:textId="77777777" w:rsidR="00D46711" w:rsidRPr="0008249E" w:rsidRDefault="00D46711" w:rsidP="00CB7118">
            <w:pPr>
              <w:numPr>
                <w:ilvl w:val="0"/>
                <w:numId w:val="53"/>
              </w:numPr>
              <w:spacing w:after="23"/>
              <w:ind w:right="327"/>
              <w:contextualSpacing/>
              <w:rPr>
                <w:rFonts w:ascii="Times" w:eastAsia="Times,Cambria" w:hAnsi="Times" w:cs="Times"/>
                <w:lang w:eastAsia="ja-JP"/>
              </w:rPr>
            </w:pPr>
            <w:r w:rsidRPr="0008249E">
              <w:rPr>
                <w:rFonts w:ascii="Times" w:eastAsia="Times,Cambria" w:hAnsi="Times" w:cs="Times"/>
                <w:lang w:eastAsia="ja-JP"/>
              </w:rPr>
              <w:t>If the value of new appointment time + examination duration is exceeding clinic’s end working hours. Then the appointment is canceled.</w:t>
            </w:r>
          </w:p>
          <w:p w14:paraId="54B9016E" w14:textId="77777777" w:rsidR="00D46711" w:rsidRPr="0008249E" w:rsidRDefault="00D46711" w:rsidP="009F33DA">
            <w:pPr>
              <w:spacing w:after="23"/>
              <w:ind w:left="720" w:right="327"/>
              <w:contextualSpacing/>
              <w:rPr>
                <w:rFonts w:ascii="Times" w:eastAsia="Times,Cambria" w:hAnsi="Times" w:cs="Times"/>
                <w:lang w:eastAsia="ja-JP"/>
              </w:rPr>
            </w:pPr>
            <w:r w:rsidRPr="0008249E">
              <w:rPr>
                <w:rFonts w:ascii="Times" w:eastAsia="Times,Cambria" w:hAnsi="Times" w:cs="Times"/>
                <w:lang w:eastAsia="ja-JP"/>
              </w:rPr>
              <w:t>Ex: New appointment time is 13:45 and the examination duration is 30 but the clinic is not working after 14:00, then the appointment is canceled</w:t>
            </w:r>
          </w:p>
          <w:p w14:paraId="5878A935" w14:textId="77777777" w:rsidR="00D46711" w:rsidRPr="0008249E" w:rsidRDefault="00D46711" w:rsidP="00CB7118">
            <w:pPr>
              <w:numPr>
                <w:ilvl w:val="0"/>
                <w:numId w:val="53"/>
              </w:numPr>
              <w:spacing w:after="23"/>
              <w:ind w:right="327"/>
              <w:contextualSpacing/>
              <w:rPr>
                <w:rFonts w:ascii="Times" w:eastAsia="Times,Cambria" w:hAnsi="Times" w:cs="Times"/>
                <w:lang w:eastAsia="ja-JP"/>
              </w:rPr>
            </w:pPr>
            <w:r w:rsidRPr="0008249E">
              <w:rPr>
                <w:rFonts w:ascii="Times" w:eastAsia="Times,Cambria" w:hAnsi="Times" w:cs="Times"/>
                <w:lang w:eastAsia="ja-JP"/>
              </w:rPr>
              <w:t xml:space="preserve">No appointments </w:t>
            </w:r>
            <w:r w:rsidRPr="0008249E">
              <w:rPr>
                <w:rFonts w:ascii="Times" w:eastAsia="Times,Cambria" w:hAnsi="Times" w:cs="Times"/>
                <w:noProof/>
                <w:lang w:eastAsia="ja-JP"/>
              </w:rPr>
              <w:t>are</w:t>
            </w:r>
            <w:r w:rsidRPr="0008249E">
              <w:rPr>
                <w:rFonts w:ascii="Times" w:eastAsia="Times,Cambria" w:hAnsi="Times" w:cs="Times"/>
                <w:lang w:eastAsia="ja-JP"/>
              </w:rPr>
              <w:t xml:space="preserve"> made in off day.</w:t>
            </w:r>
          </w:p>
        </w:tc>
      </w:tr>
    </w:tbl>
    <w:p w14:paraId="2182C692" w14:textId="5920B73C" w:rsidR="00D46711" w:rsidRPr="0008249E" w:rsidRDefault="0008249E" w:rsidP="0008249E">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14 Use Case:</w:t>
      </w:r>
      <w:r w:rsidRPr="00E21E20">
        <w:rPr>
          <w:rFonts w:ascii="Times" w:eastAsia="Times" w:hAnsi="Times" w:cs="Times"/>
          <w:sz w:val="24"/>
          <w:szCs w:val="24"/>
        </w:rPr>
        <w:t xml:space="preserve"> </w:t>
      </w:r>
    </w:p>
    <w:p w14:paraId="09DDDBCB" w14:textId="3B62B381" w:rsidR="00EA2129" w:rsidRDefault="00EA2129" w:rsidP="00CB7118">
      <w:pPr>
        <w:pStyle w:val="Heading5"/>
        <w:numPr>
          <w:ilvl w:val="3"/>
          <w:numId w:val="39"/>
        </w:numPr>
        <w:ind w:left="2410" w:hanging="992"/>
        <w:rPr>
          <w:rFonts w:ascii="Times" w:hAnsi="Times" w:cs="Times"/>
        </w:rPr>
      </w:pPr>
      <w:bookmarkStart w:id="181" w:name="_Toc520105310"/>
      <w:bookmarkStart w:id="182" w:name="_Toc520105480"/>
      <w:r>
        <w:rPr>
          <w:rFonts w:ascii="Times" w:hAnsi="Times" w:cs="Times"/>
        </w:rPr>
        <w:lastRenderedPageBreak/>
        <w:t>&lt;Hotline Server&gt; Request Sending SMS</w:t>
      </w:r>
      <w:bookmarkEnd w:id="181"/>
      <w:bookmarkEnd w:id="182"/>
    </w:p>
    <w:p w14:paraId="16BC1C20" w14:textId="1246641C" w:rsidR="00D46711" w:rsidRDefault="00D46711" w:rsidP="00D46711">
      <w:r>
        <w:rPr>
          <w:noProof/>
        </w:rPr>
        <w:drawing>
          <wp:inline distT="0" distB="0" distL="0" distR="0" wp14:anchorId="280AB3FA" wp14:editId="3DA75603">
            <wp:extent cx="5581648" cy="2431415"/>
            <wp:effectExtent l="0" t="0" r="0" b="0"/>
            <wp:docPr id="192298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581648" cy="2431415"/>
                    </a:xfrm>
                    <a:prstGeom prst="rect">
                      <a:avLst/>
                    </a:prstGeom>
                  </pic:spPr>
                </pic:pic>
              </a:graphicData>
            </a:graphic>
          </wp:inline>
        </w:drawing>
      </w:r>
    </w:p>
    <w:p w14:paraId="317B4EB4" w14:textId="785F317B"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11:</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08249E" w14:paraId="2816D0F2"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98FAE19"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 UC_HL.03</w:t>
            </w:r>
          </w:p>
        </w:tc>
      </w:tr>
      <w:tr w:rsidR="00D46711" w:rsidRPr="0008249E" w14:paraId="6D9FE3F6"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E5AA1EB"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46026B38"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UC_HL.03</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65D81BAF"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EAAE855"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1.0</w:t>
            </w:r>
          </w:p>
        </w:tc>
      </w:tr>
      <w:tr w:rsidR="00D46711" w:rsidRPr="0008249E" w14:paraId="78D24362"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9F94177"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A5137B0" w14:textId="77777777" w:rsidR="00D46711" w:rsidRPr="0008249E" w:rsidRDefault="00D46711" w:rsidP="009F33DA">
            <w:pPr>
              <w:ind w:left="2"/>
              <w:rPr>
                <w:rFonts w:ascii="Times" w:eastAsia="Times,Cambria" w:hAnsi="Times" w:cs="Times"/>
              </w:rPr>
            </w:pPr>
            <w:r w:rsidRPr="0008249E">
              <w:rPr>
                <w:rFonts w:ascii="Times" w:eastAsia="Times" w:hAnsi="Times" w:cs="Times"/>
              </w:rPr>
              <w:t>Request sending SMS</w:t>
            </w:r>
          </w:p>
        </w:tc>
      </w:tr>
      <w:tr w:rsidR="00D46711" w:rsidRPr="0008249E" w14:paraId="42ACB2E6"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5700EB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6F290E0" w14:textId="77777777" w:rsidR="00D46711" w:rsidRPr="0008249E" w:rsidRDefault="00D46711" w:rsidP="009F33DA">
            <w:pPr>
              <w:spacing w:line="276" w:lineRule="auto"/>
              <w:rPr>
                <w:rFonts w:ascii="Times" w:eastAsia="Times,Cambria" w:hAnsi="Times" w:cs="Times"/>
                <w:lang w:eastAsia="ja-JP"/>
              </w:rPr>
            </w:pPr>
            <w:proofErr w:type="spellStart"/>
            <w:r w:rsidRPr="0008249E">
              <w:rPr>
                <w:rFonts w:ascii="Times" w:eastAsia="Times" w:hAnsi="Times" w:cs="Times"/>
              </w:rPr>
              <w:t>KietNLT</w:t>
            </w:r>
            <w:proofErr w:type="spellEnd"/>
          </w:p>
        </w:tc>
      </w:tr>
      <w:tr w:rsidR="00D46711" w:rsidRPr="0008249E" w14:paraId="1F597C17"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657ED0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62C3C32"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A0E1552" w14:textId="77777777" w:rsidR="00D46711" w:rsidRPr="0008249E" w:rsidRDefault="00D46711" w:rsidP="009F33DA">
            <w:pPr>
              <w:spacing w:line="276" w:lineRule="auto"/>
              <w:rPr>
                <w:rFonts w:ascii="Times" w:eastAsia="Times,Cambria" w:hAnsi="Times" w:cs="Times"/>
                <w:b/>
                <w:lang w:eastAsia="ja-JP"/>
              </w:rPr>
            </w:pPr>
            <w:r w:rsidRPr="0008249E">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954A562"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rPr>
              <w:t>Normal</w:t>
            </w:r>
          </w:p>
        </w:tc>
      </w:tr>
      <w:tr w:rsidR="00D46711" w:rsidRPr="0008249E" w14:paraId="3F416992"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6FA4FE1"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Actor:</w:t>
            </w:r>
          </w:p>
          <w:p w14:paraId="0BD73632" w14:textId="77777777" w:rsidR="00D46711" w:rsidRPr="0008249E" w:rsidRDefault="00D46711" w:rsidP="00CB7118">
            <w:pPr>
              <w:numPr>
                <w:ilvl w:val="0"/>
                <w:numId w:val="47"/>
              </w:numPr>
              <w:spacing w:after="25"/>
              <w:ind w:right="327" w:hanging="360"/>
              <w:contextualSpacing/>
              <w:rPr>
                <w:rFonts w:ascii="Times" w:eastAsia="Times" w:hAnsi="Times" w:cs="Times"/>
              </w:rPr>
            </w:pPr>
            <w:r w:rsidRPr="0008249E">
              <w:rPr>
                <w:rFonts w:ascii="Times" w:eastAsia="Times" w:hAnsi="Times" w:cs="Times"/>
              </w:rPr>
              <w:t>Hotline Server</w:t>
            </w:r>
          </w:p>
          <w:p w14:paraId="5A46CC44"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Summary:</w:t>
            </w:r>
          </w:p>
          <w:p w14:paraId="69173E11" w14:textId="77777777" w:rsidR="00D46711" w:rsidRPr="0008249E" w:rsidRDefault="00D46711" w:rsidP="00CB7118">
            <w:pPr>
              <w:numPr>
                <w:ilvl w:val="0"/>
                <w:numId w:val="47"/>
              </w:numPr>
              <w:spacing w:after="25"/>
              <w:ind w:right="327" w:hanging="360"/>
              <w:contextualSpacing/>
              <w:rPr>
                <w:rFonts w:ascii="Times" w:eastAsia="Times,Cambria" w:hAnsi="Times" w:cs="Times"/>
                <w:lang w:eastAsia="ja-JP"/>
              </w:rPr>
            </w:pPr>
            <w:r w:rsidRPr="0008249E">
              <w:rPr>
                <w:rFonts w:ascii="Times" w:eastAsia="Times" w:hAnsi="Times" w:cs="Times"/>
              </w:rPr>
              <w:t xml:space="preserve">This </w:t>
            </w:r>
            <w:r w:rsidRPr="0008249E">
              <w:rPr>
                <w:rFonts w:ascii="Times" w:eastAsia="Times" w:hAnsi="Times" w:cs="Times"/>
                <w:noProof/>
              </w:rPr>
              <w:t>use case</w:t>
            </w:r>
            <w:r w:rsidRPr="0008249E">
              <w:rPr>
                <w:rFonts w:ascii="Times" w:eastAsia="Times" w:hAnsi="Times" w:cs="Times"/>
              </w:rPr>
              <w:t xml:space="preserve"> </w:t>
            </w:r>
            <w:r w:rsidRPr="0008249E">
              <w:rPr>
                <w:rFonts w:ascii="Times" w:eastAsia="Times" w:hAnsi="Times" w:cs="Times"/>
                <w:noProof/>
              </w:rPr>
              <w:t>allows</w:t>
            </w:r>
            <w:r w:rsidRPr="0008249E">
              <w:rPr>
                <w:rFonts w:ascii="Times" w:eastAsia="Times" w:hAnsi="Times" w:cs="Times"/>
              </w:rPr>
              <w:t xml:space="preserve"> Hotline server request sending </w:t>
            </w:r>
            <w:r w:rsidRPr="0008249E">
              <w:rPr>
                <w:rFonts w:ascii="Times" w:eastAsia="Times" w:hAnsi="Times" w:cs="Times"/>
                <w:noProof/>
              </w:rPr>
              <w:t>an</w:t>
            </w:r>
            <w:r w:rsidRPr="0008249E">
              <w:rPr>
                <w:rFonts w:ascii="Times" w:eastAsia="Times" w:hAnsi="Times" w:cs="Times"/>
              </w:rPr>
              <w:t xml:space="preserve"> SMS to third-party hotline </w:t>
            </w:r>
            <w:r w:rsidRPr="0008249E">
              <w:rPr>
                <w:rFonts w:ascii="Times" w:eastAsia="Times" w:hAnsi="Times" w:cs="Times"/>
                <w:noProof/>
              </w:rPr>
              <w:t>whenever</w:t>
            </w:r>
            <w:r w:rsidRPr="0008249E">
              <w:rPr>
                <w:rFonts w:ascii="Times" w:eastAsia="Times" w:hAnsi="Times" w:cs="Times"/>
              </w:rPr>
              <w:t xml:space="preserve"> it </w:t>
            </w:r>
            <w:r w:rsidRPr="0008249E">
              <w:rPr>
                <w:rFonts w:ascii="Times" w:eastAsia="Times" w:hAnsi="Times" w:cs="Times"/>
                <w:noProof/>
              </w:rPr>
              <w:t>needs</w:t>
            </w:r>
            <w:r w:rsidRPr="0008249E">
              <w:rPr>
                <w:rFonts w:ascii="Times" w:eastAsia="Times" w:hAnsi="Times" w:cs="Times"/>
              </w:rPr>
              <w:t xml:space="preserve"> to </w:t>
            </w:r>
            <w:r w:rsidRPr="0008249E">
              <w:rPr>
                <w:rFonts w:ascii="Times" w:eastAsia="Times" w:hAnsi="Times" w:cs="Times"/>
                <w:noProof/>
              </w:rPr>
              <w:t>inform</w:t>
            </w:r>
            <w:r w:rsidRPr="0008249E">
              <w:rPr>
                <w:rFonts w:ascii="Times" w:eastAsia="Times" w:hAnsi="Times" w:cs="Times"/>
              </w:rPr>
              <w:t xml:space="preserve"> patient some information. The information can be various such as notify the patient about their appointment’s information, or their appointment cannot be booked.</w:t>
            </w:r>
          </w:p>
          <w:p w14:paraId="3BB50B8F"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Goal:</w:t>
            </w:r>
          </w:p>
          <w:p w14:paraId="2B8950AE" w14:textId="77777777" w:rsidR="00D46711" w:rsidRPr="0008249E" w:rsidRDefault="00D46711" w:rsidP="00CB7118">
            <w:pPr>
              <w:numPr>
                <w:ilvl w:val="0"/>
                <w:numId w:val="47"/>
              </w:numPr>
              <w:spacing w:after="25"/>
              <w:ind w:right="327" w:hanging="360"/>
              <w:contextualSpacing/>
              <w:rPr>
                <w:rFonts w:ascii="Times" w:eastAsia="Times,Cambria" w:hAnsi="Times" w:cs="Times"/>
                <w:lang w:eastAsia="ja-JP"/>
              </w:rPr>
            </w:pPr>
            <w:r w:rsidRPr="0008249E">
              <w:rPr>
                <w:rFonts w:ascii="Times" w:eastAsia="Times" w:hAnsi="Times" w:cs="Times"/>
              </w:rPr>
              <w:t xml:space="preserve">SMS is </w:t>
            </w:r>
            <w:r w:rsidRPr="0008249E">
              <w:rPr>
                <w:rFonts w:ascii="Times" w:eastAsia="Times" w:hAnsi="Times" w:cs="Times"/>
                <w:noProof/>
              </w:rPr>
              <w:t>sent</w:t>
            </w:r>
            <w:r w:rsidRPr="0008249E">
              <w:rPr>
                <w:rFonts w:ascii="Times" w:eastAsia="Times" w:hAnsi="Times" w:cs="Times"/>
              </w:rPr>
              <w:t xml:space="preserve"> to the patient</w:t>
            </w:r>
          </w:p>
          <w:p w14:paraId="4DE8F3FC"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Triggers:</w:t>
            </w:r>
          </w:p>
          <w:p w14:paraId="7CE4DD0A" w14:textId="77777777" w:rsidR="00D46711" w:rsidRPr="0008249E" w:rsidRDefault="00D46711" w:rsidP="00CB7118">
            <w:pPr>
              <w:numPr>
                <w:ilvl w:val="0"/>
                <w:numId w:val="47"/>
              </w:numPr>
              <w:spacing w:after="25"/>
              <w:ind w:right="327" w:hanging="360"/>
              <w:contextualSpacing/>
              <w:rPr>
                <w:rFonts w:ascii="Times" w:eastAsia="Times" w:hAnsi="Times" w:cs="Times"/>
                <w:lang w:eastAsia="ja-JP"/>
              </w:rPr>
            </w:pPr>
            <w:r w:rsidRPr="0008249E">
              <w:rPr>
                <w:rFonts w:ascii="Times" w:eastAsia="Times" w:hAnsi="Times" w:cs="Times"/>
                <w:lang w:eastAsia="ja-JP"/>
              </w:rPr>
              <w:t>When actor request sending SMS to the Third-party hotline</w:t>
            </w:r>
          </w:p>
          <w:p w14:paraId="7300C84F"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Preconditions: N/A</w:t>
            </w:r>
          </w:p>
          <w:p w14:paraId="00116C53" w14:textId="77777777" w:rsidR="00D46711" w:rsidRPr="0008249E" w:rsidRDefault="00D46711" w:rsidP="009F33DA">
            <w:pPr>
              <w:spacing w:line="276" w:lineRule="auto"/>
              <w:rPr>
                <w:rFonts w:ascii="Times" w:eastAsia="Times,Cambria" w:hAnsi="Times" w:cs="Times"/>
                <w:lang w:eastAsia="ja-JP"/>
              </w:rPr>
            </w:pPr>
            <w:r w:rsidRPr="0008249E">
              <w:rPr>
                <w:rFonts w:ascii="Times" w:eastAsia="Times" w:hAnsi="Times" w:cs="Times"/>
                <w:lang w:eastAsia="ja-JP"/>
              </w:rPr>
              <w:t>Post Conditions:</w:t>
            </w:r>
          </w:p>
          <w:p w14:paraId="377555BD" w14:textId="77777777" w:rsidR="00D46711" w:rsidRPr="0008249E" w:rsidRDefault="00D46711" w:rsidP="00CB7118">
            <w:pPr>
              <w:pStyle w:val="ListParagraph"/>
              <w:numPr>
                <w:ilvl w:val="0"/>
                <w:numId w:val="53"/>
              </w:numPr>
              <w:spacing w:line="276" w:lineRule="auto"/>
              <w:rPr>
                <w:rFonts w:ascii="Times" w:eastAsia="Times" w:hAnsi="Times" w:cs="Times"/>
                <w:lang w:eastAsia="ja-JP"/>
              </w:rPr>
            </w:pPr>
            <w:r w:rsidRPr="0008249E">
              <w:rPr>
                <w:rFonts w:ascii="Times" w:eastAsia="Times" w:hAnsi="Times" w:cs="Times"/>
              </w:rPr>
              <w:t xml:space="preserve">Success: Request sending SMS successful requested </w:t>
            </w:r>
          </w:p>
          <w:p w14:paraId="2B67063C" w14:textId="77777777" w:rsidR="00D46711" w:rsidRPr="0008249E" w:rsidRDefault="00D46711" w:rsidP="00CB7118">
            <w:pPr>
              <w:numPr>
                <w:ilvl w:val="0"/>
                <w:numId w:val="47"/>
              </w:numPr>
              <w:spacing w:after="25"/>
              <w:ind w:right="327" w:hanging="360"/>
              <w:contextualSpacing/>
              <w:rPr>
                <w:rFonts w:ascii="Times" w:eastAsia="Times" w:hAnsi="Times" w:cs="Times"/>
              </w:rPr>
            </w:pPr>
            <w:r w:rsidRPr="0008249E">
              <w:rPr>
                <w:rFonts w:ascii="Times" w:eastAsia="Times" w:hAnsi="Times" w:cs="Times"/>
              </w:rPr>
              <w:t>Fail: N/A</w:t>
            </w:r>
          </w:p>
          <w:p w14:paraId="2A66F35B"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151"/>
              <w:gridCol w:w="4551"/>
              <w:gridCol w:w="2852"/>
            </w:tblGrid>
            <w:tr w:rsidR="00D46711" w:rsidRPr="0008249E" w14:paraId="2E4737BD" w14:textId="77777777" w:rsidTr="009F33DA">
              <w:tc>
                <w:tcPr>
                  <w:tcW w:w="1151" w:type="dxa"/>
                  <w:shd w:val="clear" w:color="auto" w:fill="D9D9D9" w:themeFill="background1" w:themeFillShade="D9"/>
                </w:tcPr>
                <w:p w14:paraId="4A92AF71" w14:textId="77777777" w:rsidR="00D46711" w:rsidRPr="0008249E" w:rsidRDefault="00D46711" w:rsidP="009F33DA">
                  <w:pPr>
                    <w:widowControl/>
                    <w:spacing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Step</w:t>
                  </w:r>
                </w:p>
              </w:tc>
              <w:tc>
                <w:tcPr>
                  <w:tcW w:w="4551" w:type="dxa"/>
                  <w:shd w:val="clear" w:color="auto" w:fill="D9D9D9" w:themeFill="background1" w:themeFillShade="D9"/>
                </w:tcPr>
                <w:p w14:paraId="78616388" w14:textId="77777777" w:rsidR="00D46711" w:rsidRPr="0008249E" w:rsidRDefault="00D46711" w:rsidP="009F33DA">
                  <w:pPr>
                    <w:widowControl/>
                    <w:spacing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Actor Action</w:t>
                  </w:r>
                </w:p>
              </w:tc>
              <w:tc>
                <w:tcPr>
                  <w:tcW w:w="2852" w:type="dxa"/>
                  <w:shd w:val="clear" w:color="auto" w:fill="D9D9D9" w:themeFill="background1" w:themeFillShade="D9"/>
                </w:tcPr>
                <w:p w14:paraId="4B343E4F" w14:textId="77777777" w:rsidR="00D46711" w:rsidRPr="0008249E" w:rsidRDefault="00D46711" w:rsidP="009F33DA">
                  <w:pPr>
                    <w:widowControl/>
                    <w:spacing w:line="276" w:lineRule="auto"/>
                    <w:jc w:val="center"/>
                    <w:rPr>
                      <w:rFonts w:ascii="Times" w:eastAsia="Times" w:hAnsi="Times" w:cs="Times"/>
                      <w:sz w:val="24"/>
                      <w:szCs w:val="24"/>
                      <w:lang w:eastAsia="ja-JP"/>
                    </w:rPr>
                  </w:pPr>
                  <w:r w:rsidRPr="0008249E">
                    <w:rPr>
                      <w:rFonts w:ascii="Times" w:eastAsia="Times" w:hAnsi="Times" w:cs="Times"/>
                      <w:sz w:val="24"/>
                      <w:szCs w:val="24"/>
                      <w:lang w:eastAsia="ja-JP"/>
                    </w:rPr>
                    <w:t>System Response</w:t>
                  </w:r>
                </w:p>
              </w:tc>
            </w:tr>
            <w:tr w:rsidR="00D46711" w:rsidRPr="0008249E" w14:paraId="7FB9B122" w14:textId="77777777" w:rsidTr="009F33DA">
              <w:tc>
                <w:tcPr>
                  <w:tcW w:w="1151" w:type="dxa"/>
                </w:tcPr>
                <w:p w14:paraId="7D321BBB" w14:textId="77777777" w:rsidR="00D46711" w:rsidRPr="0008249E" w:rsidRDefault="00D46711" w:rsidP="009F33DA">
                  <w:pPr>
                    <w:spacing w:line="276" w:lineRule="auto"/>
                    <w:rPr>
                      <w:rFonts w:ascii="Times" w:eastAsia="Times,Cambria" w:hAnsi="Times" w:cs="Times"/>
                      <w:sz w:val="24"/>
                      <w:szCs w:val="24"/>
                      <w:lang w:eastAsia="ja-JP"/>
                    </w:rPr>
                  </w:pPr>
                  <w:r w:rsidRPr="0008249E">
                    <w:rPr>
                      <w:rFonts w:ascii="Times" w:eastAsia="Times" w:hAnsi="Times" w:cs="Times"/>
                      <w:sz w:val="24"/>
                      <w:szCs w:val="24"/>
                      <w:lang w:eastAsia="ja-JP"/>
                    </w:rPr>
                    <w:t>1</w:t>
                  </w:r>
                </w:p>
              </w:tc>
              <w:tc>
                <w:tcPr>
                  <w:tcW w:w="4551" w:type="dxa"/>
                </w:tcPr>
                <w:p w14:paraId="065EDF7B" w14:textId="77777777" w:rsidR="00D46711" w:rsidRPr="0008249E" w:rsidRDefault="00D46711" w:rsidP="009F33DA">
                  <w:pPr>
                    <w:spacing w:line="276" w:lineRule="auto"/>
                    <w:rPr>
                      <w:rFonts w:ascii="Times" w:eastAsia="Times,Cambria" w:hAnsi="Times" w:cs="Times"/>
                      <w:sz w:val="24"/>
                      <w:szCs w:val="24"/>
                      <w:lang w:eastAsia="ja-JP"/>
                    </w:rPr>
                  </w:pPr>
                </w:p>
              </w:tc>
              <w:tc>
                <w:tcPr>
                  <w:tcW w:w="2852" w:type="dxa"/>
                </w:tcPr>
                <w:p w14:paraId="00B01F9E" w14:textId="77777777" w:rsidR="00D46711" w:rsidRPr="0008249E" w:rsidRDefault="00D46711" w:rsidP="009F33DA">
                  <w:pPr>
                    <w:spacing w:line="276" w:lineRule="auto"/>
                    <w:rPr>
                      <w:rFonts w:ascii="Times" w:eastAsia="Times" w:hAnsi="Times" w:cs="Times"/>
                      <w:sz w:val="24"/>
                      <w:szCs w:val="24"/>
                    </w:rPr>
                  </w:pPr>
                  <w:r w:rsidRPr="0008249E">
                    <w:rPr>
                      <w:rFonts w:ascii="Times" w:eastAsia="Times" w:hAnsi="Times" w:cs="Times"/>
                      <w:sz w:val="24"/>
                      <w:szCs w:val="24"/>
                    </w:rPr>
                    <w:t>Request sending SMS to the third-party hotline</w:t>
                  </w:r>
                </w:p>
              </w:tc>
            </w:tr>
          </w:tbl>
          <w:p w14:paraId="11CD6329" w14:textId="77777777" w:rsidR="00D46711" w:rsidRPr="0008249E" w:rsidRDefault="00D46711" w:rsidP="009F33DA">
            <w:pPr>
              <w:spacing w:before="120" w:after="120" w:line="276" w:lineRule="auto"/>
              <w:rPr>
                <w:rFonts w:ascii="Times" w:eastAsia="Times" w:hAnsi="Times" w:cs="Times"/>
                <w:color w:val="000000" w:themeColor="text1"/>
                <w:lang w:eastAsia="ja-JP"/>
              </w:rPr>
            </w:pPr>
            <w:r w:rsidRPr="0008249E">
              <w:rPr>
                <w:rFonts w:ascii="Times" w:eastAsia="Times" w:hAnsi="Times" w:cs="Times"/>
                <w:color w:val="000000" w:themeColor="text1"/>
                <w:lang w:eastAsia="ja-JP"/>
              </w:rPr>
              <w:t>Alternative Scenario: N/A</w:t>
            </w:r>
          </w:p>
          <w:p w14:paraId="0F61DA03" w14:textId="77777777" w:rsidR="00D46711" w:rsidRPr="0008249E" w:rsidRDefault="00D46711" w:rsidP="009F33DA">
            <w:pPr>
              <w:spacing w:line="276" w:lineRule="auto"/>
              <w:rPr>
                <w:rFonts w:ascii="Times" w:eastAsia="Times" w:hAnsi="Times" w:cs="Times"/>
                <w:lang w:eastAsia="ja-JP"/>
              </w:rPr>
            </w:pPr>
            <w:r w:rsidRPr="0008249E">
              <w:rPr>
                <w:rFonts w:ascii="Times" w:eastAsia="Times" w:hAnsi="Times" w:cs="Times"/>
                <w:lang w:eastAsia="ja-JP"/>
              </w:rPr>
              <w:t>Exceptions: N/A</w:t>
            </w:r>
          </w:p>
          <w:p w14:paraId="37F56ED2"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 xml:space="preserve">Relationships: </w:t>
            </w:r>
          </w:p>
          <w:p w14:paraId="5DA93DF0" w14:textId="77777777" w:rsidR="00D46711" w:rsidRPr="0008249E" w:rsidRDefault="00D46711" w:rsidP="00CB7118">
            <w:pPr>
              <w:pStyle w:val="ListParagraph"/>
              <w:numPr>
                <w:ilvl w:val="0"/>
                <w:numId w:val="56"/>
              </w:numPr>
              <w:spacing w:before="120" w:after="120" w:line="276" w:lineRule="auto"/>
              <w:rPr>
                <w:rFonts w:ascii="Times" w:eastAsia="Times" w:hAnsi="Times" w:cs="Times"/>
                <w:lang w:eastAsia="ja-JP"/>
              </w:rPr>
            </w:pPr>
            <w:r w:rsidRPr="0008249E">
              <w:rPr>
                <w:rFonts w:ascii="Times" w:eastAsia="Times" w:hAnsi="Times" w:cs="Times"/>
                <w:lang w:val="vi-VN" w:eastAsia="ja-JP"/>
              </w:rPr>
              <w:t>Schedule appointment</w:t>
            </w:r>
          </w:p>
          <w:p w14:paraId="40B9FD40" w14:textId="77777777" w:rsidR="00D46711" w:rsidRPr="0008249E" w:rsidRDefault="00D46711" w:rsidP="00CB7118">
            <w:pPr>
              <w:pStyle w:val="ListParagraph"/>
              <w:numPr>
                <w:ilvl w:val="0"/>
                <w:numId w:val="56"/>
              </w:numPr>
              <w:spacing w:before="120" w:after="120" w:line="276" w:lineRule="auto"/>
              <w:rPr>
                <w:rFonts w:ascii="Times" w:eastAsia="Times" w:hAnsi="Times" w:cs="Times"/>
                <w:lang w:eastAsia="ja-JP"/>
              </w:rPr>
            </w:pPr>
            <w:r w:rsidRPr="0008249E">
              <w:rPr>
                <w:rFonts w:ascii="Times" w:eastAsia="Times" w:hAnsi="Times" w:cs="Times"/>
                <w:lang w:val="vi-VN" w:eastAsia="ja-JP"/>
              </w:rPr>
              <w:lastRenderedPageBreak/>
              <w:t>Analyze data from the third-party hotline</w:t>
            </w:r>
          </w:p>
          <w:p w14:paraId="3A354AA8" w14:textId="77777777" w:rsidR="00D46711" w:rsidRPr="0008249E" w:rsidRDefault="00D46711" w:rsidP="009F33DA">
            <w:pPr>
              <w:spacing w:before="120" w:after="120" w:line="276" w:lineRule="auto"/>
              <w:rPr>
                <w:rFonts w:ascii="Times" w:eastAsia="Times" w:hAnsi="Times" w:cs="Times"/>
                <w:lang w:eastAsia="ja-JP"/>
              </w:rPr>
            </w:pPr>
            <w:r w:rsidRPr="0008249E">
              <w:rPr>
                <w:rFonts w:ascii="Times" w:eastAsia="Times" w:hAnsi="Times" w:cs="Times"/>
                <w:lang w:eastAsia="ja-JP"/>
              </w:rPr>
              <w:t xml:space="preserve">Business Rules: </w:t>
            </w:r>
          </w:p>
          <w:p w14:paraId="297DD0AC" w14:textId="77777777" w:rsidR="00D46711" w:rsidRPr="0008249E" w:rsidRDefault="00D46711" w:rsidP="00CB7118">
            <w:pPr>
              <w:pStyle w:val="ListParagraph"/>
              <w:numPr>
                <w:ilvl w:val="0"/>
                <w:numId w:val="57"/>
              </w:numPr>
              <w:spacing w:line="276" w:lineRule="auto"/>
              <w:rPr>
                <w:rFonts w:ascii="Times" w:eastAsia="Times,Cambria" w:hAnsi="Times" w:cs="Times"/>
                <w:lang w:eastAsia="ja-JP"/>
              </w:rPr>
            </w:pPr>
            <w:r w:rsidRPr="0008249E">
              <w:rPr>
                <w:rFonts w:ascii="Times" w:eastAsia="Times" w:hAnsi="Times" w:cs="Times"/>
              </w:rPr>
              <w:t>The send SMS request only made when</w:t>
            </w:r>
          </w:p>
          <w:p w14:paraId="5ABB0E74" w14:textId="77777777" w:rsidR="00D46711" w:rsidRPr="0008249E" w:rsidRDefault="00D46711" w:rsidP="00CB7118">
            <w:pPr>
              <w:pStyle w:val="ListParagraph"/>
              <w:numPr>
                <w:ilvl w:val="1"/>
                <w:numId w:val="57"/>
              </w:numPr>
              <w:spacing w:line="276" w:lineRule="auto"/>
              <w:rPr>
                <w:rFonts w:ascii="Times" w:eastAsia="Times,Cambria" w:hAnsi="Times" w:cs="Times"/>
                <w:lang w:eastAsia="ja-JP"/>
              </w:rPr>
            </w:pPr>
            <w:r w:rsidRPr="0008249E">
              <w:rPr>
                <w:rFonts w:ascii="Times" w:eastAsia="Times" w:hAnsi="Times" w:cs="Times"/>
                <w:noProof/>
              </w:rPr>
              <w:t>The new</w:t>
            </w:r>
            <w:r w:rsidRPr="0008249E">
              <w:rPr>
                <w:rFonts w:ascii="Times" w:eastAsia="Times" w:hAnsi="Times" w:cs="Times"/>
              </w:rPr>
              <w:t xml:space="preserve"> appointment is made (send SMS contain appointment’s information)</w:t>
            </w:r>
          </w:p>
          <w:p w14:paraId="55266C47" w14:textId="77777777" w:rsidR="00D46711" w:rsidRPr="0008249E" w:rsidRDefault="00D46711" w:rsidP="00CB7118">
            <w:pPr>
              <w:pStyle w:val="ListParagraph"/>
              <w:numPr>
                <w:ilvl w:val="1"/>
                <w:numId w:val="57"/>
              </w:numPr>
              <w:spacing w:line="276" w:lineRule="auto"/>
              <w:rPr>
                <w:rFonts w:ascii="Times" w:eastAsia="Times,Cambria" w:hAnsi="Times" w:cs="Times"/>
                <w:lang w:eastAsia="ja-JP"/>
              </w:rPr>
            </w:pPr>
            <w:r w:rsidRPr="0008249E">
              <w:rPr>
                <w:rFonts w:ascii="Times" w:eastAsia="Times" w:hAnsi="Times" w:cs="Times"/>
              </w:rPr>
              <w:t xml:space="preserve">An appointment is </w:t>
            </w:r>
            <w:r w:rsidRPr="0008249E">
              <w:rPr>
                <w:rFonts w:ascii="Times" w:eastAsia="Times" w:hAnsi="Times" w:cs="Times"/>
                <w:noProof/>
              </w:rPr>
              <w:t>canceled</w:t>
            </w:r>
            <w:r w:rsidRPr="0008249E">
              <w:rPr>
                <w:rFonts w:ascii="Times" w:eastAsia="Times" w:hAnsi="Times" w:cs="Times"/>
              </w:rPr>
              <w:t xml:space="preserve"> (send SMS to inform the patient that their appointment cannot be booked at the moment)</w:t>
            </w:r>
          </w:p>
          <w:p w14:paraId="3E14CE76" w14:textId="77777777" w:rsidR="00D46711" w:rsidRPr="0008249E" w:rsidRDefault="00D46711" w:rsidP="00CB7118">
            <w:pPr>
              <w:pStyle w:val="ListParagraph"/>
              <w:numPr>
                <w:ilvl w:val="1"/>
                <w:numId w:val="57"/>
              </w:numPr>
              <w:spacing w:line="276" w:lineRule="auto"/>
              <w:rPr>
                <w:rFonts w:ascii="Times" w:eastAsia="Times,Cambria" w:hAnsi="Times" w:cs="Times"/>
                <w:lang w:eastAsia="ja-JP"/>
              </w:rPr>
            </w:pPr>
            <w:r w:rsidRPr="0008249E">
              <w:rPr>
                <w:rFonts w:ascii="Times" w:eastAsia="Times" w:hAnsi="Times" w:cs="Times"/>
              </w:rPr>
              <w:t>Clinic adjust appointment time (send SMS to contain appointment’s information)</w:t>
            </w:r>
          </w:p>
        </w:tc>
      </w:tr>
    </w:tbl>
    <w:p w14:paraId="548D2AB0" w14:textId="549C093F" w:rsidR="00D46711" w:rsidRPr="0008249E" w:rsidRDefault="0008249E" w:rsidP="0008249E">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15 Use Case:</w:t>
      </w:r>
      <w:r w:rsidRPr="00E21E20">
        <w:rPr>
          <w:rFonts w:ascii="Times" w:eastAsia="Times" w:hAnsi="Times" w:cs="Times"/>
          <w:sz w:val="24"/>
          <w:szCs w:val="24"/>
        </w:rPr>
        <w:t xml:space="preserve"> </w:t>
      </w:r>
    </w:p>
    <w:p w14:paraId="726CF8F5" w14:textId="53F65E2B" w:rsidR="00DA2F93" w:rsidRDefault="00EA2129" w:rsidP="00CB7118">
      <w:pPr>
        <w:pStyle w:val="Heading5"/>
        <w:numPr>
          <w:ilvl w:val="3"/>
          <w:numId w:val="39"/>
        </w:numPr>
        <w:ind w:left="2410" w:hanging="992"/>
        <w:rPr>
          <w:rFonts w:ascii="Times" w:hAnsi="Times" w:cs="Times"/>
        </w:rPr>
      </w:pPr>
      <w:bookmarkStart w:id="183" w:name="_Toc520105311"/>
      <w:bookmarkStart w:id="184" w:name="_Toc520105481"/>
      <w:r>
        <w:rPr>
          <w:rFonts w:ascii="Times" w:hAnsi="Times" w:cs="Times"/>
        </w:rPr>
        <w:t>&lt;Hotline Server&gt; Request Notification to Clinic</w:t>
      </w:r>
      <w:bookmarkEnd w:id="183"/>
      <w:bookmarkEnd w:id="184"/>
    </w:p>
    <w:p w14:paraId="2F5C6029" w14:textId="739CEC87" w:rsidR="00D46711" w:rsidRDefault="00D46711" w:rsidP="00D46711">
      <w:r>
        <w:rPr>
          <w:noProof/>
        </w:rPr>
        <w:drawing>
          <wp:inline distT="0" distB="0" distL="0" distR="0" wp14:anchorId="5CAB0C43" wp14:editId="2902498C">
            <wp:extent cx="5581648" cy="2345690"/>
            <wp:effectExtent l="0" t="0" r="0" b="0"/>
            <wp:docPr id="100343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581648" cy="2345690"/>
                    </a:xfrm>
                    <a:prstGeom prst="rect">
                      <a:avLst/>
                    </a:prstGeom>
                  </pic:spPr>
                </pic:pic>
              </a:graphicData>
            </a:graphic>
          </wp:inline>
        </w:drawing>
      </w:r>
    </w:p>
    <w:p w14:paraId="662AEA6E" w14:textId="47A47AA6"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12:</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944806" w14:paraId="4114530B"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05E1C377"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USE CASE – UC_HL.04</w:t>
            </w:r>
          </w:p>
        </w:tc>
      </w:tr>
      <w:tr w:rsidR="00D46711" w:rsidRPr="00944806" w14:paraId="4A055062"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3C2AA48"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E0B6B78"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UC_HL.04</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37268FDE" w14:textId="77777777" w:rsidR="00D46711" w:rsidRPr="00944806" w:rsidRDefault="00D46711" w:rsidP="009F33DA">
            <w:pPr>
              <w:spacing w:line="276" w:lineRule="auto"/>
              <w:rPr>
                <w:rFonts w:ascii="Times" w:eastAsia="Times,Cambria" w:hAnsi="Times" w:cs="Times"/>
                <w:b/>
                <w:lang w:eastAsia="ja-JP"/>
              </w:rPr>
            </w:pPr>
            <w:r w:rsidRPr="00944806">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D6A171B"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1.0</w:t>
            </w:r>
          </w:p>
        </w:tc>
      </w:tr>
      <w:tr w:rsidR="00D46711" w:rsidRPr="00944806" w14:paraId="2834F96D"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8E996D1"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4BBA40" w14:textId="77777777" w:rsidR="00D46711" w:rsidRPr="00944806" w:rsidRDefault="00D46711" w:rsidP="009F33DA">
            <w:pPr>
              <w:ind w:left="2"/>
              <w:rPr>
                <w:rFonts w:ascii="Times" w:eastAsia="Times,Cambria" w:hAnsi="Times" w:cs="Times"/>
              </w:rPr>
            </w:pPr>
            <w:r w:rsidRPr="00944806">
              <w:rPr>
                <w:rFonts w:ascii="Times" w:eastAsia="Times" w:hAnsi="Times" w:cs="Times"/>
              </w:rPr>
              <w:t>Request Notification to Clinic</w:t>
            </w:r>
          </w:p>
        </w:tc>
      </w:tr>
      <w:tr w:rsidR="00D46711" w:rsidRPr="00944806" w14:paraId="0020D8E6"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3518BB7"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A69990A" w14:textId="77777777" w:rsidR="00D46711" w:rsidRPr="00944806" w:rsidRDefault="00D46711" w:rsidP="009F33DA">
            <w:pPr>
              <w:spacing w:line="276" w:lineRule="auto"/>
              <w:rPr>
                <w:rFonts w:ascii="Times" w:eastAsia="Times,Cambria" w:hAnsi="Times" w:cs="Times"/>
                <w:lang w:eastAsia="ja-JP"/>
              </w:rPr>
            </w:pPr>
            <w:proofErr w:type="spellStart"/>
            <w:r w:rsidRPr="00944806">
              <w:rPr>
                <w:rFonts w:ascii="Times" w:eastAsia="Times" w:hAnsi="Times" w:cs="Times"/>
              </w:rPr>
              <w:t>KietNLT</w:t>
            </w:r>
            <w:proofErr w:type="spellEnd"/>
          </w:p>
        </w:tc>
      </w:tr>
      <w:tr w:rsidR="00D46711" w:rsidRPr="00944806" w14:paraId="2E379B88"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72D8EE1"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9CEFE5D"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5013FF2" w14:textId="77777777" w:rsidR="00D46711" w:rsidRPr="00944806" w:rsidRDefault="00D46711" w:rsidP="009F33DA">
            <w:pPr>
              <w:spacing w:line="276" w:lineRule="auto"/>
              <w:rPr>
                <w:rFonts w:ascii="Times" w:eastAsia="Times,Cambria" w:hAnsi="Times" w:cs="Times"/>
                <w:b/>
                <w:lang w:eastAsia="ja-JP"/>
              </w:rPr>
            </w:pPr>
            <w:r w:rsidRPr="00944806">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BFEEF84"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rPr>
              <w:t>Low</w:t>
            </w:r>
          </w:p>
        </w:tc>
      </w:tr>
      <w:tr w:rsidR="00D46711" w:rsidRPr="00944806" w14:paraId="286749DC"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6567E8F" w14:textId="77777777" w:rsidR="00D46711" w:rsidRPr="00944806" w:rsidRDefault="00D46711" w:rsidP="009F33DA">
            <w:pPr>
              <w:rPr>
                <w:rFonts w:ascii="Times" w:eastAsia="Times" w:hAnsi="Times" w:cs="Times"/>
                <w:lang w:eastAsia="ja-JP"/>
              </w:rPr>
            </w:pPr>
            <w:r w:rsidRPr="00944806">
              <w:rPr>
                <w:rFonts w:ascii="Times" w:eastAsia="Times" w:hAnsi="Times" w:cs="Times"/>
                <w:lang w:eastAsia="ja-JP"/>
              </w:rPr>
              <w:t>Actor:</w:t>
            </w:r>
          </w:p>
          <w:p w14:paraId="5F41F8BB" w14:textId="77777777" w:rsidR="00D46711" w:rsidRPr="00944806" w:rsidRDefault="00D46711" w:rsidP="00CB7118">
            <w:pPr>
              <w:pStyle w:val="ListParagraph"/>
              <w:numPr>
                <w:ilvl w:val="0"/>
                <w:numId w:val="58"/>
              </w:numPr>
              <w:rPr>
                <w:rFonts w:ascii="Times" w:eastAsia="Times" w:hAnsi="Times" w:cs="Times"/>
                <w:lang w:eastAsia="ja-JP"/>
              </w:rPr>
            </w:pPr>
            <w:r w:rsidRPr="00944806">
              <w:rPr>
                <w:rFonts w:ascii="Times" w:eastAsia="Times" w:hAnsi="Times" w:cs="Times"/>
                <w:lang w:eastAsia="ja-JP"/>
              </w:rPr>
              <w:t>Firebase</w:t>
            </w:r>
          </w:p>
          <w:p w14:paraId="00F01466" w14:textId="77777777" w:rsidR="00D46711" w:rsidRPr="00944806" w:rsidRDefault="00D46711" w:rsidP="009F33DA">
            <w:pPr>
              <w:rPr>
                <w:rFonts w:ascii="Times" w:eastAsia="Times" w:hAnsi="Times" w:cs="Times"/>
                <w:lang w:eastAsia="ja-JP"/>
              </w:rPr>
            </w:pPr>
          </w:p>
          <w:p w14:paraId="154B4734" w14:textId="77777777" w:rsidR="00D46711" w:rsidRPr="00944806" w:rsidRDefault="00D46711" w:rsidP="009F33DA">
            <w:pPr>
              <w:rPr>
                <w:rFonts w:ascii="Times" w:eastAsia="Times" w:hAnsi="Times" w:cs="Times"/>
                <w:lang w:eastAsia="ja-JP"/>
              </w:rPr>
            </w:pPr>
            <w:r w:rsidRPr="00944806">
              <w:rPr>
                <w:rFonts w:ascii="Times" w:eastAsia="Times" w:hAnsi="Times" w:cs="Times"/>
                <w:lang w:eastAsia="ja-JP"/>
              </w:rPr>
              <w:t>Summary:</w:t>
            </w:r>
          </w:p>
          <w:p w14:paraId="03F74793" w14:textId="77777777" w:rsidR="00D46711" w:rsidRPr="00944806" w:rsidRDefault="00D46711" w:rsidP="00CB7118">
            <w:pPr>
              <w:pStyle w:val="ListParagraph"/>
              <w:numPr>
                <w:ilvl w:val="0"/>
                <w:numId w:val="58"/>
              </w:numPr>
              <w:rPr>
                <w:rFonts w:ascii="Times" w:eastAsia="Times" w:hAnsi="Times" w:cs="Times"/>
                <w:lang w:eastAsia="ja-JP"/>
              </w:rPr>
            </w:pPr>
            <w:r w:rsidRPr="00944806">
              <w:rPr>
                <w:rFonts w:ascii="Times" w:eastAsia="Times" w:hAnsi="Times" w:cs="Times"/>
                <w:lang w:eastAsia="ja-JP"/>
              </w:rPr>
              <w:t xml:space="preserve">This use case allows Firebase </w:t>
            </w:r>
            <w:r w:rsidRPr="00944806">
              <w:rPr>
                <w:rFonts w:ascii="Times" w:eastAsia="Times" w:hAnsi="Times" w:cs="Times"/>
                <w:noProof/>
                <w:lang w:eastAsia="ja-JP"/>
              </w:rPr>
              <w:t>to</w:t>
            </w:r>
            <w:r w:rsidRPr="00944806">
              <w:rPr>
                <w:rFonts w:ascii="Times" w:eastAsia="Times" w:hAnsi="Times" w:cs="Times"/>
                <w:lang w:eastAsia="ja-JP"/>
              </w:rPr>
              <w:t xml:space="preserve"> send a notification to the clinic in case that clinic </w:t>
            </w:r>
            <w:r w:rsidRPr="00944806">
              <w:rPr>
                <w:rFonts w:ascii="Times" w:eastAsia="Times" w:hAnsi="Times" w:cs="Times"/>
                <w:noProof/>
                <w:lang w:eastAsia="ja-JP"/>
              </w:rPr>
              <w:t>has</w:t>
            </w:r>
            <w:r w:rsidRPr="00944806">
              <w:rPr>
                <w:rFonts w:ascii="Times" w:eastAsia="Times" w:hAnsi="Times" w:cs="Times"/>
                <w:lang w:eastAsia="ja-JP"/>
              </w:rPr>
              <w:t xml:space="preserve"> a new appointment</w:t>
            </w:r>
          </w:p>
          <w:p w14:paraId="40817B6D" w14:textId="77777777" w:rsidR="00D46711" w:rsidRPr="00944806" w:rsidRDefault="00D46711" w:rsidP="009F33DA">
            <w:pPr>
              <w:rPr>
                <w:rFonts w:ascii="Times" w:eastAsia="Times" w:hAnsi="Times" w:cs="Times"/>
                <w:lang w:eastAsia="ja-JP"/>
              </w:rPr>
            </w:pPr>
          </w:p>
          <w:p w14:paraId="4268DC74" w14:textId="77777777" w:rsidR="00D46711" w:rsidRPr="00944806" w:rsidRDefault="00D46711" w:rsidP="009F33DA">
            <w:pPr>
              <w:rPr>
                <w:rFonts w:ascii="Times" w:eastAsia="Times" w:hAnsi="Times" w:cs="Times"/>
                <w:lang w:eastAsia="ja-JP"/>
              </w:rPr>
            </w:pPr>
            <w:r w:rsidRPr="00944806">
              <w:rPr>
                <w:rFonts w:ascii="Times" w:eastAsia="Times" w:hAnsi="Times" w:cs="Times"/>
                <w:lang w:eastAsia="ja-JP"/>
              </w:rPr>
              <w:t>Goal:</w:t>
            </w:r>
          </w:p>
          <w:p w14:paraId="4BDE13D3" w14:textId="77777777" w:rsidR="00D46711" w:rsidRPr="00944806" w:rsidRDefault="00D46711" w:rsidP="00CB7118">
            <w:pPr>
              <w:pStyle w:val="ListParagraph"/>
              <w:numPr>
                <w:ilvl w:val="0"/>
                <w:numId w:val="60"/>
              </w:numPr>
              <w:rPr>
                <w:rFonts w:ascii="Times" w:eastAsia="Times" w:hAnsi="Times" w:cs="Times"/>
                <w:color w:val="4472C4" w:themeColor="accent1"/>
                <w:lang w:eastAsia="ja-JP"/>
              </w:rPr>
            </w:pPr>
            <w:r w:rsidRPr="00944806">
              <w:rPr>
                <w:rFonts w:ascii="Times" w:eastAsia="Times" w:hAnsi="Times" w:cs="Times"/>
                <w:lang w:eastAsia="ja-JP"/>
              </w:rPr>
              <w:t>Notify clinic that they have a new appointment</w:t>
            </w:r>
          </w:p>
          <w:p w14:paraId="21AB5CA5" w14:textId="77777777" w:rsidR="00D46711" w:rsidRPr="00944806" w:rsidRDefault="00D46711" w:rsidP="009F33DA">
            <w:pPr>
              <w:rPr>
                <w:rFonts w:ascii="Times" w:eastAsia="Times" w:hAnsi="Times" w:cs="Times"/>
                <w:color w:val="4472C4" w:themeColor="accent1"/>
                <w:lang w:eastAsia="ja-JP"/>
              </w:rPr>
            </w:pPr>
          </w:p>
          <w:p w14:paraId="460DFB5C" w14:textId="77777777" w:rsidR="00D46711" w:rsidRPr="00944806" w:rsidRDefault="00D46711" w:rsidP="009F33DA">
            <w:pPr>
              <w:rPr>
                <w:rFonts w:ascii="Times" w:eastAsia="Times" w:hAnsi="Times" w:cs="Times"/>
                <w:lang w:eastAsia="ja-JP"/>
              </w:rPr>
            </w:pPr>
            <w:r w:rsidRPr="00944806">
              <w:rPr>
                <w:rFonts w:ascii="Times" w:eastAsia="Times" w:hAnsi="Times" w:cs="Times"/>
                <w:lang w:eastAsia="ja-JP"/>
              </w:rPr>
              <w:t>Triggers:</w:t>
            </w:r>
          </w:p>
          <w:p w14:paraId="2170D4F6" w14:textId="77777777" w:rsidR="00D46711" w:rsidRPr="00944806" w:rsidRDefault="00D46711" w:rsidP="00CB7118">
            <w:pPr>
              <w:pStyle w:val="ListParagraph"/>
              <w:numPr>
                <w:ilvl w:val="0"/>
                <w:numId w:val="58"/>
              </w:numPr>
              <w:rPr>
                <w:rFonts w:ascii="Times" w:eastAsia="Times" w:hAnsi="Times" w:cs="Times"/>
                <w:lang w:eastAsia="ja-JP"/>
              </w:rPr>
            </w:pPr>
            <w:r w:rsidRPr="00944806">
              <w:rPr>
                <w:rFonts w:ascii="Times" w:eastAsia="Times" w:hAnsi="Times" w:cs="Times"/>
                <w:lang w:eastAsia="ja-JP"/>
              </w:rPr>
              <w:t>When hotline server request send notification</w:t>
            </w:r>
          </w:p>
          <w:p w14:paraId="00A6A15C" w14:textId="77777777" w:rsidR="00D46711" w:rsidRPr="00944806" w:rsidRDefault="00D46711" w:rsidP="009F33DA">
            <w:pPr>
              <w:rPr>
                <w:rFonts w:ascii="Times" w:eastAsia="Times" w:hAnsi="Times" w:cs="Times"/>
                <w:lang w:eastAsia="ja-JP"/>
              </w:rPr>
            </w:pPr>
          </w:p>
          <w:p w14:paraId="1388FE8C" w14:textId="77777777" w:rsidR="00D46711" w:rsidRPr="00944806" w:rsidRDefault="00D46711" w:rsidP="009F33DA">
            <w:pPr>
              <w:rPr>
                <w:rFonts w:ascii="Times" w:eastAsia="Times" w:hAnsi="Times" w:cs="Times"/>
                <w:color w:val="FF0000"/>
                <w:lang w:eastAsia="ja-JP"/>
              </w:rPr>
            </w:pPr>
            <w:r w:rsidRPr="00944806">
              <w:rPr>
                <w:rFonts w:ascii="Times" w:eastAsia="Times" w:hAnsi="Times" w:cs="Times"/>
                <w:lang w:eastAsia="ja-JP"/>
              </w:rPr>
              <w:t xml:space="preserve">Preconditions: </w:t>
            </w:r>
          </w:p>
          <w:p w14:paraId="0999F637" w14:textId="77777777" w:rsidR="00D46711" w:rsidRPr="00944806" w:rsidRDefault="00D46711" w:rsidP="00CB7118">
            <w:pPr>
              <w:pStyle w:val="ListParagraph"/>
              <w:numPr>
                <w:ilvl w:val="0"/>
                <w:numId w:val="58"/>
              </w:numPr>
              <w:rPr>
                <w:rFonts w:ascii="Times" w:eastAsia="Times" w:hAnsi="Times" w:cs="Times"/>
                <w:lang w:eastAsia="ja-JP"/>
              </w:rPr>
            </w:pPr>
            <w:r w:rsidRPr="00944806">
              <w:rPr>
                <w:rFonts w:ascii="Times" w:eastAsia="Times" w:hAnsi="Times" w:cs="Times"/>
                <w:lang w:eastAsia="ja-JP"/>
              </w:rPr>
              <w:t>A new appointment is made</w:t>
            </w:r>
          </w:p>
          <w:p w14:paraId="7287412E" w14:textId="77777777" w:rsidR="00D46711" w:rsidRPr="00944806" w:rsidRDefault="00D46711" w:rsidP="009F33DA">
            <w:pPr>
              <w:rPr>
                <w:rFonts w:ascii="Times" w:eastAsia="Times" w:hAnsi="Times" w:cs="Times"/>
                <w:lang w:eastAsia="ja-JP"/>
              </w:rPr>
            </w:pPr>
          </w:p>
          <w:p w14:paraId="49DC75D0" w14:textId="77777777" w:rsidR="00D46711" w:rsidRPr="00944806" w:rsidRDefault="00D46711" w:rsidP="009F33DA">
            <w:pPr>
              <w:rPr>
                <w:rFonts w:ascii="Times" w:eastAsia="Times" w:hAnsi="Times" w:cs="Times"/>
                <w:lang w:eastAsia="ja-JP"/>
              </w:rPr>
            </w:pPr>
            <w:r w:rsidRPr="00944806">
              <w:rPr>
                <w:rFonts w:ascii="Times" w:eastAsia="Times" w:hAnsi="Times" w:cs="Times"/>
                <w:lang w:eastAsia="ja-JP"/>
              </w:rPr>
              <w:t>Post Conditions:</w:t>
            </w:r>
          </w:p>
          <w:p w14:paraId="29A0849B" w14:textId="77777777" w:rsidR="00D46711" w:rsidRPr="00944806" w:rsidRDefault="00D46711" w:rsidP="00CB7118">
            <w:pPr>
              <w:pStyle w:val="ListParagraph"/>
              <w:numPr>
                <w:ilvl w:val="0"/>
                <w:numId w:val="58"/>
              </w:numPr>
              <w:rPr>
                <w:rFonts w:ascii="Times" w:eastAsia="Times" w:hAnsi="Times" w:cs="Times"/>
                <w:lang w:eastAsia="ja-JP"/>
              </w:rPr>
            </w:pPr>
            <w:r w:rsidRPr="00944806">
              <w:rPr>
                <w:rFonts w:ascii="Times" w:eastAsia="Times" w:hAnsi="Times" w:cs="Times"/>
                <w:lang w:eastAsia="ja-JP"/>
              </w:rPr>
              <w:t>Success: Clinic receive notification.</w:t>
            </w:r>
          </w:p>
          <w:p w14:paraId="0E0BF232" w14:textId="77777777" w:rsidR="00D46711" w:rsidRPr="00944806" w:rsidRDefault="00D46711" w:rsidP="00CB7118">
            <w:pPr>
              <w:pStyle w:val="ListParagraph"/>
              <w:numPr>
                <w:ilvl w:val="0"/>
                <w:numId w:val="58"/>
              </w:numPr>
              <w:rPr>
                <w:rFonts w:ascii="Times" w:eastAsia="Times" w:hAnsi="Times" w:cs="Times"/>
                <w:lang w:eastAsia="ja-JP"/>
              </w:rPr>
            </w:pPr>
            <w:r w:rsidRPr="00944806">
              <w:rPr>
                <w:rFonts w:ascii="Times" w:eastAsia="Times" w:hAnsi="Times" w:cs="Times"/>
                <w:lang w:eastAsia="ja-JP"/>
              </w:rPr>
              <w:t>Fail: N/A</w:t>
            </w:r>
          </w:p>
          <w:p w14:paraId="7B57315E" w14:textId="77777777" w:rsidR="00D46711" w:rsidRPr="00944806" w:rsidRDefault="00D46711" w:rsidP="009F33DA">
            <w:pPr>
              <w:spacing w:before="120" w:after="120" w:line="276" w:lineRule="auto"/>
              <w:rPr>
                <w:rFonts w:ascii="Times" w:eastAsia="Times" w:hAnsi="Times" w:cs="Times"/>
                <w:lang w:val="vi-VN" w:eastAsia="ja-JP"/>
              </w:rPr>
            </w:pPr>
            <w:r w:rsidRPr="00944806">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4253"/>
              <w:gridCol w:w="3292"/>
            </w:tblGrid>
            <w:tr w:rsidR="00D46711" w:rsidRPr="00944806" w14:paraId="0744D49A" w14:textId="77777777" w:rsidTr="009F33DA">
              <w:tc>
                <w:tcPr>
                  <w:tcW w:w="1009" w:type="dxa"/>
                  <w:shd w:val="clear" w:color="auto" w:fill="D9D9D9" w:themeFill="background1" w:themeFillShade="D9"/>
                </w:tcPr>
                <w:p w14:paraId="5B0DCEBE" w14:textId="77777777" w:rsidR="00D46711" w:rsidRPr="00944806" w:rsidRDefault="00D46711" w:rsidP="009F33DA">
                  <w:pPr>
                    <w:spacing w:before="120" w:after="120" w:line="276" w:lineRule="auto"/>
                    <w:rPr>
                      <w:rFonts w:ascii="Times" w:eastAsia="Times" w:hAnsi="Times" w:cs="Times"/>
                      <w:sz w:val="24"/>
                      <w:szCs w:val="24"/>
                      <w:lang w:eastAsia="ja-JP"/>
                    </w:rPr>
                  </w:pPr>
                  <w:r w:rsidRPr="00944806">
                    <w:rPr>
                      <w:rFonts w:ascii="Times" w:eastAsia="Times" w:hAnsi="Times" w:cs="Times"/>
                      <w:sz w:val="24"/>
                      <w:szCs w:val="24"/>
                      <w:lang w:eastAsia="ja-JP"/>
                    </w:rPr>
                    <w:t>Step</w:t>
                  </w:r>
                </w:p>
              </w:tc>
              <w:tc>
                <w:tcPr>
                  <w:tcW w:w="4253" w:type="dxa"/>
                  <w:shd w:val="clear" w:color="auto" w:fill="D9D9D9" w:themeFill="background1" w:themeFillShade="D9"/>
                </w:tcPr>
                <w:p w14:paraId="3BC148EF" w14:textId="77777777" w:rsidR="00D46711" w:rsidRPr="00944806" w:rsidRDefault="00D46711" w:rsidP="009F33DA">
                  <w:pPr>
                    <w:spacing w:before="120" w:after="120" w:line="276" w:lineRule="auto"/>
                    <w:rPr>
                      <w:rFonts w:ascii="Times" w:eastAsia="Times" w:hAnsi="Times" w:cs="Times"/>
                      <w:sz w:val="24"/>
                      <w:szCs w:val="24"/>
                      <w:lang w:eastAsia="ja-JP"/>
                    </w:rPr>
                  </w:pPr>
                  <w:r w:rsidRPr="00944806">
                    <w:rPr>
                      <w:rFonts w:ascii="Times" w:eastAsia="Times" w:hAnsi="Times" w:cs="Times"/>
                      <w:sz w:val="24"/>
                      <w:szCs w:val="24"/>
                      <w:lang w:eastAsia="ja-JP"/>
                    </w:rPr>
                    <w:t>Actor Action</w:t>
                  </w:r>
                </w:p>
              </w:tc>
              <w:tc>
                <w:tcPr>
                  <w:tcW w:w="3292" w:type="dxa"/>
                  <w:shd w:val="clear" w:color="auto" w:fill="D9D9D9" w:themeFill="background1" w:themeFillShade="D9"/>
                </w:tcPr>
                <w:p w14:paraId="0117C09C" w14:textId="77777777" w:rsidR="00D46711" w:rsidRPr="00944806" w:rsidRDefault="00D46711" w:rsidP="009F33DA">
                  <w:pPr>
                    <w:spacing w:before="120" w:after="120" w:line="276" w:lineRule="auto"/>
                    <w:rPr>
                      <w:rFonts w:ascii="Times" w:eastAsia="Times" w:hAnsi="Times" w:cs="Times"/>
                      <w:sz w:val="24"/>
                      <w:szCs w:val="24"/>
                      <w:lang w:eastAsia="ja-JP"/>
                    </w:rPr>
                  </w:pPr>
                  <w:r w:rsidRPr="00944806">
                    <w:rPr>
                      <w:rFonts w:ascii="Times" w:eastAsia="Times" w:hAnsi="Times" w:cs="Times"/>
                      <w:sz w:val="24"/>
                      <w:szCs w:val="24"/>
                      <w:lang w:eastAsia="ja-JP"/>
                    </w:rPr>
                    <w:t>System Response</w:t>
                  </w:r>
                </w:p>
              </w:tc>
            </w:tr>
            <w:tr w:rsidR="00D46711" w:rsidRPr="00944806" w14:paraId="2FA2A609" w14:textId="77777777" w:rsidTr="009F33DA">
              <w:tc>
                <w:tcPr>
                  <w:tcW w:w="1009" w:type="dxa"/>
                </w:tcPr>
                <w:p w14:paraId="769CC6B3" w14:textId="77777777" w:rsidR="00D46711" w:rsidRPr="00944806" w:rsidRDefault="00D46711" w:rsidP="009F33DA">
                  <w:pPr>
                    <w:spacing w:before="120" w:after="120" w:line="276" w:lineRule="auto"/>
                    <w:rPr>
                      <w:rFonts w:ascii="Times" w:eastAsia="Times" w:hAnsi="Times" w:cs="Times"/>
                      <w:sz w:val="24"/>
                      <w:szCs w:val="24"/>
                      <w:lang w:val="vi-VN" w:eastAsia="ja-JP"/>
                    </w:rPr>
                  </w:pPr>
                  <w:r w:rsidRPr="00944806">
                    <w:rPr>
                      <w:rFonts w:ascii="Times" w:eastAsia="Times" w:hAnsi="Times" w:cs="Times"/>
                      <w:sz w:val="24"/>
                      <w:szCs w:val="24"/>
                      <w:lang w:val="vi-VN" w:eastAsia="ja-JP"/>
                    </w:rPr>
                    <w:t>1</w:t>
                  </w:r>
                </w:p>
              </w:tc>
              <w:tc>
                <w:tcPr>
                  <w:tcW w:w="4253" w:type="dxa"/>
                </w:tcPr>
                <w:p w14:paraId="777FB38D" w14:textId="77777777" w:rsidR="00D46711" w:rsidRPr="00944806" w:rsidRDefault="00D46711" w:rsidP="009F33DA">
                  <w:pPr>
                    <w:spacing w:before="120" w:after="120" w:line="276" w:lineRule="auto"/>
                    <w:rPr>
                      <w:rFonts w:ascii="Times" w:eastAsia="Times" w:hAnsi="Times" w:cs="Times"/>
                      <w:sz w:val="24"/>
                      <w:szCs w:val="24"/>
                      <w:lang w:eastAsia="ja-JP"/>
                    </w:rPr>
                  </w:pPr>
                  <w:r w:rsidRPr="00944806">
                    <w:rPr>
                      <w:rFonts w:ascii="Times" w:eastAsia="Times" w:hAnsi="Times" w:cs="Times"/>
                      <w:sz w:val="24"/>
                      <w:szCs w:val="24"/>
                      <w:lang w:eastAsia="ja-JP"/>
                    </w:rPr>
                    <w:t xml:space="preserve">Request </w:t>
                  </w:r>
                  <w:r w:rsidRPr="00944806">
                    <w:rPr>
                      <w:rFonts w:ascii="Times" w:eastAsia="Times" w:hAnsi="Times" w:cs="Times"/>
                      <w:sz w:val="24"/>
                      <w:szCs w:val="24"/>
                      <w:lang w:val="vi-VN" w:eastAsia="ja-JP"/>
                    </w:rPr>
                    <w:t>send notification to clinic</w:t>
                  </w:r>
                </w:p>
              </w:tc>
              <w:tc>
                <w:tcPr>
                  <w:tcW w:w="3292" w:type="dxa"/>
                </w:tcPr>
                <w:p w14:paraId="79182DD1" w14:textId="77777777" w:rsidR="00D46711" w:rsidRPr="00944806" w:rsidRDefault="00D46711" w:rsidP="009F33DA">
                  <w:pPr>
                    <w:spacing w:before="120" w:after="120" w:line="276" w:lineRule="auto"/>
                    <w:rPr>
                      <w:rFonts w:ascii="Times" w:eastAsia="Times" w:hAnsi="Times" w:cs="Times"/>
                      <w:sz w:val="24"/>
                      <w:szCs w:val="24"/>
                      <w:lang w:eastAsia="ja-JP"/>
                    </w:rPr>
                  </w:pPr>
                  <w:r w:rsidRPr="00944806">
                    <w:rPr>
                      <w:rFonts w:ascii="Times" w:eastAsia="Times" w:hAnsi="Times" w:cs="Times"/>
                      <w:sz w:val="24"/>
                      <w:szCs w:val="24"/>
                      <w:lang w:eastAsia="ja-JP"/>
                    </w:rPr>
                    <w:t>Push notification to clinic</w:t>
                  </w:r>
                </w:p>
              </w:tc>
            </w:tr>
          </w:tbl>
          <w:p w14:paraId="0DC86B88" w14:textId="77777777" w:rsidR="00D46711" w:rsidRPr="00944806" w:rsidRDefault="00D46711" w:rsidP="009F33DA">
            <w:pPr>
              <w:spacing w:before="120" w:after="120" w:line="276" w:lineRule="auto"/>
              <w:rPr>
                <w:rFonts w:ascii="Times" w:eastAsia="Times" w:hAnsi="Times" w:cs="Times"/>
                <w:lang w:eastAsia="ja-JP"/>
              </w:rPr>
            </w:pPr>
            <w:r w:rsidRPr="00944806">
              <w:rPr>
                <w:rFonts w:ascii="Times" w:eastAsia="Times" w:hAnsi="Times" w:cs="Times"/>
                <w:lang w:eastAsia="ja-JP"/>
              </w:rPr>
              <w:t>Alternative Scenario: N/A</w:t>
            </w:r>
          </w:p>
          <w:p w14:paraId="5CD20617" w14:textId="77777777" w:rsidR="00D46711" w:rsidRPr="00944806" w:rsidRDefault="00D46711" w:rsidP="009F33DA">
            <w:pPr>
              <w:spacing w:before="120" w:after="120" w:line="276" w:lineRule="auto"/>
              <w:rPr>
                <w:rFonts w:ascii="Times" w:eastAsia="Times" w:hAnsi="Times" w:cs="Times"/>
                <w:lang w:val="vi-VN" w:eastAsia="ja-JP"/>
              </w:rPr>
            </w:pPr>
            <w:r w:rsidRPr="00944806">
              <w:rPr>
                <w:rFonts w:ascii="Times" w:eastAsia="Times" w:hAnsi="Times" w:cs="Times"/>
                <w:lang w:eastAsia="ja-JP"/>
              </w:rPr>
              <w:t>Exceptions:</w:t>
            </w:r>
            <w:r w:rsidRPr="00944806">
              <w:rPr>
                <w:rFonts w:ascii="Times" w:eastAsia="Times" w:hAnsi="Times" w:cs="Times"/>
                <w:lang w:val="vi-VN" w:eastAsia="ja-JP"/>
              </w:rPr>
              <w:t xml:space="preserve"> </w:t>
            </w:r>
            <w:r w:rsidRPr="00944806">
              <w:rPr>
                <w:rFonts w:ascii="Times" w:eastAsia="Times" w:hAnsi="Times" w:cs="Times"/>
                <w:lang w:eastAsia="ja-JP"/>
              </w:rPr>
              <w:t>N/A</w:t>
            </w:r>
          </w:p>
          <w:p w14:paraId="0040775A" w14:textId="77777777" w:rsidR="00D46711" w:rsidRPr="00944806" w:rsidRDefault="00D46711" w:rsidP="009F33DA">
            <w:pPr>
              <w:spacing w:before="120" w:after="120" w:line="276" w:lineRule="auto"/>
              <w:rPr>
                <w:rFonts w:ascii="Times" w:eastAsia="Times" w:hAnsi="Times" w:cs="Times"/>
                <w:lang w:eastAsia="ja-JP"/>
              </w:rPr>
            </w:pPr>
            <w:r w:rsidRPr="00944806">
              <w:rPr>
                <w:rFonts w:ascii="Times" w:eastAsia="Times" w:hAnsi="Times" w:cs="Times"/>
                <w:lang w:eastAsia="ja-JP"/>
              </w:rPr>
              <w:t xml:space="preserve">Relationships: </w:t>
            </w:r>
          </w:p>
          <w:p w14:paraId="442F66C0" w14:textId="77777777" w:rsidR="00D46711" w:rsidRPr="00944806" w:rsidRDefault="00D46711" w:rsidP="00CB7118">
            <w:pPr>
              <w:pStyle w:val="ListParagraph"/>
              <w:numPr>
                <w:ilvl w:val="0"/>
                <w:numId w:val="53"/>
              </w:numPr>
              <w:spacing w:after="23"/>
              <w:ind w:right="327"/>
              <w:rPr>
                <w:rFonts w:ascii="Times" w:eastAsia="Times" w:hAnsi="Times" w:cs="Times"/>
              </w:rPr>
            </w:pPr>
            <w:r w:rsidRPr="00944806">
              <w:rPr>
                <w:rFonts w:ascii="Times" w:eastAsia="Times" w:hAnsi="Times" w:cs="Times"/>
                <w:lang w:val="vi-VN"/>
              </w:rPr>
              <w:t>Schedule appointment</w:t>
            </w:r>
          </w:p>
          <w:p w14:paraId="6985B049" w14:textId="77777777" w:rsidR="00D46711" w:rsidRPr="00944806" w:rsidRDefault="00D46711" w:rsidP="009F33DA">
            <w:pPr>
              <w:spacing w:before="120" w:after="120" w:line="276" w:lineRule="auto"/>
              <w:rPr>
                <w:rFonts w:ascii="Times" w:eastAsia="Times" w:hAnsi="Times" w:cs="Times"/>
                <w:lang w:eastAsia="ja-JP"/>
              </w:rPr>
            </w:pPr>
            <w:r w:rsidRPr="00944806">
              <w:rPr>
                <w:rFonts w:ascii="Times" w:eastAsia="Times" w:hAnsi="Times" w:cs="Times"/>
                <w:lang w:eastAsia="ja-JP"/>
              </w:rPr>
              <w:t>Business Rules:</w:t>
            </w:r>
          </w:p>
          <w:p w14:paraId="48C8D542" w14:textId="682B4AC3" w:rsidR="00D46711" w:rsidRPr="00944806" w:rsidRDefault="00D46711" w:rsidP="00CB7118">
            <w:pPr>
              <w:pStyle w:val="ListParagraph"/>
              <w:numPr>
                <w:ilvl w:val="0"/>
                <w:numId w:val="59"/>
              </w:numPr>
              <w:spacing w:line="276" w:lineRule="auto"/>
              <w:rPr>
                <w:rFonts w:ascii="Times" w:eastAsia="Times,Cambria" w:hAnsi="Times" w:cs="Times"/>
                <w:lang w:eastAsia="ja-JP"/>
              </w:rPr>
            </w:pPr>
            <w:r w:rsidRPr="00944806">
              <w:rPr>
                <w:rFonts w:ascii="Times" w:eastAsia="Times" w:hAnsi="Times" w:cs="Times"/>
                <w:noProof/>
              </w:rPr>
              <w:t>The only</w:t>
            </w:r>
            <w:r w:rsidRPr="00944806">
              <w:rPr>
                <w:rFonts w:ascii="Times" w:eastAsia="Times" w:hAnsi="Times" w:cs="Times"/>
              </w:rPr>
              <w:t xml:space="preserve"> request </w:t>
            </w:r>
            <w:r w:rsidR="0008249E" w:rsidRPr="00944806">
              <w:rPr>
                <w:rFonts w:ascii="Times" w:eastAsia="Times" w:hAnsi="Times" w:cs="Times"/>
              </w:rPr>
              <w:t>sends</w:t>
            </w:r>
            <w:r w:rsidRPr="00944806">
              <w:rPr>
                <w:rFonts w:ascii="Times" w:eastAsia="Times" w:hAnsi="Times" w:cs="Times"/>
              </w:rPr>
              <w:t xml:space="preserve"> a notification when a new appointment is </w:t>
            </w:r>
            <w:r w:rsidRPr="00944806">
              <w:rPr>
                <w:rFonts w:ascii="Times" w:eastAsia="Times" w:hAnsi="Times" w:cs="Times"/>
                <w:noProof/>
              </w:rPr>
              <w:t>successfully</w:t>
            </w:r>
            <w:r w:rsidRPr="00944806">
              <w:rPr>
                <w:rFonts w:ascii="Times" w:eastAsia="Times" w:hAnsi="Times" w:cs="Times"/>
              </w:rPr>
              <w:t xml:space="preserve"> created</w:t>
            </w:r>
          </w:p>
          <w:p w14:paraId="5BAA1EAA" w14:textId="77777777" w:rsidR="00D46711" w:rsidRPr="00944806" w:rsidRDefault="00D46711" w:rsidP="00CB7118">
            <w:pPr>
              <w:pStyle w:val="ListParagraph"/>
              <w:numPr>
                <w:ilvl w:val="0"/>
                <w:numId w:val="59"/>
              </w:numPr>
              <w:spacing w:line="276" w:lineRule="auto"/>
              <w:rPr>
                <w:rFonts w:ascii="Times" w:eastAsia="Times,Cambria" w:hAnsi="Times" w:cs="Times"/>
                <w:lang w:eastAsia="ja-JP"/>
              </w:rPr>
            </w:pPr>
            <w:r w:rsidRPr="00944806">
              <w:rPr>
                <w:rFonts w:ascii="Times" w:eastAsia="Times,Cambria" w:hAnsi="Times" w:cs="Times"/>
                <w:lang w:eastAsia="ja-JP"/>
              </w:rPr>
              <w:t>Notify clinic that associate with the previous appointment only ( notify the right clinic, not notify all)</w:t>
            </w:r>
          </w:p>
        </w:tc>
      </w:tr>
    </w:tbl>
    <w:p w14:paraId="2D87822C" w14:textId="608CA309" w:rsidR="00D46711" w:rsidRPr="00944806" w:rsidRDefault="00944806" w:rsidP="0094480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16 Use Case:</w:t>
      </w:r>
      <w:r w:rsidRPr="00E21E20">
        <w:rPr>
          <w:rFonts w:ascii="Times" w:eastAsia="Times" w:hAnsi="Times" w:cs="Times"/>
          <w:sz w:val="24"/>
          <w:szCs w:val="24"/>
        </w:rPr>
        <w:t xml:space="preserve"> </w:t>
      </w:r>
    </w:p>
    <w:p w14:paraId="194ED85D" w14:textId="33C6180B" w:rsidR="00DA2F93" w:rsidRDefault="00DA2F93" w:rsidP="00CB7118">
      <w:pPr>
        <w:pStyle w:val="Heading4"/>
        <w:numPr>
          <w:ilvl w:val="2"/>
          <w:numId w:val="39"/>
        </w:numPr>
        <w:ind w:left="1985" w:hanging="851"/>
        <w:rPr>
          <w:rFonts w:ascii="Times" w:hAnsi="Times" w:cs="Times"/>
        </w:rPr>
      </w:pPr>
      <w:bookmarkStart w:id="185" w:name="_Toc520105312"/>
      <w:bookmarkStart w:id="186" w:name="_Toc520105482"/>
      <w:r w:rsidRPr="00284087">
        <w:rPr>
          <w:rFonts w:ascii="Times" w:hAnsi="Times" w:cs="Times"/>
        </w:rPr>
        <w:t>Firebase</w:t>
      </w:r>
      <w:r w:rsidR="00EA2129">
        <w:rPr>
          <w:rFonts w:ascii="Times" w:hAnsi="Times" w:cs="Times"/>
        </w:rPr>
        <w:t xml:space="preserve"> Overview Use Case</w:t>
      </w:r>
      <w:bookmarkEnd w:id="185"/>
      <w:bookmarkEnd w:id="186"/>
    </w:p>
    <w:p w14:paraId="5195374F" w14:textId="7A7E566E" w:rsidR="00D46711" w:rsidRDefault="00D46711" w:rsidP="00D46711">
      <w:r>
        <w:rPr>
          <w:noProof/>
        </w:rPr>
        <w:drawing>
          <wp:inline distT="0" distB="0" distL="0" distR="0" wp14:anchorId="496D8674" wp14:editId="09CBFC1E">
            <wp:extent cx="5162552" cy="183832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162552" cy="1838325"/>
                    </a:xfrm>
                    <a:prstGeom prst="rect">
                      <a:avLst/>
                    </a:prstGeom>
                  </pic:spPr>
                </pic:pic>
              </a:graphicData>
            </a:graphic>
          </wp:inline>
        </w:drawing>
      </w:r>
    </w:p>
    <w:p w14:paraId="5BC6B511" w14:textId="78AF6D25" w:rsidR="008B7812" w:rsidRPr="008B7812" w:rsidRDefault="008B7812" w:rsidP="008B7812">
      <w:pPr>
        <w:pStyle w:val="cAP"/>
        <w:ind w:left="1778" w:firstLine="382"/>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13:</w:t>
      </w:r>
      <w:r>
        <w:rPr>
          <w:rFonts w:ascii="Times" w:eastAsia="Times" w:hAnsi="Times" w:cs="Times"/>
          <w:sz w:val="24"/>
          <w:szCs w:val="24"/>
        </w:rPr>
        <w:t xml:space="preserve"> </w:t>
      </w:r>
    </w:p>
    <w:p w14:paraId="010D1005" w14:textId="00937ED2" w:rsidR="00DA2F93" w:rsidRDefault="00EA2129" w:rsidP="00CB7118">
      <w:pPr>
        <w:pStyle w:val="Heading5"/>
        <w:numPr>
          <w:ilvl w:val="3"/>
          <w:numId w:val="39"/>
        </w:numPr>
        <w:ind w:left="2410" w:hanging="992"/>
        <w:rPr>
          <w:rFonts w:ascii="Times" w:hAnsi="Times" w:cs="Times"/>
        </w:rPr>
      </w:pPr>
      <w:bookmarkStart w:id="187" w:name="_Toc520105313"/>
      <w:bookmarkStart w:id="188" w:name="_Toc520105483"/>
      <w:r>
        <w:rPr>
          <w:rFonts w:ascii="Times" w:hAnsi="Times" w:cs="Times"/>
        </w:rPr>
        <w:t>&lt;</w:t>
      </w:r>
      <w:r w:rsidRPr="00EA2129">
        <w:rPr>
          <w:rFonts w:ascii="Times" w:hAnsi="Times" w:cs="Times"/>
        </w:rPr>
        <w:t xml:space="preserve"> </w:t>
      </w:r>
      <w:r w:rsidRPr="00284087">
        <w:rPr>
          <w:rFonts w:ascii="Times" w:hAnsi="Times" w:cs="Times"/>
        </w:rPr>
        <w:t>Firebase</w:t>
      </w:r>
      <w:r>
        <w:rPr>
          <w:rFonts w:ascii="Times" w:hAnsi="Times" w:cs="Times"/>
        </w:rPr>
        <w:t>&gt; Notify to Clinic</w:t>
      </w:r>
      <w:bookmarkEnd w:id="187"/>
      <w:bookmarkEnd w:id="188"/>
    </w:p>
    <w:p w14:paraId="3574EAA6" w14:textId="142F70D2" w:rsidR="008B7812" w:rsidRPr="008B7812" w:rsidRDefault="008B7812" w:rsidP="008B7812">
      <w:r>
        <w:rPr>
          <w:noProof/>
        </w:rPr>
        <w:drawing>
          <wp:inline distT="0" distB="0" distL="0" distR="0" wp14:anchorId="7B07DEAF" wp14:editId="77F6DAD4">
            <wp:extent cx="5162552" cy="18383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162552" cy="1838325"/>
                    </a:xfrm>
                    <a:prstGeom prst="rect">
                      <a:avLst/>
                    </a:prstGeom>
                  </pic:spPr>
                </pic:pic>
              </a:graphicData>
            </a:graphic>
          </wp:inline>
        </w:drawing>
      </w:r>
    </w:p>
    <w:p w14:paraId="2753E091" w14:textId="5EB69FD6"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lastRenderedPageBreak/>
        <w:t xml:space="preserve">Figure </w:t>
      </w:r>
      <w:r>
        <w:rPr>
          <w:rFonts w:ascii="Times" w:hAnsi="Times" w:cs="Times"/>
          <w:sz w:val="24"/>
          <w:szCs w:val="24"/>
        </w:rPr>
        <w:t>14:</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6"/>
        <w:gridCol w:w="1661"/>
        <w:gridCol w:w="2211"/>
        <w:gridCol w:w="2882"/>
      </w:tblGrid>
      <w:tr w:rsidR="00D46711" w:rsidRPr="00944806" w14:paraId="5BEB4A43"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07E449AE"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USE CASE – UC_FB.01</w:t>
            </w:r>
          </w:p>
        </w:tc>
      </w:tr>
      <w:tr w:rsidR="00D46711" w:rsidRPr="00944806" w14:paraId="605F035F" w14:textId="77777777" w:rsidTr="009F33DA">
        <w:tc>
          <w:tcPr>
            <w:tcW w:w="115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C8CD310"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18A0E23"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UC_FB.01</w:t>
            </w:r>
          </w:p>
        </w:tc>
        <w:tc>
          <w:tcPr>
            <w:tcW w:w="1259"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584D4255" w14:textId="77777777" w:rsidR="00D46711" w:rsidRPr="00944806" w:rsidRDefault="00D46711" w:rsidP="009F33DA">
            <w:pPr>
              <w:spacing w:line="276" w:lineRule="auto"/>
              <w:rPr>
                <w:rFonts w:ascii="Times" w:eastAsia="Times,Cambria" w:hAnsi="Times" w:cs="Times"/>
                <w:b/>
                <w:lang w:eastAsia="ja-JP"/>
              </w:rPr>
            </w:pPr>
            <w:r w:rsidRPr="00944806">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6F6AD31"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1.0</w:t>
            </w:r>
          </w:p>
        </w:tc>
      </w:tr>
      <w:tr w:rsidR="00D46711" w:rsidRPr="00944806" w14:paraId="2D9A2D23" w14:textId="77777777" w:rsidTr="009F33DA">
        <w:tc>
          <w:tcPr>
            <w:tcW w:w="1154"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81133CC"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Use Case Name</w:t>
            </w:r>
          </w:p>
        </w:tc>
        <w:tc>
          <w:tcPr>
            <w:tcW w:w="3846"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FCDC40" w14:textId="77777777" w:rsidR="00D46711" w:rsidRPr="00944806" w:rsidRDefault="00D46711" w:rsidP="009F33DA">
            <w:pPr>
              <w:ind w:left="2"/>
              <w:rPr>
                <w:rFonts w:ascii="Times" w:eastAsia="Times,Cambria" w:hAnsi="Times" w:cs="Times"/>
              </w:rPr>
            </w:pPr>
            <w:r w:rsidRPr="00944806">
              <w:rPr>
                <w:rFonts w:ascii="Times" w:eastAsia="Times" w:hAnsi="Times" w:cs="Times"/>
              </w:rPr>
              <w:t>Notify to Clinic</w:t>
            </w:r>
          </w:p>
        </w:tc>
      </w:tr>
      <w:tr w:rsidR="00D46711" w:rsidRPr="00944806" w14:paraId="62178347" w14:textId="77777777" w:rsidTr="009F33DA">
        <w:tc>
          <w:tcPr>
            <w:tcW w:w="115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EC25FCD"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Author</w:t>
            </w:r>
          </w:p>
        </w:tc>
        <w:tc>
          <w:tcPr>
            <w:tcW w:w="3846"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1E1E4E8" w14:textId="77777777" w:rsidR="00D46711" w:rsidRPr="00944806" w:rsidRDefault="00D46711" w:rsidP="009F33DA">
            <w:pPr>
              <w:spacing w:line="276" w:lineRule="auto"/>
              <w:rPr>
                <w:rFonts w:ascii="Times" w:eastAsia="Times,Cambria" w:hAnsi="Times" w:cs="Times"/>
                <w:lang w:eastAsia="ja-JP"/>
              </w:rPr>
            </w:pPr>
            <w:proofErr w:type="spellStart"/>
            <w:r w:rsidRPr="00944806">
              <w:rPr>
                <w:rFonts w:ascii="Times" w:eastAsia="Times" w:hAnsi="Times" w:cs="Times"/>
              </w:rPr>
              <w:t>KietNLT</w:t>
            </w:r>
            <w:proofErr w:type="spellEnd"/>
          </w:p>
        </w:tc>
      </w:tr>
      <w:tr w:rsidR="00D46711" w:rsidRPr="00944806" w14:paraId="186B3948" w14:textId="77777777" w:rsidTr="009F33DA">
        <w:tc>
          <w:tcPr>
            <w:tcW w:w="1154"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B142352"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E9BC32E"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27/05/2018</w:t>
            </w:r>
          </w:p>
        </w:tc>
        <w:tc>
          <w:tcPr>
            <w:tcW w:w="125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89B6CA5" w14:textId="77777777" w:rsidR="00D46711" w:rsidRPr="00944806" w:rsidRDefault="00D46711" w:rsidP="009F33DA">
            <w:pPr>
              <w:spacing w:line="276" w:lineRule="auto"/>
              <w:rPr>
                <w:rFonts w:ascii="Times" w:eastAsia="Times,Cambria" w:hAnsi="Times" w:cs="Times"/>
                <w:b/>
                <w:lang w:eastAsia="ja-JP"/>
              </w:rPr>
            </w:pPr>
            <w:r w:rsidRPr="00944806">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DA39A82"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rPr>
              <w:t>Normal</w:t>
            </w:r>
          </w:p>
        </w:tc>
      </w:tr>
      <w:tr w:rsidR="00D46711" w:rsidRPr="00944806" w14:paraId="189F5FE8"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48140A4"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Actor:</w:t>
            </w:r>
          </w:p>
          <w:p w14:paraId="4D99CA57" w14:textId="77777777" w:rsidR="00D46711" w:rsidRPr="00944806" w:rsidRDefault="00D46711" w:rsidP="00CB7118">
            <w:pPr>
              <w:numPr>
                <w:ilvl w:val="0"/>
                <w:numId w:val="47"/>
              </w:numPr>
              <w:spacing w:after="25"/>
              <w:ind w:right="327" w:hanging="360"/>
              <w:contextualSpacing/>
              <w:rPr>
                <w:rFonts w:ascii="Times" w:eastAsia="Times" w:hAnsi="Times" w:cs="Times"/>
              </w:rPr>
            </w:pPr>
            <w:r w:rsidRPr="00944806">
              <w:rPr>
                <w:rFonts w:ascii="Times" w:eastAsia="Times" w:hAnsi="Times" w:cs="Times"/>
              </w:rPr>
              <w:t>Firebase</w:t>
            </w:r>
          </w:p>
          <w:p w14:paraId="1FF441A0"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Summary:</w:t>
            </w:r>
          </w:p>
          <w:p w14:paraId="78865EAE" w14:textId="77777777" w:rsidR="00D46711" w:rsidRPr="00944806" w:rsidRDefault="00D46711" w:rsidP="00CB7118">
            <w:pPr>
              <w:numPr>
                <w:ilvl w:val="0"/>
                <w:numId w:val="47"/>
              </w:numPr>
              <w:spacing w:after="23"/>
              <w:ind w:right="327" w:hanging="360"/>
              <w:contextualSpacing/>
              <w:rPr>
                <w:rFonts w:ascii="Times" w:eastAsia="Times" w:hAnsi="Times" w:cs="Times"/>
              </w:rPr>
            </w:pPr>
            <w:r w:rsidRPr="00944806">
              <w:rPr>
                <w:rFonts w:ascii="Times" w:eastAsia="Times" w:hAnsi="Times" w:cs="Times"/>
              </w:rPr>
              <w:t xml:space="preserve">This use case allows Firebase </w:t>
            </w:r>
            <w:r w:rsidRPr="00944806">
              <w:rPr>
                <w:rFonts w:ascii="Times" w:eastAsia="Times" w:hAnsi="Times" w:cs="Times"/>
                <w:noProof/>
              </w:rPr>
              <w:t>to</w:t>
            </w:r>
            <w:r w:rsidRPr="00944806">
              <w:rPr>
                <w:rFonts w:ascii="Times" w:eastAsia="Times" w:hAnsi="Times" w:cs="Times"/>
              </w:rPr>
              <w:t xml:space="preserve"> send a notification to Clinic</w:t>
            </w:r>
          </w:p>
          <w:p w14:paraId="55EB24F5"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Goal:</w:t>
            </w:r>
          </w:p>
          <w:p w14:paraId="38F5ACA3" w14:textId="77777777" w:rsidR="00D46711" w:rsidRPr="00944806" w:rsidRDefault="00D46711" w:rsidP="00CB7118">
            <w:pPr>
              <w:numPr>
                <w:ilvl w:val="0"/>
                <w:numId w:val="53"/>
              </w:numPr>
              <w:spacing w:after="23"/>
              <w:ind w:right="327"/>
              <w:contextualSpacing/>
              <w:rPr>
                <w:rFonts w:ascii="Times" w:eastAsia="Times" w:hAnsi="Times" w:cs="Times"/>
              </w:rPr>
            </w:pPr>
            <w:r w:rsidRPr="00944806">
              <w:rPr>
                <w:rFonts w:ascii="Times" w:eastAsia="Times" w:hAnsi="Times" w:cs="Times"/>
              </w:rPr>
              <w:t>Send a notification to the clinic when we want to notify clinic that they have a new appointment</w:t>
            </w:r>
          </w:p>
          <w:p w14:paraId="43ECB6B1"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Triggers:</w:t>
            </w:r>
          </w:p>
          <w:p w14:paraId="6B297718" w14:textId="77777777" w:rsidR="00D46711" w:rsidRPr="00944806" w:rsidRDefault="00D46711" w:rsidP="00CB7118">
            <w:pPr>
              <w:pStyle w:val="ListParagraph"/>
              <w:numPr>
                <w:ilvl w:val="0"/>
                <w:numId w:val="53"/>
              </w:numPr>
              <w:spacing w:after="23"/>
              <w:ind w:right="327"/>
              <w:rPr>
                <w:rFonts w:ascii="Times" w:eastAsia="Times" w:hAnsi="Times" w:cs="Times"/>
              </w:rPr>
            </w:pPr>
            <w:r w:rsidRPr="00944806">
              <w:rPr>
                <w:rFonts w:ascii="Times" w:eastAsia="Times" w:hAnsi="Times" w:cs="Times"/>
              </w:rPr>
              <w:t>When hotline server request sending notification</w:t>
            </w:r>
          </w:p>
          <w:p w14:paraId="30CAC8E8" w14:textId="77777777" w:rsidR="00D46711" w:rsidRPr="00944806" w:rsidRDefault="00D46711" w:rsidP="009F33DA">
            <w:pPr>
              <w:spacing w:line="276" w:lineRule="auto"/>
              <w:rPr>
                <w:rFonts w:ascii="Times" w:eastAsia="Times" w:hAnsi="Times" w:cs="Times"/>
                <w:lang w:val="vi-VN" w:eastAsia="ja-JP"/>
              </w:rPr>
            </w:pPr>
            <w:r w:rsidRPr="00944806">
              <w:rPr>
                <w:rFonts w:ascii="Times" w:eastAsia="Times" w:hAnsi="Times" w:cs="Times"/>
                <w:lang w:eastAsia="ja-JP"/>
              </w:rPr>
              <w:t>Preconditions:</w:t>
            </w:r>
            <w:r w:rsidRPr="00944806">
              <w:rPr>
                <w:rFonts w:ascii="Times" w:eastAsia="Times" w:hAnsi="Times" w:cs="Times"/>
                <w:lang w:val="vi-VN" w:eastAsia="ja-JP"/>
              </w:rPr>
              <w:t xml:space="preserve"> N/A</w:t>
            </w:r>
          </w:p>
          <w:p w14:paraId="6E8A496A" w14:textId="77777777" w:rsidR="00D46711" w:rsidRPr="00944806" w:rsidRDefault="00D46711" w:rsidP="009F33DA">
            <w:pPr>
              <w:spacing w:line="276" w:lineRule="auto"/>
              <w:rPr>
                <w:rFonts w:ascii="Times" w:eastAsia="Times,Cambria" w:hAnsi="Times" w:cs="Times"/>
                <w:lang w:eastAsia="ja-JP"/>
              </w:rPr>
            </w:pPr>
            <w:r w:rsidRPr="00944806">
              <w:rPr>
                <w:rFonts w:ascii="Times" w:eastAsia="Times" w:hAnsi="Times" w:cs="Times"/>
                <w:lang w:eastAsia="ja-JP"/>
              </w:rPr>
              <w:t>Post Conditions:</w:t>
            </w:r>
          </w:p>
          <w:p w14:paraId="4A2F5F3E" w14:textId="77777777" w:rsidR="00D46711" w:rsidRPr="00944806" w:rsidRDefault="00D46711" w:rsidP="00CB7118">
            <w:pPr>
              <w:numPr>
                <w:ilvl w:val="0"/>
                <w:numId w:val="53"/>
              </w:numPr>
              <w:spacing w:after="23"/>
              <w:ind w:right="327"/>
              <w:contextualSpacing/>
              <w:rPr>
                <w:rFonts w:ascii="Times" w:eastAsia="Times" w:hAnsi="Times" w:cs="Times"/>
              </w:rPr>
            </w:pPr>
            <w:r w:rsidRPr="00944806">
              <w:rPr>
                <w:rFonts w:ascii="Times" w:eastAsia="Times" w:hAnsi="Times" w:cs="Times"/>
              </w:rPr>
              <w:t>Success: Clinic receive notification</w:t>
            </w:r>
          </w:p>
          <w:p w14:paraId="1665B18E" w14:textId="77777777" w:rsidR="00D46711" w:rsidRPr="00944806" w:rsidRDefault="00D46711" w:rsidP="00CB7118">
            <w:pPr>
              <w:numPr>
                <w:ilvl w:val="0"/>
                <w:numId w:val="47"/>
              </w:numPr>
              <w:spacing w:after="25"/>
              <w:ind w:right="327" w:hanging="360"/>
              <w:contextualSpacing/>
              <w:rPr>
                <w:rFonts w:ascii="Times" w:eastAsia="Times" w:hAnsi="Times" w:cs="Times"/>
              </w:rPr>
            </w:pPr>
            <w:r w:rsidRPr="00944806">
              <w:rPr>
                <w:rFonts w:ascii="Times" w:eastAsia="Times" w:hAnsi="Times" w:cs="Times"/>
              </w:rPr>
              <w:t>Fail: N/A</w:t>
            </w:r>
          </w:p>
          <w:p w14:paraId="56595ADE" w14:textId="77777777" w:rsidR="00D46711" w:rsidRPr="00944806" w:rsidRDefault="00D46711" w:rsidP="009F33DA">
            <w:pPr>
              <w:spacing w:line="276" w:lineRule="auto"/>
              <w:rPr>
                <w:rFonts w:ascii="Times" w:eastAsia="Times" w:hAnsi="Times" w:cs="Times"/>
                <w:lang w:eastAsia="ja-JP"/>
              </w:rPr>
            </w:pPr>
            <w:r w:rsidRPr="00944806">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3119"/>
              <w:gridCol w:w="4426"/>
            </w:tblGrid>
            <w:tr w:rsidR="00D46711" w:rsidRPr="00944806" w14:paraId="14E9BD62" w14:textId="77777777" w:rsidTr="009F33DA">
              <w:tc>
                <w:tcPr>
                  <w:tcW w:w="1009" w:type="dxa"/>
                </w:tcPr>
                <w:p w14:paraId="3CFFDF06" w14:textId="77777777" w:rsidR="00D46711" w:rsidRPr="00944806" w:rsidRDefault="00D46711" w:rsidP="009F33DA">
                  <w:pPr>
                    <w:spacing w:line="276" w:lineRule="auto"/>
                    <w:rPr>
                      <w:rFonts w:ascii="Times" w:eastAsia="Times,Cambria" w:hAnsi="Times" w:cs="Times"/>
                      <w:sz w:val="24"/>
                      <w:szCs w:val="24"/>
                      <w:lang w:eastAsia="ja-JP"/>
                    </w:rPr>
                  </w:pPr>
                  <w:r w:rsidRPr="00944806">
                    <w:rPr>
                      <w:rFonts w:ascii="Times" w:eastAsia="Times" w:hAnsi="Times" w:cs="Times"/>
                      <w:sz w:val="24"/>
                      <w:szCs w:val="24"/>
                      <w:lang w:eastAsia="ja-JP"/>
                    </w:rPr>
                    <w:t>Step</w:t>
                  </w:r>
                </w:p>
              </w:tc>
              <w:tc>
                <w:tcPr>
                  <w:tcW w:w="3119" w:type="dxa"/>
                </w:tcPr>
                <w:p w14:paraId="3F1BC3FE" w14:textId="77777777" w:rsidR="00D46711" w:rsidRPr="00944806" w:rsidRDefault="00D46711" w:rsidP="009F33DA">
                  <w:pPr>
                    <w:spacing w:line="276" w:lineRule="auto"/>
                    <w:rPr>
                      <w:rFonts w:ascii="Times" w:eastAsia="Times,Cambria" w:hAnsi="Times" w:cs="Times"/>
                      <w:sz w:val="24"/>
                      <w:szCs w:val="24"/>
                      <w:lang w:eastAsia="ja-JP"/>
                    </w:rPr>
                  </w:pPr>
                  <w:r w:rsidRPr="00944806">
                    <w:rPr>
                      <w:rFonts w:ascii="Times" w:eastAsia="Times" w:hAnsi="Times" w:cs="Times"/>
                      <w:sz w:val="24"/>
                      <w:szCs w:val="24"/>
                      <w:lang w:eastAsia="ja-JP"/>
                    </w:rPr>
                    <w:t>Actor Action</w:t>
                  </w:r>
                </w:p>
              </w:tc>
              <w:tc>
                <w:tcPr>
                  <w:tcW w:w="4426" w:type="dxa"/>
                </w:tcPr>
                <w:p w14:paraId="273AC6CF" w14:textId="77777777" w:rsidR="00D46711" w:rsidRPr="00944806" w:rsidRDefault="00D46711" w:rsidP="009F33DA">
                  <w:pPr>
                    <w:spacing w:line="276" w:lineRule="auto"/>
                    <w:rPr>
                      <w:rFonts w:ascii="Times" w:eastAsia="Times,Cambria" w:hAnsi="Times" w:cs="Times"/>
                      <w:sz w:val="24"/>
                      <w:szCs w:val="24"/>
                      <w:lang w:eastAsia="ja-JP"/>
                    </w:rPr>
                  </w:pPr>
                  <w:r w:rsidRPr="00944806">
                    <w:rPr>
                      <w:rFonts w:ascii="Times" w:eastAsia="Times" w:hAnsi="Times" w:cs="Times"/>
                      <w:sz w:val="24"/>
                      <w:szCs w:val="24"/>
                      <w:lang w:eastAsia="ja-JP"/>
                    </w:rPr>
                    <w:t>System Response</w:t>
                  </w:r>
                </w:p>
              </w:tc>
            </w:tr>
            <w:tr w:rsidR="00D46711" w:rsidRPr="00944806" w14:paraId="71A3E5BE" w14:textId="77777777" w:rsidTr="009F33DA">
              <w:tc>
                <w:tcPr>
                  <w:tcW w:w="1009" w:type="dxa"/>
                </w:tcPr>
                <w:p w14:paraId="66130555" w14:textId="77777777" w:rsidR="00D46711" w:rsidRPr="00944806" w:rsidRDefault="00D46711" w:rsidP="009F33DA">
                  <w:pPr>
                    <w:spacing w:line="276" w:lineRule="auto"/>
                    <w:rPr>
                      <w:rFonts w:ascii="Times" w:eastAsia="Times,Cambria" w:hAnsi="Times" w:cs="Times"/>
                      <w:sz w:val="24"/>
                      <w:szCs w:val="24"/>
                      <w:lang w:val="vi-VN" w:eastAsia="ja-JP"/>
                    </w:rPr>
                  </w:pPr>
                  <w:r w:rsidRPr="00944806">
                    <w:rPr>
                      <w:rFonts w:ascii="Times" w:eastAsia="Times,Cambria" w:hAnsi="Times" w:cs="Times"/>
                      <w:sz w:val="24"/>
                      <w:szCs w:val="24"/>
                      <w:lang w:val="vi-VN" w:eastAsia="ja-JP"/>
                    </w:rPr>
                    <w:t>1</w:t>
                  </w:r>
                </w:p>
              </w:tc>
              <w:tc>
                <w:tcPr>
                  <w:tcW w:w="3119" w:type="dxa"/>
                </w:tcPr>
                <w:p w14:paraId="02C07895" w14:textId="77777777" w:rsidR="00D46711" w:rsidRPr="00944806" w:rsidRDefault="00D46711" w:rsidP="009F33DA">
                  <w:pPr>
                    <w:spacing w:line="276" w:lineRule="auto"/>
                    <w:rPr>
                      <w:rFonts w:ascii="Times" w:eastAsia="Times,Cambria" w:hAnsi="Times" w:cs="Times"/>
                      <w:sz w:val="24"/>
                      <w:szCs w:val="24"/>
                      <w:lang w:val="vi-VN" w:eastAsia="ja-JP"/>
                    </w:rPr>
                  </w:pPr>
                  <w:r w:rsidRPr="00944806">
                    <w:rPr>
                      <w:rFonts w:ascii="Times" w:eastAsia="Times,Cambria" w:hAnsi="Times" w:cs="Times"/>
                      <w:sz w:val="24"/>
                      <w:szCs w:val="24"/>
                      <w:lang w:val="vi-VN" w:eastAsia="ja-JP"/>
                    </w:rPr>
                    <w:t>Send request sending a notification to the clinic</w:t>
                  </w:r>
                </w:p>
              </w:tc>
              <w:tc>
                <w:tcPr>
                  <w:tcW w:w="4426" w:type="dxa"/>
                </w:tcPr>
                <w:p w14:paraId="2CDE926B" w14:textId="77777777" w:rsidR="00D46711" w:rsidRPr="00944806" w:rsidRDefault="00D46711" w:rsidP="009F33DA">
                  <w:pPr>
                    <w:spacing w:line="276" w:lineRule="auto"/>
                    <w:rPr>
                      <w:rFonts w:ascii="Times" w:eastAsia="Times,Cambria" w:hAnsi="Times" w:cs="Times"/>
                      <w:sz w:val="24"/>
                      <w:szCs w:val="24"/>
                      <w:lang w:eastAsia="ja-JP"/>
                    </w:rPr>
                  </w:pPr>
                  <w:r w:rsidRPr="00944806">
                    <w:rPr>
                      <w:rFonts w:ascii="Times" w:eastAsia="Times" w:hAnsi="Times" w:cs="Times"/>
                      <w:color w:val="auto"/>
                      <w:sz w:val="24"/>
                      <w:szCs w:val="24"/>
                    </w:rPr>
                    <w:t>Push notification to the clinic</w:t>
                  </w:r>
                </w:p>
              </w:tc>
            </w:tr>
          </w:tbl>
          <w:p w14:paraId="37B196D2" w14:textId="77777777" w:rsidR="00D46711" w:rsidRPr="00944806" w:rsidRDefault="00D46711" w:rsidP="009F33DA">
            <w:pPr>
              <w:spacing w:before="120" w:after="120" w:line="276" w:lineRule="auto"/>
              <w:rPr>
                <w:rFonts w:ascii="Times" w:eastAsia="Times" w:hAnsi="Times" w:cs="Times"/>
                <w:lang w:eastAsia="ja-JP"/>
              </w:rPr>
            </w:pPr>
            <w:r w:rsidRPr="00944806">
              <w:rPr>
                <w:rFonts w:ascii="Times" w:eastAsia="Times" w:hAnsi="Times" w:cs="Times"/>
                <w:lang w:eastAsia="ja-JP"/>
              </w:rPr>
              <w:t>Alternative Scenario: N/A</w:t>
            </w:r>
          </w:p>
          <w:p w14:paraId="32F3C63D" w14:textId="77777777" w:rsidR="00D46711" w:rsidRPr="00944806" w:rsidRDefault="00D46711" w:rsidP="009F33DA">
            <w:pPr>
              <w:spacing w:before="120" w:after="120" w:line="276" w:lineRule="auto"/>
              <w:rPr>
                <w:rFonts w:ascii="Times" w:eastAsia="Times" w:hAnsi="Times" w:cs="Times"/>
                <w:lang w:eastAsia="ja-JP"/>
              </w:rPr>
            </w:pPr>
            <w:r w:rsidRPr="00944806">
              <w:rPr>
                <w:rFonts w:ascii="Times" w:eastAsia="Times" w:hAnsi="Times" w:cs="Times"/>
                <w:lang w:eastAsia="ja-JP"/>
              </w:rPr>
              <w:t>Exceptions: N/A</w:t>
            </w:r>
          </w:p>
          <w:p w14:paraId="4D08E4BB" w14:textId="77777777" w:rsidR="00D46711" w:rsidRPr="00944806" w:rsidRDefault="00D46711" w:rsidP="009F33DA">
            <w:pPr>
              <w:spacing w:before="120" w:after="120" w:line="276" w:lineRule="auto"/>
              <w:rPr>
                <w:rFonts w:ascii="Times" w:eastAsia="Times" w:hAnsi="Times" w:cs="Times"/>
                <w:lang w:val="vi-VN" w:eastAsia="ja-JP"/>
              </w:rPr>
            </w:pPr>
            <w:r w:rsidRPr="00944806">
              <w:rPr>
                <w:rFonts w:ascii="Times" w:eastAsia="Times" w:hAnsi="Times" w:cs="Times"/>
                <w:lang w:eastAsia="ja-JP"/>
              </w:rPr>
              <w:t xml:space="preserve">Relationships: </w:t>
            </w:r>
            <w:r w:rsidRPr="00944806">
              <w:rPr>
                <w:rFonts w:ascii="Times" w:eastAsia="Times" w:hAnsi="Times" w:cs="Times"/>
                <w:lang w:val="vi-VN" w:eastAsia="ja-JP"/>
              </w:rPr>
              <w:t>N/A</w:t>
            </w:r>
          </w:p>
          <w:p w14:paraId="693BBA37" w14:textId="77777777" w:rsidR="00D46711" w:rsidRPr="00944806" w:rsidRDefault="00D46711" w:rsidP="009F33DA">
            <w:pPr>
              <w:spacing w:before="120" w:after="120" w:line="276" w:lineRule="auto"/>
              <w:rPr>
                <w:rFonts w:ascii="Times" w:eastAsia="Times" w:hAnsi="Times" w:cs="Times"/>
                <w:lang w:val="vi-VN" w:eastAsia="ja-JP"/>
              </w:rPr>
            </w:pPr>
            <w:r w:rsidRPr="00944806">
              <w:rPr>
                <w:rFonts w:ascii="Times" w:eastAsia="Times" w:hAnsi="Times" w:cs="Times"/>
                <w:lang w:val="vi-VN" w:eastAsia="ja-JP"/>
              </w:rPr>
              <w:t>Business Rules:</w:t>
            </w:r>
          </w:p>
          <w:p w14:paraId="3363B97B" w14:textId="29B8D059" w:rsidR="00D46711" w:rsidRPr="00944806" w:rsidRDefault="00D46711" w:rsidP="00CB7118">
            <w:pPr>
              <w:pStyle w:val="ListParagraph"/>
              <w:numPr>
                <w:ilvl w:val="0"/>
                <w:numId w:val="59"/>
              </w:numPr>
              <w:spacing w:line="276" w:lineRule="auto"/>
              <w:rPr>
                <w:rFonts w:ascii="Times" w:eastAsia="Times,Cambria" w:hAnsi="Times" w:cs="Times"/>
                <w:lang w:eastAsia="ja-JP"/>
              </w:rPr>
            </w:pPr>
            <w:r w:rsidRPr="00944806">
              <w:rPr>
                <w:rFonts w:ascii="Times" w:eastAsia="Times" w:hAnsi="Times" w:cs="Times"/>
                <w:noProof/>
              </w:rPr>
              <w:t>The only</w:t>
            </w:r>
            <w:r w:rsidRPr="00944806">
              <w:rPr>
                <w:rFonts w:ascii="Times" w:eastAsia="Times" w:hAnsi="Times" w:cs="Times"/>
              </w:rPr>
              <w:t xml:space="preserve"> request </w:t>
            </w:r>
            <w:r w:rsidR="00944806" w:rsidRPr="00944806">
              <w:rPr>
                <w:rFonts w:ascii="Times" w:eastAsia="Times" w:hAnsi="Times" w:cs="Times"/>
              </w:rPr>
              <w:t>sends</w:t>
            </w:r>
            <w:r w:rsidRPr="00944806">
              <w:rPr>
                <w:rFonts w:ascii="Times" w:eastAsia="Times" w:hAnsi="Times" w:cs="Times"/>
              </w:rPr>
              <w:t xml:space="preserve"> a notification when a new appointment is </w:t>
            </w:r>
            <w:r w:rsidRPr="00944806">
              <w:rPr>
                <w:rFonts w:ascii="Times" w:eastAsia="Times" w:hAnsi="Times" w:cs="Times"/>
                <w:noProof/>
              </w:rPr>
              <w:t>successfully</w:t>
            </w:r>
            <w:r w:rsidRPr="00944806">
              <w:rPr>
                <w:rFonts w:ascii="Times" w:eastAsia="Times" w:hAnsi="Times" w:cs="Times"/>
              </w:rPr>
              <w:t xml:space="preserve"> created</w:t>
            </w:r>
          </w:p>
          <w:p w14:paraId="13CF73EF" w14:textId="77777777" w:rsidR="00D46711" w:rsidRPr="00944806" w:rsidRDefault="00D46711" w:rsidP="00CB7118">
            <w:pPr>
              <w:pStyle w:val="ListParagraph"/>
              <w:numPr>
                <w:ilvl w:val="0"/>
                <w:numId w:val="59"/>
              </w:numPr>
              <w:spacing w:line="276" w:lineRule="auto"/>
              <w:rPr>
                <w:rFonts w:ascii="Times" w:eastAsia="Times,Cambria" w:hAnsi="Times" w:cs="Times"/>
                <w:lang w:eastAsia="ja-JP"/>
              </w:rPr>
            </w:pPr>
            <w:r w:rsidRPr="00944806">
              <w:rPr>
                <w:rFonts w:ascii="Times" w:eastAsia="Times,Cambria" w:hAnsi="Times" w:cs="Times"/>
                <w:lang w:eastAsia="ja-JP"/>
              </w:rPr>
              <w:t xml:space="preserve">Notification content: </w:t>
            </w:r>
            <w:proofErr w:type="spellStart"/>
            <w:r w:rsidRPr="00944806">
              <w:rPr>
                <w:rFonts w:ascii="Times" w:eastAsia="Times,Cambria" w:hAnsi="Times" w:cs="Times"/>
                <w:lang w:eastAsia="ja-JP"/>
              </w:rPr>
              <w:t>Bạn</w:t>
            </w:r>
            <w:proofErr w:type="spellEnd"/>
            <w:r w:rsidRPr="00944806">
              <w:rPr>
                <w:rFonts w:ascii="Times" w:eastAsia="Times,Cambria" w:hAnsi="Times" w:cs="Times"/>
                <w:lang w:eastAsia="ja-JP"/>
              </w:rPr>
              <w:t xml:space="preserve"> </w:t>
            </w:r>
            <w:proofErr w:type="spellStart"/>
            <w:r w:rsidRPr="00944806">
              <w:rPr>
                <w:rFonts w:ascii="Times" w:eastAsia="Times,Cambria" w:hAnsi="Times" w:cs="Times"/>
                <w:lang w:eastAsia="ja-JP"/>
              </w:rPr>
              <w:t>có</w:t>
            </w:r>
            <w:proofErr w:type="spellEnd"/>
            <w:r w:rsidRPr="00944806">
              <w:rPr>
                <w:rFonts w:ascii="Times" w:eastAsia="Times,Cambria" w:hAnsi="Times" w:cs="Times"/>
                <w:lang w:eastAsia="ja-JP"/>
              </w:rPr>
              <w:t xml:space="preserve"> </w:t>
            </w:r>
            <w:proofErr w:type="spellStart"/>
            <w:r w:rsidRPr="00944806">
              <w:rPr>
                <w:rFonts w:ascii="Times" w:eastAsia="Times,Cambria" w:hAnsi="Times" w:cs="Times"/>
                <w:lang w:eastAsia="ja-JP"/>
              </w:rPr>
              <w:t>một</w:t>
            </w:r>
            <w:proofErr w:type="spellEnd"/>
            <w:r w:rsidRPr="00944806">
              <w:rPr>
                <w:rFonts w:ascii="Times" w:eastAsia="Times,Cambria" w:hAnsi="Times" w:cs="Times"/>
                <w:lang w:eastAsia="ja-JP"/>
              </w:rPr>
              <w:t xml:space="preserve"> </w:t>
            </w:r>
            <w:proofErr w:type="spellStart"/>
            <w:r w:rsidRPr="00944806">
              <w:rPr>
                <w:rFonts w:ascii="Times" w:eastAsia="Times,Cambria" w:hAnsi="Times" w:cs="Times"/>
                <w:lang w:eastAsia="ja-JP"/>
              </w:rPr>
              <w:t>cuộc</w:t>
            </w:r>
            <w:proofErr w:type="spellEnd"/>
            <w:r w:rsidRPr="00944806">
              <w:rPr>
                <w:rFonts w:ascii="Times" w:eastAsia="Times,Cambria" w:hAnsi="Times" w:cs="Times"/>
                <w:lang w:eastAsia="ja-JP"/>
              </w:rPr>
              <w:t xml:space="preserve"> </w:t>
            </w:r>
            <w:proofErr w:type="spellStart"/>
            <w:r w:rsidRPr="00944806">
              <w:rPr>
                <w:rFonts w:ascii="Times" w:eastAsia="Times,Cambria" w:hAnsi="Times" w:cs="Times"/>
                <w:lang w:eastAsia="ja-JP"/>
              </w:rPr>
              <w:t>hẹn</w:t>
            </w:r>
            <w:proofErr w:type="spellEnd"/>
            <w:r w:rsidRPr="00944806">
              <w:rPr>
                <w:rFonts w:ascii="Times" w:eastAsia="Times,Cambria" w:hAnsi="Times" w:cs="Times"/>
                <w:lang w:eastAsia="ja-JP"/>
              </w:rPr>
              <w:t xml:space="preserve"> </w:t>
            </w:r>
            <w:proofErr w:type="spellStart"/>
            <w:r w:rsidRPr="00944806">
              <w:rPr>
                <w:rFonts w:ascii="Times" w:eastAsia="Times,Cambria" w:hAnsi="Times" w:cs="Times"/>
                <w:lang w:eastAsia="ja-JP"/>
              </w:rPr>
              <w:t>mới</w:t>
            </w:r>
            <w:proofErr w:type="spellEnd"/>
            <w:r w:rsidRPr="00944806">
              <w:rPr>
                <w:rFonts w:ascii="Times" w:eastAsia="Times,Cambria" w:hAnsi="Times" w:cs="Times"/>
                <w:lang w:eastAsia="ja-JP"/>
              </w:rPr>
              <w:t xml:space="preserve">! </w:t>
            </w:r>
          </w:p>
        </w:tc>
      </w:tr>
    </w:tbl>
    <w:p w14:paraId="7C468728" w14:textId="4B45C0FF" w:rsidR="00D46711" w:rsidRPr="00944806" w:rsidRDefault="00944806" w:rsidP="00944806">
      <w:pPr>
        <w:pStyle w:val="cAP"/>
        <w:ind w:left="1440" w:firstLine="720"/>
        <w:jc w:val="left"/>
        <w:rPr>
          <w:rFonts w:ascii="Times" w:eastAsia="Times" w:hAnsi="Times" w:cs="Times"/>
          <w:sz w:val="24"/>
          <w:szCs w:val="24"/>
        </w:rPr>
      </w:pPr>
      <w:r>
        <w:rPr>
          <w:rFonts w:ascii="Times" w:eastAsia="Times" w:hAnsi="Times" w:cs="Times"/>
          <w:sz w:val="24"/>
          <w:szCs w:val="24"/>
        </w:rPr>
        <w:t>Table 17 Use Case:</w:t>
      </w:r>
      <w:r w:rsidRPr="00E21E20">
        <w:rPr>
          <w:rFonts w:ascii="Times" w:eastAsia="Times" w:hAnsi="Times" w:cs="Times"/>
          <w:sz w:val="24"/>
          <w:szCs w:val="24"/>
        </w:rPr>
        <w:t xml:space="preserve"> </w:t>
      </w:r>
    </w:p>
    <w:p w14:paraId="2A4AD6D8" w14:textId="081A59E3" w:rsidR="00DA2F93" w:rsidRDefault="00DA2F93" w:rsidP="00CB7118">
      <w:pPr>
        <w:pStyle w:val="Heading4"/>
        <w:numPr>
          <w:ilvl w:val="2"/>
          <w:numId w:val="39"/>
        </w:numPr>
        <w:ind w:left="1985" w:hanging="851"/>
        <w:rPr>
          <w:rFonts w:ascii="Times" w:hAnsi="Times" w:cs="Times"/>
        </w:rPr>
      </w:pPr>
      <w:bookmarkStart w:id="189" w:name="_Toc520105314"/>
      <w:bookmarkStart w:id="190" w:name="_Toc520105484"/>
      <w:r w:rsidRPr="00284087">
        <w:rPr>
          <w:rFonts w:ascii="Times" w:hAnsi="Times" w:cs="Times"/>
        </w:rPr>
        <w:lastRenderedPageBreak/>
        <w:t>Clinic</w:t>
      </w:r>
      <w:r w:rsidR="00EA2129">
        <w:rPr>
          <w:rFonts w:ascii="Times" w:hAnsi="Times" w:cs="Times"/>
        </w:rPr>
        <w:t xml:space="preserve"> Overview Use Case</w:t>
      </w:r>
      <w:bookmarkEnd w:id="189"/>
      <w:bookmarkEnd w:id="190"/>
    </w:p>
    <w:p w14:paraId="75F70FC9" w14:textId="0F47DD90" w:rsidR="00D46711" w:rsidRDefault="00D46711" w:rsidP="00D46711">
      <w:r>
        <w:rPr>
          <w:noProof/>
        </w:rPr>
        <w:drawing>
          <wp:inline distT="0" distB="0" distL="0" distR="0" wp14:anchorId="26EB78EF" wp14:editId="328B2E82">
            <wp:extent cx="5581648" cy="4328795"/>
            <wp:effectExtent l="0" t="0" r="0" b="0"/>
            <wp:docPr id="12453093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581648" cy="4328795"/>
                    </a:xfrm>
                    <a:prstGeom prst="rect">
                      <a:avLst/>
                    </a:prstGeom>
                  </pic:spPr>
                </pic:pic>
              </a:graphicData>
            </a:graphic>
          </wp:inline>
        </w:drawing>
      </w:r>
    </w:p>
    <w:p w14:paraId="530B9E6D" w14:textId="4A28FEF6"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15:</w:t>
      </w:r>
      <w:r>
        <w:rPr>
          <w:rFonts w:ascii="Times" w:eastAsia="Times" w:hAnsi="Times" w:cs="Times"/>
          <w:sz w:val="24"/>
          <w:szCs w:val="24"/>
        </w:rPr>
        <w:t xml:space="preserve"> </w:t>
      </w:r>
    </w:p>
    <w:p w14:paraId="58D31640" w14:textId="120F8B21" w:rsidR="00DA2F93" w:rsidRDefault="00EA2129" w:rsidP="00CB7118">
      <w:pPr>
        <w:pStyle w:val="Heading5"/>
        <w:numPr>
          <w:ilvl w:val="3"/>
          <w:numId w:val="39"/>
        </w:numPr>
        <w:ind w:left="2410" w:hanging="992"/>
        <w:rPr>
          <w:rFonts w:ascii="Times" w:hAnsi="Times" w:cs="Times"/>
        </w:rPr>
      </w:pPr>
      <w:bookmarkStart w:id="191" w:name="_Toc520105315"/>
      <w:bookmarkStart w:id="192" w:name="_Toc520105485"/>
      <w:r>
        <w:rPr>
          <w:rFonts w:ascii="Times" w:hAnsi="Times" w:cs="Times"/>
        </w:rPr>
        <w:t>&lt;Clinic&gt; Get Appointment List</w:t>
      </w:r>
      <w:bookmarkEnd w:id="191"/>
      <w:bookmarkEnd w:id="192"/>
    </w:p>
    <w:p w14:paraId="5141A15E" w14:textId="63BDE70B" w:rsidR="00D46711" w:rsidRDefault="00D46711" w:rsidP="00D46711">
      <w:r>
        <w:rPr>
          <w:noProof/>
        </w:rPr>
        <w:drawing>
          <wp:inline distT="0" distB="0" distL="0" distR="0" wp14:anchorId="5A9E40AC" wp14:editId="0423E160">
            <wp:extent cx="5581648" cy="2611755"/>
            <wp:effectExtent l="0" t="0" r="0" b="0"/>
            <wp:docPr id="110642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581648" cy="2611755"/>
                    </a:xfrm>
                    <a:prstGeom prst="rect">
                      <a:avLst/>
                    </a:prstGeom>
                  </pic:spPr>
                </pic:pic>
              </a:graphicData>
            </a:graphic>
          </wp:inline>
        </w:drawing>
      </w:r>
    </w:p>
    <w:p w14:paraId="07557E9F" w14:textId="75CBAC81"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16:</w:t>
      </w:r>
      <w:r>
        <w:rPr>
          <w:rFonts w:ascii="Times" w:eastAsia="Times" w:hAnsi="Times" w:cs="Times"/>
          <w:sz w:val="24"/>
          <w:szCs w:val="24"/>
        </w:rPr>
        <w:t xml:space="preserve"> </w:t>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33"/>
        <w:gridCol w:w="1661"/>
        <w:gridCol w:w="2206"/>
        <w:gridCol w:w="2880"/>
      </w:tblGrid>
      <w:tr w:rsidR="00D46711" w:rsidRPr="002E3278" w14:paraId="525E5D24"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DD869C4"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 UC_C01</w:t>
            </w:r>
          </w:p>
        </w:tc>
      </w:tr>
      <w:tr w:rsidR="00D46711" w:rsidRPr="002E3278" w14:paraId="3D77F650" w14:textId="77777777" w:rsidTr="009F33DA">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9281F39"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63428BD2"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UC_C01</w:t>
            </w:r>
          </w:p>
        </w:tc>
        <w:tc>
          <w:tcPr>
            <w:tcW w:w="1256"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0AFAE763" w14:textId="77777777" w:rsidR="00D46711" w:rsidRPr="005C5DF5" w:rsidRDefault="00D46711" w:rsidP="009F33DA">
            <w:pPr>
              <w:spacing w:line="276" w:lineRule="auto"/>
              <w:rPr>
                <w:rFonts w:ascii="Times" w:eastAsia="Times,Cambria" w:hAnsi="Times" w:cs="Times"/>
                <w:b/>
                <w:bCs/>
                <w:lang w:eastAsia="ja-JP"/>
              </w:rPr>
            </w:pPr>
            <w:r w:rsidRPr="005C5DF5">
              <w:rPr>
                <w:rFonts w:ascii="Times" w:eastAsia="Times" w:hAnsi="Times" w:cs="Times"/>
                <w:b/>
                <w:bCs/>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68B6A40"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1.0</w:t>
            </w:r>
          </w:p>
        </w:tc>
      </w:tr>
      <w:tr w:rsidR="00D46711" w:rsidRPr="002E3278" w14:paraId="3D356BC5" w14:textId="77777777" w:rsidTr="009F33DA">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E312577"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Name</w:t>
            </w:r>
          </w:p>
        </w:tc>
        <w:tc>
          <w:tcPr>
            <w:tcW w:w="3842"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E772E3A"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rPr>
              <w:t>Get appointment list</w:t>
            </w:r>
          </w:p>
        </w:tc>
      </w:tr>
      <w:tr w:rsidR="00D46711" w:rsidRPr="002E3278" w14:paraId="5BC22606" w14:textId="77777777" w:rsidTr="009F33DA">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574326B"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Author</w:t>
            </w:r>
          </w:p>
        </w:tc>
        <w:tc>
          <w:tcPr>
            <w:tcW w:w="3842"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5BF0226" w14:textId="77777777" w:rsidR="00D46711" w:rsidRPr="005C5DF5" w:rsidRDefault="00D46711" w:rsidP="009F33DA">
            <w:pPr>
              <w:spacing w:line="276" w:lineRule="auto"/>
              <w:rPr>
                <w:rFonts w:ascii="Times" w:eastAsia="Times,Cambria" w:hAnsi="Times" w:cs="Times"/>
                <w:lang w:eastAsia="ja-JP"/>
              </w:rPr>
            </w:pPr>
            <w:proofErr w:type="spellStart"/>
            <w:r w:rsidRPr="005C5DF5">
              <w:rPr>
                <w:rFonts w:ascii="Times" w:eastAsia="Times" w:hAnsi="Times" w:cs="Times"/>
              </w:rPr>
              <w:t>ThuanPT</w:t>
            </w:r>
            <w:proofErr w:type="spellEnd"/>
          </w:p>
        </w:tc>
      </w:tr>
      <w:tr w:rsidR="00D46711" w:rsidRPr="002E3278" w14:paraId="5DEF503D" w14:textId="77777777" w:rsidTr="009F33DA">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2399330"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lastRenderedPageBreak/>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5D07E91"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lang w:eastAsia="ja-JP"/>
              </w:rPr>
              <w:t>27/05/2018</w:t>
            </w:r>
          </w:p>
        </w:tc>
        <w:tc>
          <w:tcPr>
            <w:tcW w:w="125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A944A42" w14:textId="77777777" w:rsidR="00D46711" w:rsidRPr="005C5DF5" w:rsidRDefault="00D46711" w:rsidP="009F33DA">
            <w:pPr>
              <w:spacing w:line="276" w:lineRule="auto"/>
              <w:rPr>
                <w:rFonts w:ascii="Times" w:eastAsia="Times,Cambria" w:hAnsi="Times" w:cs="Times"/>
                <w:b/>
                <w:bCs/>
                <w:lang w:eastAsia="ja-JP"/>
              </w:rPr>
            </w:pPr>
            <w:r w:rsidRPr="005C5DF5">
              <w:rPr>
                <w:rFonts w:ascii="Times" w:eastAsia="Times" w:hAnsi="Times" w:cs="Times"/>
                <w:b/>
                <w:bCs/>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5F187B0"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rPr>
              <w:t>High</w:t>
            </w:r>
          </w:p>
        </w:tc>
      </w:tr>
      <w:tr w:rsidR="00D46711" w:rsidRPr="002E3278" w14:paraId="65DA3B22"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0E6242E" w14:textId="77777777" w:rsidR="00D46711" w:rsidRPr="005C5DF5" w:rsidRDefault="00D46711" w:rsidP="009F33DA">
            <w:pPr>
              <w:spacing w:line="276" w:lineRule="auto"/>
              <w:rPr>
                <w:rFonts w:ascii="Times" w:eastAsia="Times,Times,Cambria" w:hAnsi="Times" w:cs="Times"/>
                <w:lang w:eastAsia="ja-JP"/>
              </w:rPr>
            </w:pPr>
            <w:r w:rsidRPr="005C5DF5">
              <w:rPr>
                <w:rFonts w:ascii="Times" w:eastAsia="Times" w:hAnsi="Times" w:cs="Times"/>
                <w:lang w:eastAsia="ja-JP"/>
              </w:rPr>
              <w:t>Actor:</w:t>
            </w:r>
          </w:p>
          <w:p w14:paraId="5806C164" w14:textId="77777777" w:rsidR="00D46711" w:rsidRPr="005C5DF5" w:rsidRDefault="00D46711" w:rsidP="00CB7118">
            <w:pPr>
              <w:numPr>
                <w:ilvl w:val="0"/>
                <w:numId w:val="62"/>
              </w:numPr>
              <w:spacing w:before="60" w:after="25"/>
              <w:ind w:right="327"/>
              <w:contextualSpacing/>
              <w:rPr>
                <w:rFonts w:ascii="Times" w:eastAsia="Times" w:hAnsi="Times" w:cs="Times"/>
              </w:rPr>
            </w:pPr>
            <w:r w:rsidRPr="005C5DF5">
              <w:rPr>
                <w:rFonts w:ascii="Times" w:eastAsia="Times" w:hAnsi="Times" w:cs="Times"/>
              </w:rPr>
              <w:t>Clinic.</w:t>
            </w:r>
          </w:p>
          <w:p w14:paraId="1635FA83" w14:textId="77777777" w:rsidR="00D46711" w:rsidRPr="005C5DF5" w:rsidRDefault="00D46711" w:rsidP="009F33DA">
            <w:pPr>
              <w:spacing w:line="276" w:lineRule="auto"/>
              <w:rPr>
                <w:rFonts w:ascii="Times" w:eastAsia="Times,Times,Cambria" w:hAnsi="Times" w:cs="Times"/>
                <w:lang w:eastAsia="ja-JP"/>
              </w:rPr>
            </w:pPr>
            <w:r w:rsidRPr="005C5DF5">
              <w:rPr>
                <w:rFonts w:ascii="Times" w:eastAsia="Times" w:hAnsi="Times" w:cs="Times"/>
                <w:lang w:eastAsia="ja-JP"/>
              </w:rPr>
              <w:t>Summary:</w:t>
            </w:r>
          </w:p>
          <w:p w14:paraId="2FD83D9F" w14:textId="77777777" w:rsidR="00D46711" w:rsidRPr="005C5DF5" w:rsidRDefault="00D46711" w:rsidP="00CB7118">
            <w:pPr>
              <w:numPr>
                <w:ilvl w:val="0"/>
                <w:numId w:val="62"/>
              </w:numPr>
              <w:spacing w:line="276" w:lineRule="auto"/>
              <w:jc w:val="both"/>
              <w:rPr>
                <w:rFonts w:ascii="Times" w:eastAsia="Times" w:hAnsi="Times" w:cs="Times"/>
                <w:lang w:eastAsia="ja-JP"/>
              </w:rPr>
            </w:pPr>
            <w:r w:rsidRPr="005C5DF5">
              <w:rPr>
                <w:rFonts w:ascii="Times" w:eastAsia="Times" w:hAnsi="Times" w:cs="Times"/>
              </w:rPr>
              <w:t>This use case allows the clinic to choose a date and then get appointment list base on that date. Default appointment list will get the current date.</w:t>
            </w:r>
          </w:p>
          <w:p w14:paraId="15C0C1EC" w14:textId="77777777" w:rsidR="00D46711" w:rsidRPr="005C5DF5" w:rsidRDefault="00D46711" w:rsidP="009F33DA">
            <w:pPr>
              <w:spacing w:line="276" w:lineRule="auto"/>
              <w:rPr>
                <w:rFonts w:ascii="Times" w:eastAsia="Times,Times,Cambria" w:hAnsi="Times" w:cs="Times"/>
                <w:lang w:eastAsia="ja-JP"/>
              </w:rPr>
            </w:pPr>
            <w:r w:rsidRPr="005C5DF5">
              <w:rPr>
                <w:rFonts w:ascii="Times" w:eastAsia="Times" w:hAnsi="Times" w:cs="Times"/>
                <w:lang w:eastAsia="ja-JP"/>
              </w:rPr>
              <w:t>Goal:</w:t>
            </w:r>
          </w:p>
          <w:p w14:paraId="1EDC4750" w14:textId="77777777" w:rsidR="00D46711" w:rsidRPr="005C5DF5" w:rsidRDefault="00D46711" w:rsidP="00CB7118">
            <w:pPr>
              <w:numPr>
                <w:ilvl w:val="0"/>
                <w:numId w:val="62"/>
              </w:numPr>
              <w:spacing w:before="60" w:after="23"/>
              <w:ind w:right="327"/>
              <w:contextualSpacing/>
              <w:rPr>
                <w:rFonts w:ascii="Times" w:eastAsia="Times" w:hAnsi="Times" w:cs="Times"/>
              </w:rPr>
            </w:pPr>
            <w:r w:rsidRPr="005C5DF5">
              <w:rPr>
                <w:rFonts w:ascii="Times" w:eastAsia="Times" w:hAnsi="Times" w:cs="Times"/>
                <w:noProof/>
              </w:rPr>
              <w:t>The clinic</w:t>
            </w:r>
            <w:r w:rsidRPr="005C5DF5">
              <w:rPr>
                <w:rFonts w:ascii="Times" w:eastAsia="Times" w:hAnsi="Times" w:cs="Times"/>
              </w:rPr>
              <w:t xml:space="preserve"> can view appointment’s information.</w:t>
            </w:r>
          </w:p>
          <w:p w14:paraId="03A893F8" w14:textId="77777777" w:rsidR="00D46711" w:rsidRPr="005C5DF5" w:rsidRDefault="00D46711" w:rsidP="009F33DA">
            <w:pPr>
              <w:spacing w:line="276" w:lineRule="auto"/>
              <w:rPr>
                <w:rFonts w:ascii="Times" w:eastAsia="Times,Times,Cambria" w:hAnsi="Times" w:cs="Times"/>
                <w:lang w:eastAsia="ja-JP"/>
              </w:rPr>
            </w:pPr>
            <w:r w:rsidRPr="005C5DF5">
              <w:rPr>
                <w:rFonts w:ascii="Times" w:eastAsia="Times" w:hAnsi="Times" w:cs="Times"/>
                <w:lang w:eastAsia="ja-JP"/>
              </w:rPr>
              <w:t>Triggers:</w:t>
            </w:r>
          </w:p>
          <w:p w14:paraId="754144A4" w14:textId="77777777" w:rsidR="00D46711" w:rsidRPr="005C5DF5" w:rsidRDefault="00D46711" w:rsidP="00CB7118">
            <w:pPr>
              <w:numPr>
                <w:ilvl w:val="0"/>
                <w:numId w:val="62"/>
              </w:numPr>
              <w:spacing w:before="60" w:after="23"/>
              <w:ind w:right="327"/>
              <w:contextualSpacing/>
              <w:rPr>
                <w:rFonts w:ascii="Times" w:eastAsia="Times" w:hAnsi="Times" w:cs="Times"/>
              </w:rPr>
            </w:pPr>
            <w:r w:rsidRPr="005C5DF5">
              <w:rPr>
                <w:rFonts w:ascii="Times" w:eastAsia="Times" w:hAnsi="Times" w:cs="Times"/>
              </w:rPr>
              <w:t>Clinic sends the get appointment list command.</w:t>
            </w:r>
          </w:p>
          <w:p w14:paraId="63F34694" w14:textId="77777777" w:rsidR="00D46711" w:rsidRPr="005C5DF5" w:rsidRDefault="00D46711" w:rsidP="009F33DA">
            <w:pPr>
              <w:spacing w:line="276" w:lineRule="auto"/>
              <w:rPr>
                <w:rFonts w:ascii="Times" w:eastAsia="Times,Times,Cambria" w:hAnsi="Times" w:cs="Times"/>
                <w:lang w:eastAsia="ja-JP"/>
              </w:rPr>
            </w:pPr>
            <w:r w:rsidRPr="005C5DF5">
              <w:rPr>
                <w:rFonts w:ascii="Times" w:eastAsia="Times" w:hAnsi="Times" w:cs="Times"/>
                <w:lang w:eastAsia="ja-JP"/>
              </w:rPr>
              <w:t>Preconditions:</w:t>
            </w:r>
          </w:p>
          <w:p w14:paraId="06E7977A" w14:textId="77777777" w:rsidR="00D46711" w:rsidRPr="005C5DF5" w:rsidRDefault="00D46711" w:rsidP="00CB7118">
            <w:pPr>
              <w:numPr>
                <w:ilvl w:val="0"/>
                <w:numId w:val="62"/>
              </w:numPr>
              <w:spacing w:line="276" w:lineRule="auto"/>
              <w:jc w:val="both"/>
              <w:rPr>
                <w:rFonts w:ascii="Times" w:eastAsia="Times" w:hAnsi="Times" w:cs="Times"/>
                <w:lang w:eastAsia="ja-JP"/>
              </w:rPr>
            </w:pPr>
            <w:r w:rsidRPr="005C5DF5">
              <w:rPr>
                <w:rFonts w:ascii="Times" w:eastAsia="Times" w:hAnsi="Times" w:cs="Times"/>
              </w:rPr>
              <w:t>Login the system with clinic role.</w:t>
            </w:r>
          </w:p>
          <w:p w14:paraId="7DAAD286" w14:textId="77777777" w:rsidR="00D46711" w:rsidRPr="005C5DF5" w:rsidRDefault="00D46711" w:rsidP="009F33DA">
            <w:pPr>
              <w:spacing w:line="276" w:lineRule="auto"/>
              <w:rPr>
                <w:rFonts w:ascii="Times" w:eastAsia="Times,Times,Cambria" w:hAnsi="Times" w:cs="Times"/>
                <w:color w:val="000000" w:themeColor="text1"/>
                <w:lang w:eastAsia="ja-JP"/>
              </w:rPr>
            </w:pPr>
            <w:r w:rsidRPr="005C5DF5">
              <w:rPr>
                <w:rFonts w:ascii="Times" w:eastAsia="Times" w:hAnsi="Times" w:cs="Times"/>
                <w:color w:val="000000" w:themeColor="text1"/>
                <w:lang w:eastAsia="ja-JP"/>
              </w:rPr>
              <w:t>Post Conditions:</w:t>
            </w:r>
          </w:p>
          <w:p w14:paraId="1D5B4928" w14:textId="77777777" w:rsidR="00D46711" w:rsidRPr="005C5DF5" w:rsidRDefault="00D46711" w:rsidP="00CB7118">
            <w:pPr>
              <w:pStyle w:val="ListParagraph"/>
              <w:numPr>
                <w:ilvl w:val="0"/>
                <w:numId w:val="62"/>
              </w:numPr>
              <w:spacing w:line="276" w:lineRule="auto"/>
              <w:jc w:val="both"/>
              <w:rPr>
                <w:rFonts w:ascii="Times" w:eastAsia="Times,游明朝" w:hAnsi="Times" w:cs="Times"/>
                <w:color w:val="FF0000"/>
                <w:lang w:eastAsia="ja-JP"/>
              </w:rPr>
            </w:pPr>
            <w:r w:rsidRPr="005C5DF5">
              <w:rPr>
                <w:rFonts w:ascii="Times" w:eastAsia="Times" w:hAnsi="Times" w:cs="Times"/>
                <w:color w:val="000000" w:themeColor="text1"/>
                <w:lang w:eastAsia="ja-JP"/>
              </w:rPr>
              <w:t xml:space="preserve">Success: </w:t>
            </w:r>
            <w:r w:rsidRPr="005C5DF5">
              <w:rPr>
                <w:rFonts w:ascii="Times" w:eastAsia="Times" w:hAnsi="Times" w:cs="Times"/>
                <w:color w:val="000000" w:themeColor="text1"/>
              </w:rPr>
              <w:t xml:space="preserve">Appointment list will display appointments in UI or will be </w:t>
            </w:r>
            <w:r w:rsidRPr="005C5DF5">
              <w:rPr>
                <w:rFonts w:ascii="Times" w:eastAsia="Times" w:hAnsi="Times" w:cs="Times"/>
                <w:noProof/>
                <w:color w:val="000000" w:themeColor="text1"/>
              </w:rPr>
              <w:t>displayed</w:t>
            </w:r>
            <w:r w:rsidRPr="005C5DF5">
              <w:rPr>
                <w:rFonts w:ascii="Times" w:eastAsia="Times" w:hAnsi="Times" w:cs="Times"/>
                <w:color w:val="000000" w:themeColor="text1"/>
              </w:rPr>
              <w:t xml:space="preserve"> </w:t>
            </w:r>
            <w:r w:rsidRPr="005C5DF5">
              <w:rPr>
                <w:rFonts w:ascii="Times" w:eastAsia="Times" w:hAnsi="Times" w:cs="Times"/>
                <w:noProof/>
                <w:color w:val="000000" w:themeColor="text1"/>
              </w:rPr>
              <w:t>on</w:t>
            </w:r>
            <w:r w:rsidRPr="005C5DF5">
              <w:rPr>
                <w:rFonts w:ascii="Times" w:eastAsia="Times" w:hAnsi="Times" w:cs="Times"/>
                <w:color w:val="000000" w:themeColor="text1"/>
              </w:rPr>
              <w:t xml:space="preserve"> the label “</w:t>
            </w:r>
            <w:proofErr w:type="spellStart"/>
            <w:r w:rsidRPr="005C5DF5">
              <w:rPr>
                <w:rFonts w:ascii="Times" w:eastAsia="Times" w:hAnsi="Times" w:cs="Times"/>
                <w:color w:val="000000" w:themeColor="text1"/>
              </w:rPr>
              <w:t>Không</w:t>
            </w:r>
            <w:proofErr w:type="spellEnd"/>
            <w:r w:rsidRPr="005C5DF5">
              <w:rPr>
                <w:rFonts w:ascii="Times" w:eastAsia="Times" w:hAnsi="Times" w:cs="Times"/>
                <w:color w:val="000000" w:themeColor="text1"/>
              </w:rPr>
              <w:t xml:space="preserve"> </w:t>
            </w:r>
            <w:proofErr w:type="spellStart"/>
            <w:r w:rsidRPr="005C5DF5">
              <w:rPr>
                <w:rFonts w:ascii="Times" w:eastAsia="Times" w:hAnsi="Times" w:cs="Times"/>
                <w:color w:val="000000" w:themeColor="text1"/>
              </w:rPr>
              <w:t>có</w:t>
            </w:r>
            <w:proofErr w:type="spellEnd"/>
            <w:r w:rsidRPr="005C5DF5">
              <w:rPr>
                <w:rFonts w:ascii="Times" w:eastAsia="Times" w:hAnsi="Times" w:cs="Times"/>
                <w:color w:val="000000" w:themeColor="text1"/>
              </w:rPr>
              <w:t xml:space="preserve"> </w:t>
            </w:r>
            <w:proofErr w:type="spellStart"/>
            <w:r w:rsidRPr="005C5DF5">
              <w:rPr>
                <w:rFonts w:ascii="Times" w:eastAsia="Times" w:hAnsi="Times" w:cs="Times"/>
                <w:color w:val="000000" w:themeColor="text1"/>
              </w:rPr>
              <w:t>cuộc</w:t>
            </w:r>
            <w:proofErr w:type="spellEnd"/>
            <w:r w:rsidRPr="005C5DF5">
              <w:rPr>
                <w:rFonts w:ascii="Times" w:eastAsia="Times" w:hAnsi="Times" w:cs="Times"/>
                <w:color w:val="000000" w:themeColor="text1"/>
              </w:rPr>
              <w:t xml:space="preserve"> </w:t>
            </w:r>
            <w:proofErr w:type="spellStart"/>
            <w:r w:rsidRPr="005C5DF5">
              <w:rPr>
                <w:rFonts w:ascii="Times" w:eastAsia="Times" w:hAnsi="Times" w:cs="Times"/>
                <w:color w:val="000000" w:themeColor="text1"/>
              </w:rPr>
              <w:t>hẹn</w:t>
            </w:r>
            <w:proofErr w:type="spellEnd"/>
            <w:r w:rsidRPr="005C5DF5">
              <w:rPr>
                <w:rFonts w:ascii="Times" w:eastAsia="Times" w:hAnsi="Times" w:cs="Times"/>
                <w:color w:val="000000" w:themeColor="text1"/>
              </w:rPr>
              <w:t>”.</w:t>
            </w:r>
          </w:p>
          <w:p w14:paraId="52123B5A" w14:textId="77777777" w:rsidR="00D46711" w:rsidRPr="005C5DF5" w:rsidRDefault="00D46711" w:rsidP="00CB7118">
            <w:pPr>
              <w:pStyle w:val="ListParagraph"/>
              <w:numPr>
                <w:ilvl w:val="0"/>
                <w:numId w:val="62"/>
              </w:numPr>
              <w:spacing w:after="160" w:line="276" w:lineRule="auto"/>
              <w:rPr>
                <w:rFonts w:ascii="Times" w:eastAsia="Times,游明朝" w:hAnsi="Times" w:cs="Times"/>
              </w:rPr>
            </w:pPr>
            <w:r w:rsidRPr="005C5DF5">
              <w:rPr>
                <w:rFonts w:ascii="Times" w:eastAsia="Times" w:hAnsi="Times" w:cs="Times"/>
                <w:lang w:eastAsia="ja-JP"/>
              </w:rPr>
              <w:t>Fail: Show error message.</w:t>
            </w:r>
          </w:p>
          <w:p w14:paraId="207BD1E6"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3831"/>
              <w:gridCol w:w="3714"/>
            </w:tblGrid>
            <w:tr w:rsidR="00D46711" w:rsidRPr="005C5DF5" w14:paraId="0525826F" w14:textId="77777777" w:rsidTr="009F33DA">
              <w:tc>
                <w:tcPr>
                  <w:tcW w:w="1009" w:type="dxa"/>
                  <w:shd w:val="clear" w:color="auto" w:fill="D9D9D9" w:themeFill="background1" w:themeFillShade="D9"/>
                </w:tcPr>
                <w:p w14:paraId="4930351A" w14:textId="77777777" w:rsidR="00D46711" w:rsidRPr="005C5DF5" w:rsidRDefault="00D46711" w:rsidP="009F33DA">
                  <w:pPr>
                    <w:widowControl/>
                    <w:spacing w:line="276" w:lineRule="auto"/>
                    <w:jc w:val="center"/>
                    <w:rPr>
                      <w:rFonts w:ascii="Times" w:eastAsia="Times" w:hAnsi="Times" w:cs="Times"/>
                      <w:sz w:val="24"/>
                      <w:szCs w:val="24"/>
                      <w:lang w:eastAsia="ja-JP"/>
                    </w:rPr>
                  </w:pPr>
                  <w:r w:rsidRPr="005C5DF5">
                    <w:rPr>
                      <w:rFonts w:ascii="Times" w:eastAsia="Times" w:hAnsi="Times" w:cs="Times"/>
                      <w:sz w:val="24"/>
                      <w:szCs w:val="24"/>
                      <w:lang w:eastAsia="ja-JP"/>
                    </w:rPr>
                    <w:t>Step</w:t>
                  </w:r>
                </w:p>
              </w:tc>
              <w:tc>
                <w:tcPr>
                  <w:tcW w:w="3831" w:type="dxa"/>
                  <w:shd w:val="clear" w:color="auto" w:fill="D9D9D9" w:themeFill="background1" w:themeFillShade="D9"/>
                </w:tcPr>
                <w:p w14:paraId="59720A66" w14:textId="77777777" w:rsidR="00D46711" w:rsidRPr="005C5DF5" w:rsidRDefault="00D46711" w:rsidP="009F33DA">
                  <w:pPr>
                    <w:widowControl/>
                    <w:spacing w:line="276" w:lineRule="auto"/>
                    <w:jc w:val="center"/>
                    <w:rPr>
                      <w:rFonts w:ascii="Times" w:eastAsia="Times" w:hAnsi="Times" w:cs="Times"/>
                      <w:sz w:val="24"/>
                      <w:szCs w:val="24"/>
                      <w:lang w:eastAsia="ja-JP"/>
                    </w:rPr>
                  </w:pPr>
                  <w:r w:rsidRPr="005C5DF5">
                    <w:rPr>
                      <w:rFonts w:ascii="Times" w:eastAsia="Times" w:hAnsi="Times" w:cs="Times"/>
                      <w:sz w:val="24"/>
                      <w:szCs w:val="24"/>
                      <w:lang w:eastAsia="ja-JP"/>
                    </w:rPr>
                    <w:t>Actor Action</w:t>
                  </w:r>
                </w:p>
              </w:tc>
              <w:tc>
                <w:tcPr>
                  <w:tcW w:w="3714" w:type="dxa"/>
                  <w:shd w:val="clear" w:color="auto" w:fill="D9D9D9" w:themeFill="background1" w:themeFillShade="D9"/>
                </w:tcPr>
                <w:p w14:paraId="0705D0BC" w14:textId="77777777" w:rsidR="00D46711" w:rsidRPr="005C5DF5" w:rsidRDefault="00D46711" w:rsidP="009F33DA">
                  <w:pPr>
                    <w:widowControl/>
                    <w:spacing w:line="276" w:lineRule="auto"/>
                    <w:jc w:val="center"/>
                    <w:rPr>
                      <w:rFonts w:ascii="Times" w:eastAsia="Times" w:hAnsi="Times" w:cs="Times"/>
                      <w:sz w:val="24"/>
                      <w:szCs w:val="24"/>
                      <w:lang w:eastAsia="ja-JP"/>
                    </w:rPr>
                  </w:pPr>
                  <w:r w:rsidRPr="005C5DF5">
                    <w:rPr>
                      <w:rFonts w:ascii="Times" w:eastAsia="Times" w:hAnsi="Times" w:cs="Times"/>
                      <w:sz w:val="24"/>
                      <w:szCs w:val="24"/>
                      <w:lang w:eastAsia="ja-JP"/>
                    </w:rPr>
                    <w:t>System Response</w:t>
                  </w:r>
                </w:p>
              </w:tc>
            </w:tr>
            <w:tr w:rsidR="00D46711" w:rsidRPr="005C5DF5" w14:paraId="420EB43A" w14:textId="77777777" w:rsidTr="009F33DA">
              <w:tc>
                <w:tcPr>
                  <w:tcW w:w="1009" w:type="dxa"/>
                </w:tcPr>
                <w:p w14:paraId="0B099067" w14:textId="77777777" w:rsidR="00D46711" w:rsidRPr="005C5DF5" w:rsidRDefault="00D46711" w:rsidP="009F33DA">
                  <w:pPr>
                    <w:spacing w:line="276" w:lineRule="auto"/>
                    <w:jc w:val="center"/>
                    <w:rPr>
                      <w:rFonts w:ascii="Times" w:eastAsia="Times" w:hAnsi="Times" w:cs="Times"/>
                      <w:sz w:val="24"/>
                      <w:szCs w:val="24"/>
                      <w:lang w:eastAsia="ja-JP"/>
                    </w:rPr>
                  </w:pPr>
                  <w:r w:rsidRPr="005C5DF5">
                    <w:rPr>
                      <w:rFonts w:ascii="Times" w:eastAsia="Times" w:hAnsi="Times" w:cs="Times"/>
                      <w:sz w:val="24"/>
                      <w:szCs w:val="24"/>
                      <w:lang w:eastAsia="ja-JP"/>
                    </w:rPr>
                    <w:t>1</w:t>
                  </w:r>
                </w:p>
              </w:tc>
              <w:tc>
                <w:tcPr>
                  <w:tcW w:w="3831" w:type="dxa"/>
                </w:tcPr>
                <w:p w14:paraId="08F57C1D" w14:textId="77777777" w:rsidR="00D46711" w:rsidRPr="005C5DF5" w:rsidRDefault="00D46711" w:rsidP="009F33DA">
                  <w:p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t>Clinic select date, which from active license date to current date.</w:t>
                  </w:r>
                </w:p>
              </w:tc>
              <w:tc>
                <w:tcPr>
                  <w:tcW w:w="3714" w:type="dxa"/>
                </w:tcPr>
                <w:p w14:paraId="4CA71CF5" w14:textId="77777777" w:rsidR="00D46711" w:rsidRPr="005C5DF5" w:rsidRDefault="00D46711" w:rsidP="009F33DA">
                  <w:pPr>
                    <w:spacing w:line="276" w:lineRule="auto"/>
                    <w:rPr>
                      <w:rFonts w:ascii="Times" w:eastAsia="Times" w:hAnsi="Times" w:cs="Times"/>
                      <w:sz w:val="24"/>
                      <w:szCs w:val="24"/>
                      <w:lang w:eastAsia="ja-JP"/>
                    </w:rPr>
                  </w:pPr>
                </w:p>
              </w:tc>
            </w:tr>
            <w:tr w:rsidR="00D46711" w:rsidRPr="005C5DF5" w14:paraId="5E7A5F3B" w14:textId="77777777" w:rsidTr="009F33DA">
              <w:tc>
                <w:tcPr>
                  <w:tcW w:w="1009" w:type="dxa"/>
                </w:tcPr>
                <w:p w14:paraId="4924EB03" w14:textId="77777777" w:rsidR="00D46711" w:rsidRPr="005C5DF5" w:rsidRDefault="00D46711" w:rsidP="009F33DA">
                  <w:pPr>
                    <w:spacing w:line="276" w:lineRule="auto"/>
                    <w:jc w:val="center"/>
                    <w:rPr>
                      <w:rFonts w:ascii="Times" w:eastAsia="Times" w:hAnsi="Times" w:cs="Times"/>
                      <w:sz w:val="24"/>
                      <w:szCs w:val="24"/>
                      <w:lang w:eastAsia="ja-JP"/>
                    </w:rPr>
                  </w:pPr>
                  <w:r w:rsidRPr="005C5DF5">
                    <w:rPr>
                      <w:rFonts w:ascii="Times" w:eastAsia="Times" w:hAnsi="Times" w:cs="Times"/>
                      <w:sz w:val="24"/>
                      <w:szCs w:val="24"/>
                      <w:lang w:eastAsia="ja-JP"/>
                    </w:rPr>
                    <w:t>2</w:t>
                  </w:r>
                </w:p>
              </w:tc>
              <w:tc>
                <w:tcPr>
                  <w:tcW w:w="3831" w:type="dxa"/>
                </w:tcPr>
                <w:p w14:paraId="2858B90B" w14:textId="77777777" w:rsidR="00D46711" w:rsidRPr="005C5DF5" w:rsidRDefault="00D46711" w:rsidP="009F33DA">
                  <w:p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t>Clinic sends a command to get the appointment list to the system</w:t>
                  </w:r>
                  <w:r w:rsidRPr="005C5DF5">
                    <w:rPr>
                      <w:rFonts w:ascii="Times" w:eastAsia="Times,Times,Times,Cambria" w:hAnsi="Times" w:cs="Times"/>
                      <w:sz w:val="24"/>
                      <w:szCs w:val="24"/>
                      <w:lang w:eastAsia="ja-JP"/>
                    </w:rPr>
                    <w:t>.</w:t>
                  </w:r>
                </w:p>
              </w:tc>
              <w:tc>
                <w:tcPr>
                  <w:tcW w:w="3714" w:type="dxa"/>
                </w:tcPr>
                <w:p w14:paraId="6EBFA480" w14:textId="77777777" w:rsidR="00D46711" w:rsidRPr="005C5DF5" w:rsidRDefault="00D46711" w:rsidP="009F33DA">
                  <w:pPr>
                    <w:spacing w:line="254" w:lineRule="auto"/>
                    <w:rPr>
                      <w:rFonts w:ascii="Times" w:eastAsia="Times" w:hAnsi="Times" w:cs="Times"/>
                      <w:sz w:val="24"/>
                      <w:szCs w:val="24"/>
                    </w:rPr>
                  </w:pPr>
                </w:p>
                <w:p w14:paraId="4916A39B" w14:textId="77777777" w:rsidR="00D46711" w:rsidRPr="005C5DF5" w:rsidRDefault="00D46711" w:rsidP="009F33DA">
                  <w:pPr>
                    <w:spacing w:line="254" w:lineRule="auto"/>
                    <w:rPr>
                      <w:rFonts w:ascii="Times" w:eastAsia="Times" w:hAnsi="Times" w:cs="Times"/>
                      <w:sz w:val="24"/>
                      <w:szCs w:val="24"/>
                    </w:rPr>
                  </w:pPr>
                </w:p>
                <w:p w14:paraId="048F5ABD" w14:textId="77777777" w:rsidR="00D46711" w:rsidRPr="005C5DF5" w:rsidRDefault="00D46711" w:rsidP="009F33DA">
                  <w:pPr>
                    <w:spacing w:line="254" w:lineRule="auto"/>
                    <w:rPr>
                      <w:rFonts w:ascii="Times" w:eastAsia="Times" w:hAnsi="Times" w:cs="Times"/>
                      <w:sz w:val="24"/>
                      <w:szCs w:val="24"/>
                    </w:rPr>
                  </w:pPr>
                  <w:r w:rsidRPr="005C5DF5">
                    <w:rPr>
                      <w:rFonts w:ascii="Times" w:eastAsia="Times" w:hAnsi="Times" w:cs="Times"/>
                      <w:sz w:val="24"/>
                      <w:szCs w:val="24"/>
                    </w:rPr>
                    <w:t xml:space="preserve">Appointment list is </w:t>
                  </w:r>
                  <w:r w:rsidRPr="005C5DF5">
                    <w:rPr>
                      <w:rFonts w:ascii="Times" w:eastAsia="Times" w:hAnsi="Times" w:cs="Times"/>
                      <w:noProof/>
                      <w:sz w:val="24"/>
                      <w:szCs w:val="24"/>
                    </w:rPr>
                    <w:t>displayed</w:t>
                  </w:r>
                  <w:r w:rsidRPr="005C5DF5">
                    <w:rPr>
                      <w:rFonts w:ascii="Times" w:eastAsia="Times" w:hAnsi="Times" w:cs="Times"/>
                      <w:sz w:val="24"/>
                      <w:szCs w:val="24"/>
                    </w:rPr>
                    <w:t xml:space="preserve"> with information:</w:t>
                  </w:r>
                </w:p>
                <w:p w14:paraId="0A98A795"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r w:rsidRPr="005C5DF5">
                    <w:rPr>
                      <w:rFonts w:ascii="Times" w:eastAsia="Times" w:hAnsi="Times" w:cs="Times"/>
                      <w:color w:val="000000" w:themeColor="text1"/>
                      <w:sz w:val="24"/>
                      <w:szCs w:val="24"/>
                    </w:rPr>
                    <w:t>STT</w:t>
                  </w:r>
                </w:p>
                <w:p w14:paraId="1D61A4F8"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proofErr w:type="spellStart"/>
                  <w:r w:rsidRPr="005C5DF5">
                    <w:rPr>
                      <w:rFonts w:ascii="Times" w:eastAsia="Times" w:hAnsi="Times" w:cs="Times"/>
                      <w:color w:val="000000" w:themeColor="text1"/>
                      <w:sz w:val="24"/>
                      <w:szCs w:val="24"/>
                    </w:rPr>
                    <w:t>Tên</w:t>
                  </w:r>
                  <w:proofErr w:type="spellEnd"/>
                </w:p>
                <w:p w14:paraId="46028D85"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proofErr w:type="spellStart"/>
                  <w:r w:rsidRPr="005C5DF5">
                    <w:rPr>
                      <w:rFonts w:ascii="Times" w:eastAsia="Times" w:hAnsi="Times" w:cs="Times"/>
                      <w:color w:val="000000" w:themeColor="text1"/>
                      <w:sz w:val="24"/>
                      <w:szCs w:val="24"/>
                    </w:rPr>
                    <w:t>Số</w:t>
                  </w:r>
                  <w:proofErr w:type="spellEnd"/>
                  <w:r w:rsidRPr="005C5DF5">
                    <w:rPr>
                      <w:rFonts w:ascii="Times" w:eastAsia="Times" w:hAnsi="Times" w:cs="Times"/>
                      <w:color w:val="000000" w:themeColor="text1"/>
                      <w:sz w:val="24"/>
                      <w:szCs w:val="24"/>
                    </w:rPr>
                    <w:t xml:space="preserve"> </w:t>
                  </w:r>
                  <w:proofErr w:type="spellStart"/>
                  <w:r w:rsidRPr="005C5DF5">
                    <w:rPr>
                      <w:rFonts w:ascii="Times" w:eastAsia="Times" w:hAnsi="Times" w:cs="Times"/>
                      <w:color w:val="000000" w:themeColor="text1"/>
                      <w:sz w:val="24"/>
                      <w:szCs w:val="24"/>
                    </w:rPr>
                    <w:t>Điện</w:t>
                  </w:r>
                  <w:proofErr w:type="spellEnd"/>
                  <w:r w:rsidRPr="005C5DF5">
                    <w:rPr>
                      <w:rFonts w:ascii="Times" w:eastAsia="Times" w:hAnsi="Times" w:cs="Times"/>
                      <w:color w:val="000000" w:themeColor="text1"/>
                      <w:sz w:val="24"/>
                      <w:szCs w:val="24"/>
                    </w:rPr>
                    <w:t xml:space="preserve"> </w:t>
                  </w:r>
                  <w:proofErr w:type="spellStart"/>
                  <w:r w:rsidRPr="005C5DF5">
                    <w:rPr>
                      <w:rFonts w:ascii="Times" w:eastAsia="Times" w:hAnsi="Times" w:cs="Times"/>
                      <w:color w:val="000000" w:themeColor="text1"/>
                      <w:sz w:val="24"/>
                      <w:szCs w:val="24"/>
                    </w:rPr>
                    <w:t>Thoại</w:t>
                  </w:r>
                  <w:proofErr w:type="spellEnd"/>
                </w:p>
                <w:p w14:paraId="6AFBEF78"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proofErr w:type="spellStart"/>
                  <w:r w:rsidRPr="005C5DF5">
                    <w:rPr>
                      <w:rFonts w:ascii="Times" w:eastAsia="Times" w:hAnsi="Times" w:cs="Times"/>
                      <w:color w:val="000000" w:themeColor="text1"/>
                      <w:sz w:val="24"/>
                      <w:szCs w:val="24"/>
                    </w:rPr>
                    <w:t>Giờ</w:t>
                  </w:r>
                  <w:proofErr w:type="spellEnd"/>
                  <w:r w:rsidRPr="005C5DF5">
                    <w:rPr>
                      <w:rFonts w:ascii="Times" w:eastAsia="Times" w:hAnsi="Times" w:cs="Times"/>
                      <w:color w:val="000000" w:themeColor="text1"/>
                      <w:sz w:val="24"/>
                      <w:szCs w:val="24"/>
                    </w:rPr>
                    <w:t xml:space="preserve"> </w:t>
                  </w:r>
                  <w:proofErr w:type="spellStart"/>
                  <w:r w:rsidRPr="005C5DF5">
                    <w:rPr>
                      <w:rFonts w:ascii="Times" w:eastAsia="Times" w:hAnsi="Times" w:cs="Times"/>
                      <w:color w:val="000000" w:themeColor="text1"/>
                      <w:sz w:val="24"/>
                      <w:szCs w:val="24"/>
                    </w:rPr>
                    <w:t>khám</w:t>
                  </w:r>
                  <w:proofErr w:type="spellEnd"/>
                </w:p>
                <w:p w14:paraId="5E1ECBB9" w14:textId="77777777" w:rsidR="00D46711" w:rsidRPr="005C5DF5" w:rsidRDefault="00D46711" w:rsidP="009F33DA">
                  <w:pPr>
                    <w:spacing w:line="276" w:lineRule="auto"/>
                    <w:rPr>
                      <w:rFonts w:ascii="Times" w:eastAsia="Times" w:hAnsi="Times" w:cs="Times"/>
                      <w:sz w:val="24"/>
                      <w:szCs w:val="24"/>
                      <w:lang w:eastAsia="ja-JP"/>
                    </w:rPr>
                  </w:pPr>
                  <w:r w:rsidRPr="005C5DF5">
                    <w:rPr>
                      <w:rFonts w:ascii="Times" w:eastAsia="Times" w:hAnsi="Times" w:cs="Times"/>
                      <w:sz w:val="24"/>
                      <w:szCs w:val="24"/>
                    </w:rPr>
                    <w:t xml:space="preserve">           [Alternative 1]</w:t>
                  </w:r>
                </w:p>
              </w:tc>
            </w:tr>
          </w:tbl>
          <w:p w14:paraId="17A45146" w14:textId="77777777" w:rsidR="00D46711" w:rsidRPr="005C5DF5" w:rsidRDefault="00D46711" w:rsidP="009F33DA">
            <w:pPr>
              <w:spacing w:line="276" w:lineRule="auto"/>
              <w:rPr>
                <w:rFonts w:ascii="Times" w:eastAsia="Times" w:hAnsi="Times" w:cs="Times"/>
                <w:lang w:eastAsia="ja-JP"/>
              </w:rPr>
            </w:pPr>
          </w:p>
          <w:p w14:paraId="15CEA10E"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lang w:eastAsia="ja-JP"/>
              </w:rPr>
              <w:t>Alternative Scenario:</w:t>
            </w:r>
          </w:p>
          <w:tbl>
            <w:tblPr>
              <w:tblStyle w:val="TableGrid"/>
              <w:tblW w:w="0" w:type="auto"/>
              <w:tblLook w:val="04A0" w:firstRow="1" w:lastRow="0" w:firstColumn="1" w:lastColumn="0" w:noHBand="0" w:noVBand="1"/>
            </w:tblPr>
            <w:tblGrid>
              <w:gridCol w:w="1009"/>
              <w:gridCol w:w="3831"/>
              <w:gridCol w:w="3714"/>
            </w:tblGrid>
            <w:tr w:rsidR="00D46711" w:rsidRPr="005C5DF5" w14:paraId="16EEE6C1" w14:textId="77777777" w:rsidTr="009F33DA">
              <w:tc>
                <w:tcPr>
                  <w:tcW w:w="1009" w:type="dxa"/>
                  <w:shd w:val="clear" w:color="auto" w:fill="D9D9D9" w:themeFill="background1" w:themeFillShade="D9"/>
                </w:tcPr>
                <w:p w14:paraId="33055986" w14:textId="77777777" w:rsidR="00D46711" w:rsidRPr="005C5DF5" w:rsidRDefault="00D46711" w:rsidP="009F33DA">
                  <w:pPr>
                    <w:spacing w:line="276" w:lineRule="auto"/>
                    <w:jc w:val="center"/>
                    <w:rPr>
                      <w:rFonts w:ascii="Times" w:eastAsia="Times,Times,Times,Cambria" w:hAnsi="Times" w:cs="Times"/>
                      <w:sz w:val="24"/>
                      <w:szCs w:val="24"/>
                      <w:lang w:eastAsia="ja-JP"/>
                    </w:rPr>
                  </w:pPr>
                  <w:r w:rsidRPr="005C5DF5">
                    <w:rPr>
                      <w:rFonts w:ascii="Times" w:eastAsia="Times" w:hAnsi="Times" w:cs="Times"/>
                      <w:sz w:val="24"/>
                      <w:szCs w:val="24"/>
                      <w:lang w:eastAsia="ja-JP"/>
                    </w:rPr>
                    <w:t>Step</w:t>
                  </w:r>
                </w:p>
              </w:tc>
              <w:tc>
                <w:tcPr>
                  <w:tcW w:w="3831" w:type="dxa"/>
                  <w:shd w:val="clear" w:color="auto" w:fill="D9D9D9" w:themeFill="background1" w:themeFillShade="D9"/>
                </w:tcPr>
                <w:p w14:paraId="6F482F6F" w14:textId="77777777" w:rsidR="00D46711" w:rsidRPr="005C5DF5" w:rsidRDefault="00D46711" w:rsidP="009F33DA">
                  <w:pPr>
                    <w:spacing w:line="276" w:lineRule="auto"/>
                    <w:jc w:val="center"/>
                    <w:rPr>
                      <w:rFonts w:ascii="Times" w:eastAsia="Times,Times,Times,Cambria" w:hAnsi="Times" w:cs="Times"/>
                      <w:sz w:val="24"/>
                      <w:szCs w:val="24"/>
                      <w:lang w:eastAsia="ja-JP"/>
                    </w:rPr>
                  </w:pPr>
                  <w:r w:rsidRPr="005C5DF5">
                    <w:rPr>
                      <w:rFonts w:ascii="Times" w:eastAsia="Times" w:hAnsi="Times" w:cs="Times"/>
                      <w:sz w:val="24"/>
                      <w:szCs w:val="24"/>
                      <w:lang w:eastAsia="ja-JP"/>
                    </w:rPr>
                    <w:t>Actor Action</w:t>
                  </w:r>
                </w:p>
              </w:tc>
              <w:tc>
                <w:tcPr>
                  <w:tcW w:w="3714" w:type="dxa"/>
                  <w:shd w:val="clear" w:color="auto" w:fill="D9D9D9" w:themeFill="background1" w:themeFillShade="D9"/>
                </w:tcPr>
                <w:p w14:paraId="3F50B9A6" w14:textId="77777777" w:rsidR="00D46711" w:rsidRPr="005C5DF5" w:rsidRDefault="00D46711" w:rsidP="009F33DA">
                  <w:pPr>
                    <w:spacing w:line="276" w:lineRule="auto"/>
                    <w:jc w:val="center"/>
                    <w:rPr>
                      <w:rFonts w:ascii="Times" w:eastAsia="Times,Times,Times,Cambria" w:hAnsi="Times" w:cs="Times"/>
                      <w:sz w:val="24"/>
                      <w:szCs w:val="24"/>
                      <w:lang w:eastAsia="ja-JP"/>
                    </w:rPr>
                  </w:pPr>
                  <w:r w:rsidRPr="005C5DF5">
                    <w:rPr>
                      <w:rFonts w:ascii="Times" w:eastAsia="Times" w:hAnsi="Times" w:cs="Times"/>
                      <w:sz w:val="24"/>
                      <w:szCs w:val="24"/>
                      <w:lang w:eastAsia="ja-JP"/>
                    </w:rPr>
                    <w:t>System Response</w:t>
                  </w:r>
                </w:p>
              </w:tc>
            </w:tr>
            <w:tr w:rsidR="00D46711" w:rsidRPr="005C5DF5" w14:paraId="6C9B618F" w14:textId="77777777" w:rsidTr="009F33DA">
              <w:tc>
                <w:tcPr>
                  <w:tcW w:w="1009" w:type="dxa"/>
                </w:tcPr>
                <w:p w14:paraId="66173E99" w14:textId="77777777" w:rsidR="00D46711" w:rsidRPr="005C5DF5" w:rsidRDefault="00D46711" w:rsidP="009F33DA">
                  <w:pPr>
                    <w:spacing w:line="276" w:lineRule="auto"/>
                    <w:jc w:val="center"/>
                    <w:rPr>
                      <w:rFonts w:ascii="Times" w:eastAsia="Times,Times,Times,Cambria" w:hAnsi="Times" w:cs="Times"/>
                      <w:sz w:val="24"/>
                      <w:szCs w:val="24"/>
                      <w:lang w:eastAsia="ja-JP"/>
                    </w:rPr>
                  </w:pPr>
                  <w:r w:rsidRPr="005C5DF5">
                    <w:rPr>
                      <w:rFonts w:ascii="Times" w:eastAsia="Times" w:hAnsi="Times" w:cs="Times"/>
                      <w:sz w:val="24"/>
                      <w:szCs w:val="24"/>
                      <w:lang w:eastAsia="ja-JP"/>
                    </w:rPr>
                    <w:t>1</w:t>
                  </w:r>
                </w:p>
              </w:tc>
              <w:tc>
                <w:tcPr>
                  <w:tcW w:w="3831" w:type="dxa"/>
                </w:tcPr>
                <w:p w14:paraId="24C94E2C" w14:textId="77777777" w:rsidR="00D46711" w:rsidRPr="005C5DF5" w:rsidRDefault="00D46711" w:rsidP="009F33DA">
                  <w:pPr>
                    <w:spacing w:line="276" w:lineRule="auto"/>
                    <w:rPr>
                      <w:rFonts w:ascii="Times" w:eastAsia="Times,Times,Times,Cambria" w:hAnsi="Times" w:cs="Times"/>
                      <w:sz w:val="24"/>
                      <w:szCs w:val="24"/>
                      <w:lang w:eastAsia="ja-JP"/>
                    </w:rPr>
                  </w:pPr>
                  <w:r w:rsidRPr="005C5DF5">
                    <w:rPr>
                      <w:rFonts w:ascii="Times" w:eastAsia="Times" w:hAnsi="Times" w:cs="Times"/>
                      <w:sz w:val="24"/>
                      <w:szCs w:val="24"/>
                      <w:lang w:eastAsia="ja-JP"/>
                    </w:rPr>
                    <w:t>Clinic sends a command to get the appointment list to the system</w:t>
                  </w:r>
                  <w:r w:rsidRPr="005C5DF5">
                    <w:rPr>
                      <w:rFonts w:ascii="Times" w:eastAsia="Times,Times,Times,Cambria" w:hAnsi="Times" w:cs="Times"/>
                      <w:sz w:val="24"/>
                      <w:szCs w:val="24"/>
                      <w:lang w:eastAsia="ja-JP"/>
                    </w:rPr>
                    <w:t>.</w:t>
                  </w:r>
                </w:p>
              </w:tc>
              <w:tc>
                <w:tcPr>
                  <w:tcW w:w="3714" w:type="dxa"/>
                </w:tcPr>
                <w:p w14:paraId="59C8B89D" w14:textId="77777777" w:rsidR="00D46711" w:rsidRPr="005C5DF5" w:rsidRDefault="00D46711" w:rsidP="009F33DA">
                  <w:pPr>
                    <w:spacing w:line="276" w:lineRule="auto"/>
                    <w:rPr>
                      <w:rFonts w:ascii="Times" w:eastAsia="Times" w:hAnsi="Times" w:cs="Times"/>
                      <w:sz w:val="24"/>
                      <w:szCs w:val="24"/>
                      <w:lang w:eastAsia="ja-JP"/>
                    </w:rPr>
                  </w:pPr>
                </w:p>
                <w:p w14:paraId="045F3595" w14:textId="77777777" w:rsidR="00D46711" w:rsidRPr="005C5DF5" w:rsidRDefault="00D46711" w:rsidP="009F33DA">
                  <w:pPr>
                    <w:spacing w:line="276" w:lineRule="auto"/>
                    <w:rPr>
                      <w:rFonts w:ascii="Times" w:eastAsia="Times" w:hAnsi="Times" w:cs="Times"/>
                      <w:sz w:val="24"/>
                      <w:szCs w:val="24"/>
                      <w:lang w:eastAsia="ja-JP"/>
                    </w:rPr>
                  </w:pPr>
                </w:p>
                <w:p w14:paraId="539740BC" w14:textId="77777777" w:rsidR="00D46711" w:rsidRPr="005C5DF5" w:rsidRDefault="00D46711" w:rsidP="009F33DA">
                  <w:pPr>
                    <w:spacing w:line="276" w:lineRule="auto"/>
                    <w:rPr>
                      <w:rFonts w:ascii="Times" w:eastAsia="Times,Times,Times,Cambria" w:hAnsi="Times" w:cs="Times"/>
                      <w:sz w:val="24"/>
                      <w:szCs w:val="24"/>
                      <w:lang w:eastAsia="ja-JP"/>
                    </w:rPr>
                  </w:pPr>
                  <w:r w:rsidRPr="005C5DF5">
                    <w:rPr>
                      <w:rFonts w:ascii="Times" w:eastAsia="Times" w:hAnsi="Times" w:cs="Times"/>
                      <w:sz w:val="24"/>
                      <w:szCs w:val="24"/>
                      <w:lang w:eastAsia="ja-JP"/>
                    </w:rPr>
                    <w:t xml:space="preserve">Appointment list is </w:t>
                  </w:r>
                  <w:r w:rsidRPr="005C5DF5">
                    <w:rPr>
                      <w:rFonts w:ascii="Times" w:eastAsia="Times" w:hAnsi="Times" w:cs="Times"/>
                      <w:noProof/>
                      <w:sz w:val="24"/>
                      <w:szCs w:val="24"/>
                      <w:lang w:eastAsia="ja-JP"/>
                    </w:rPr>
                    <w:t>displayed</w:t>
                  </w:r>
                  <w:r w:rsidRPr="005C5DF5">
                    <w:rPr>
                      <w:rFonts w:ascii="Times" w:eastAsia="Times" w:hAnsi="Times" w:cs="Times"/>
                      <w:sz w:val="24"/>
                      <w:szCs w:val="24"/>
                      <w:lang w:eastAsia="ja-JP"/>
                    </w:rPr>
                    <w:t xml:space="preserve"> not information.</w:t>
                  </w:r>
                </w:p>
              </w:tc>
            </w:tr>
          </w:tbl>
          <w:p w14:paraId="1FFA8F0E" w14:textId="77777777" w:rsidR="00D46711" w:rsidRPr="005C5DF5" w:rsidRDefault="00D46711" w:rsidP="009F33DA">
            <w:pPr>
              <w:spacing w:before="120" w:after="120" w:line="276" w:lineRule="auto"/>
              <w:rPr>
                <w:rFonts w:ascii="Times" w:eastAsia="Times" w:hAnsi="Times" w:cs="Times"/>
                <w:lang w:eastAsia="ja-JP"/>
              </w:rPr>
            </w:pPr>
            <w:r w:rsidRPr="005C5DF5">
              <w:rPr>
                <w:rFonts w:ascii="Times" w:eastAsia="Times" w:hAnsi="Times" w:cs="Times"/>
                <w:lang w:eastAsia="ja-JP"/>
              </w:rPr>
              <w:t>Exceptions: N/A</w:t>
            </w:r>
          </w:p>
          <w:p w14:paraId="6A4ED956" w14:textId="77777777" w:rsidR="00D46711" w:rsidRPr="005C5DF5" w:rsidRDefault="00D46711" w:rsidP="009F33DA">
            <w:pPr>
              <w:spacing w:before="120" w:after="120" w:line="276" w:lineRule="auto"/>
              <w:rPr>
                <w:rFonts w:ascii="Times" w:eastAsia="Times,Cambria" w:hAnsi="Times" w:cs="Times"/>
                <w:lang w:eastAsia="ja-JP"/>
              </w:rPr>
            </w:pPr>
            <w:r w:rsidRPr="005C5DF5">
              <w:rPr>
                <w:rFonts w:ascii="Times" w:eastAsia="Times" w:hAnsi="Times" w:cs="Times"/>
                <w:lang w:eastAsia="ja-JP"/>
              </w:rPr>
              <w:t>Relationships:  N/A.</w:t>
            </w:r>
          </w:p>
          <w:p w14:paraId="6DF49C7E" w14:textId="77777777" w:rsidR="00D46711" w:rsidRPr="005C5DF5" w:rsidRDefault="00D46711" w:rsidP="009F33DA">
            <w:pPr>
              <w:spacing w:before="120" w:after="120" w:line="276" w:lineRule="auto"/>
              <w:rPr>
                <w:rFonts w:ascii="Times" w:eastAsia="Times,Cambria" w:hAnsi="Times" w:cs="Times"/>
                <w:lang w:eastAsia="ja-JP"/>
              </w:rPr>
            </w:pPr>
            <w:r w:rsidRPr="005C5DF5">
              <w:rPr>
                <w:rFonts w:ascii="Times" w:eastAsia="Times" w:hAnsi="Times" w:cs="Times"/>
                <w:lang w:eastAsia="ja-JP"/>
              </w:rPr>
              <w:t>Business Rules:</w:t>
            </w:r>
          </w:p>
          <w:p w14:paraId="5C248F53" w14:textId="77777777" w:rsidR="00D46711" w:rsidRPr="005C5DF5" w:rsidRDefault="00D46711" w:rsidP="00CB7118">
            <w:pPr>
              <w:pStyle w:val="ListParagraph"/>
              <w:numPr>
                <w:ilvl w:val="0"/>
                <w:numId w:val="63"/>
              </w:numPr>
              <w:spacing w:after="30" w:line="230" w:lineRule="auto"/>
              <w:ind w:right="327"/>
              <w:rPr>
                <w:rFonts w:ascii="Times" w:eastAsia="Times,Times,Cambria" w:hAnsi="Times" w:cs="Times"/>
                <w:color w:val="000000" w:themeColor="text1"/>
              </w:rPr>
            </w:pPr>
            <w:r w:rsidRPr="005C5DF5">
              <w:rPr>
                <w:rFonts w:ascii="Times" w:eastAsia="Times" w:hAnsi="Times" w:cs="Times"/>
                <w:color w:val="000000" w:themeColor="text1"/>
              </w:rPr>
              <w:t xml:space="preserve">The clinic will get the appointment list, it </w:t>
            </w:r>
            <w:r w:rsidRPr="005C5DF5">
              <w:rPr>
                <w:rFonts w:ascii="Times" w:eastAsia="Times" w:hAnsi="Times" w:cs="Times"/>
                <w:noProof/>
                <w:color w:val="000000" w:themeColor="text1"/>
              </w:rPr>
              <w:t>is registered</w:t>
            </w:r>
            <w:r w:rsidRPr="005C5DF5">
              <w:rPr>
                <w:rFonts w:ascii="Times" w:eastAsia="Times" w:hAnsi="Times" w:cs="Times"/>
                <w:color w:val="000000" w:themeColor="text1"/>
              </w:rPr>
              <w:t xml:space="preserve"> by the patient.</w:t>
            </w:r>
          </w:p>
          <w:p w14:paraId="019B3F3E" w14:textId="77777777" w:rsidR="00D46711" w:rsidRPr="005C5DF5" w:rsidRDefault="00D46711" w:rsidP="00CB7118">
            <w:pPr>
              <w:pStyle w:val="ListParagraph"/>
              <w:numPr>
                <w:ilvl w:val="0"/>
                <w:numId w:val="63"/>
              </w:numPr>
              <w:spacing w:line="276" w:lineRule="auto"/>
              <w:jc w:val="both"/>
              <w:rPr>
                <w:rFonts w:ascii="Times" w:eastAsia="Times" w:hAnsi="Times" w:cs="Times"/>
                <w:lang w:eastAsia="ja-JP"/>
              </w:rPr>
            </w:pPr>
            <w:r w:rsidRPr="005C5DF5">
              <w:rPr>
                <w:rFonts w:ascii="Times" w:eastAsia="Times" w:hAnsi="Times" w:cs="Times"/>
                <w:lang w:eastAsia="ja-JP"/>
              </w:rPr>
              <w:t xml:space="preserve">Show appointment list </w:t>
            </w:r>
            <w:r w:rsidRPr="005C5DF5">
              <w:rPr>
                <w:rFonts w:ascii="Times" w:eastAsia="Times" w:hAnsi="Times" w:cs="Times"/>
                <w:noProof/>
                <w:lang w:eastAsia="ja-JP"/>
              </w:rPr>
              <w:t>belongs</w:t>
            </w:r>
            <w:r w:rsidRPr="005C5DF5">
              <w:rPr>
                <w:rFonts w:ascii="Times" w:eastAsia="Times" w:hAnsi="Times" w:cs="Times"/>
                <w:lang w:eastAsia="ja-JP"/>
              </w:rPr>
              <w:t xml:space="preserve"> base on the selected date.</w:t>
            </w:r>
          </w:p>
          <w:p w14:paraId="3BD5EA11" w14:textId="77777777" w:rsidR="00D46711" w:rsidRPr="005C5DF5" w:rsidRDefault="00D46711" w:rsidP="00CB7118">
            <w:pPr>
              <w:pStyle w:val="ListParagraph"/>
              <w:numPr>
                <w:ilvl w:val="0"/>
                <w:numId w:val="63"/>
              </w:numPr>
              <w:spacing w:after="30" w:line="230" w:lineRule="auto"/>
              <w:ind w:right="327"/>
              <w:rPr>
                <w:rFonts w:ascii="Times" w:eastAsia="Times" w:hAnsi="Times" w:cs="Times"/>
                <w:lang w:eastAsia="ja-JP"/>
              </w:rPr>
            </w:pPr>
            <w:r w:rsidRPr="005C5DF5">
              <w:rPr>
                <w:rFonts w:ascii="Times" w:eastAsia="Times" w:hAnsi="Times" w:cs="Times"/>
                <w:lang w:eastAsia="ja-JP"/>
              </w:rPr>
              <w:t>The appointment list is organized in the following by information</w:t>
            </w:r>
            <w:r w:rsidRPr="005C5DF5">
              <w:rPr>
                <w:rFonts w:ascii="Times" w:eastAsia="Times" w:hAnsi="Times" w:cs="Times"/>
                <w:color w:val="000000" w:themeColor="text1"/>
                <w:lang w:eastAsia="ja-JP"/>
              </w:rPr>
              <w:t>:</w:t>
            </w:r>
          </w:p>
          <w:p w14:paraId="18815F07"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rPr>
            </w:pPr>
            <w:r w:rsidRPr="005C5DF5">
              <w:rPr>
                <w:rFonts w:ascii="Times" w:eastAsia="Times" w:hAnsi="Times" w:cs="Times"/>
                <w:color w:val="000000" w:themeColor="text1"/>
              </w:rPr>
              <w:lastRenderedPageBreak/>
              <w:t>STT</w:t>
            </w:r>
          </w:p>
          <w:p w14:paraId="36274E1C"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rPr>
            </w:pPr>
            <w:proofErr w:type="spellStart"/>
            <w:r w:rsidRPr="005C5DF5">
              <w:rPr>
                <w:rFonts w:ascii="Times" w:eastAsia="Times" w:hAnsi="Times" w:cs="Times"/>
                <w:color w:val="000000" w:themeColor="text1"/>
              </w:rPr>
              <w:t>Tên</w:t>
            </w:r>
            <w:proofErr w:type="spellEnd"/>
          </w:p>
          <w:p w14:paraId="1CEC555A"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rPr>
            </w:pPr>
            <w:proofErr w:type="spellStart"/>
            <w:r w:rsidRPr="005C5DF5">
              <w:rPr>
                <w:rFonts w:ascii="Times" w:eastAsia="Times" w:hAnsi="Times" w:cs="Times"/>
                <w:color w:val="000000" w:themeColor="text1"/>
              </w:rPr>
              <w:t>Số</w:t>
            </w:r>
            <w:proofErr w:type="spellEnd"/>
            <w:r w:rsidRPr="005C5DF5">
              <w:rPr>
                <w:rFonts w:ascii="Times" w:eastAsia="Times" w:hAnsi="Times" w:cs="Times"/>
                <w:color w:val="000000" w:themeColor="text1"/>
              </w:rPr>
              <w:t xml:space="preserve"> </w:t>
            </w:r>
            <w:proofErr w:type="spellStart"/>
            <w:r w:rsidRPr="005C5DF5">
              <w:rPr>
                <w:rFonts w:ascii="Times" w:eastAsia="Times" w:hAnsi="Times" w:cs="Times"/>
                <w:color w:val="000000" w:themeColor="text1"/>
              </w:rPr>
              <w:t>Điện</w:t>
            </w:r>
            <w:proofErr w:type="spellEnd"/>
            <w:r w:rsidRPr="005C5DF5">
              <w:rPr>
                <w:rFonts w:ascii="Times" w:eastAsia="Times" w:hAnsi="Times" w:cs="Times"/>
                <w:color w:val="000000" w:themeColor="text1"/>
              </w:rPr>
              <w:t xml:space="preserve"> </w:t>
            </w:r>
            <w:proofErr w:type="spellStart"/>
            <w:r w:rsidRPr="005C5DF5">
              <w:rPr>
                <w:rFonts w:ascii="Times" w:eastAsia="Times" w:hAnsi="Times" w:cs="Times"/>
                <w:color w:val="000000" w:themeColor="text1"/>
              </w:rPr>
              <w:t>Thoại</w:t>
            </w:r>
            <w:proofErr w:type="spellEnd"/>
          </w:p>
          <w:p w14:paraId="3193149E"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rPr>
            </w:pPr>
            <w:proofErr w:type="spellStart"/>
            <w:r w:rsidRPr="005C5DF5">
              <w:rPr>
                <w:rFonts w:ascii="Times" w:eastAsia="Times" w:hAnsi="Times" w:cs="Times"/>
                <w:color w:val="000000" w:themeColor="text1"/>
              </w:rPr>
              <w:t>Giờ</w:t>
            </w:r>
            <w:proofErr w:type="spellEnd"/>
            <w:r w:rsidRPr="005C5DF5">
              <w:rPr>
                <w:rFonts w:ascii="Times" w:eastAsia="Times" w:hAnsi="Times" w:cs="Times"/>
                <w:color w:val="000000" w:themeColor="text1"/>
              </w:rPr>
              <w:t xml:space="preserve"> </w:t>
            </w:r>
            <w:proofErr w:type="spellStart"/>
            <w:r w:rsidRPr="005C5DF5">
              <w:rPr>
                <w:rFonts w:ascii="Times" w:eastAsia="Times" w:hAnsi="Times" w:cs="Times"/>
                <w:color w:val="000000" w:themeColor="text1"/>
              </w:rPr>
              <w:t>khám</w:t>
            </w:r>
            <w:proofErr w:type="spellEnd"/>
          </w:p>
          <w:p w14:paraId="728AD0B4" w14:textId="77777777" w:rsidR="00D46711" w:rsidRPr="005C5DF5" w:rsidRDefault="00D46711" w:rsidP="009F33DA">
            <w:pPr>
              <w:spacing w:line="276" w:lineRule="auto"/>
              <w:ind w:left="360"/>
              <w:jc w:val="both"/>
              <w:rPr>
                <w:rFonts w:ascii="Times" w:eastAsia="Times" w:hAnsi="Times" w:cs="Times"/>
                <w:color w:val="000000" w:themeColor="text1"/>
              </w:rPr>
            </w:pPr>
            <w:r w:rsidRPr="005C5DF5">
              <w:rPr>
                <w:rFonts w:ascii="Times" w:eastAsia="Times" w:hAnsi="Times" w:cs="Times"/>
                <w:color w:val="000000" w:themeColor="text1"/>
              </w:rPr>
              <w:t>-     Time will be format HH:MM:SS. Ex: 10:30 hours</w:t>
            </w:r>
          </w:p>
          <w:p w14:paraId="52758B64" w14:textId="77777777" w:rsidR="00D46711" w:rsidRPr="005C5DF5" w:rsidRDefault="00D46711" w:rsidP="009F33DA">
            <w:pPr>
              <w:spacing w:line="276" w:lineRule="auto"/>
              <w:ind w:left="360"/>
              <w:jc w:val="both"/>
              <w:rPr>
                <w:rFonts w:ascii="Times" w:eastAsia="Times" w:hAnsi="Times" w:cs="Times"/>
                <w:color w:val="000000" w:themeColor="text1"/>
              </w:rPr>
            </w:pPr>
            <w:r w:rsidRPr="005C5DF5">
              <w:rPr>
                <w:rFonts w:ascii="Times" w:eastAsia="Times" w:hAnsi="Times" w:cs="Times"/>
                <w:color w:val="000000" w:themeColor="text1"/>
              </w:rPr>
              <w:t>-     Length maximum of patient’s name is 30 characters.</w:t>
            </w:r>
          </w:p>
          <w:p w14:paraId="02715ADE" w14:textId="77777777" w:rsidR="00D46711" w:rsidRPr="005C5DF5" w:rsidRDefault="00D46711" w:rsidP="009F33DA">
            <w:pPr>
              <w:spacing w:line="276" w:lineRule="auto"/>
              <w:ind w:left="360"/>
              <w:jc w:val="both"/>
              <w:rPr>
                <w:rFonts w:ascii="Times" w:eastAsia="Times" w:hAnsi="Times" w:cs="Times"/>
                <w:color w:val="000000" w:themeColor="text1"/>
              </w:rPr>
            </w:pPr>
            <w:r w:rsidRPr="005C5DF5">
              <w:rPr>
                <w:rFonts w:ascii="Times" w:eastAsia="Times" w:hAnsi="Times" w:cs="Times"/>
                <w:color w:val="000000" w:themeColor="text1"/>
              </w:rPr>
              <w:t xml:space="preserve">-     Length maximum of the </w:t>
            </w:r>
            <w:r w:rsidRPr="005C5DF5">
              <w:rPr>
                <w:rFonts w:ascii="Times" w:eastAsia="Times" w:hAnsi="Times" w:cs="Times"/>
                <w:noProof/>
                <w:color w:val="000000" w:themeColor="text1"/>
              </w:rPr>
              <w:t>phone</w:t>
            </w:r>
            <w:r w:rsidRPr="005C5DF5">
              <w:rPr>
                <w:rFonts w:ascii="Times" w:eastAsia="Times" w:hAnsi="Times" w:cs="Times"/>
                <w:color w:val="000000" w:themeColor="text1"/>
              </w:rPr>
              <w:t xml:space="preserve"> number is 15 numbers.</w:t>
            </w:r>
          </w:p>
          <w:p w14:paraId="51B79A77" w14:textId="77777777" w:rsidR="00D46711" w:rsidRPr="005C5DF5" w:rsidRDefault="00D46711" w:rsidP="00CB7118">
            <w:pPr>
              <w:pStyle w:val="ListParagraph"/>
              <w:numPr>
                <w:ilvl w:val="0"/>
                <w:numId w:val="63"/>
              </w:numPr>
              <w:spacing w:after="30" w:line="230" w:lineRule="auto"/>
              <w:ind w:right="327"/>
              <w:rPr>
                <w:rFonts w:ascii="Times" w:eastAsia="Times,Times,Cambria" w:hAnsi="Times" w:cs="Times"/>
              </w:rPr>
            </w:pPr>
            <w:r w:rsidRPr="005C5DF5">
              <w:rPr>
                <w:rFonts w:ascii="Times" w:eastAsia="Times" w:hAnsi="Times" w:cs="Times"/>
                <w:lang w:eastAsia="ja-JP"/>
              </w:rPr>
              <w:t xml:space="preserve">The format will be sort by time increasing. It’s convenient for reading and printing. </w:t>
            </w:r>
          </w:p>
          <w:p w14:paraId="0BAD9A55" w14:textId="77777777" w:rsidR="00D46711" w:rsidRPr="005C5DF5" w:rsidRDefault="00D46711" w:rsidP="00CB7118">
            <w:pPr>
              <w:pStyle w:val="ListParagraph"/>
              <w:numPr>
                <w:ilvl w:val="0"/>
                <w:numId w:val="63"/>
              </w:numPr>
              <w:spacing w:after="30" w:line="230" w:lineRule="auto"/>
              <w:ind w:right="327"/>
              <w:rPr>
                <w:rFonts w:ascii="Times" w:eastAsia="Times,Times,Cambria" w:hAnsi="Times" w:cs="Times"/>
              </w:rPr>
            </w:pPr>
            <w:r w:rsidRPr="005C5DF5">
              <w:rPr>
                <w:rFonts w:ascii="Times" w:eastAsia="Times" w:hAnsi="Times" w:cs="Times"/>
              </w:rPr>
              <w:t>Appointment’s color display:</w:t>
            </w:r>
          </w:p>
          <w:p w14:paraId="1E0663DB" w14:textId="77777777" w:rsidR="00D46711" w:rsidRPr="005C5DF5" w:rsidRDefault="00D46711" w:rsidP="00CB7118">
            <w:pPr>
              <w:pStyle w:val="ListParagraph"/>
              <w:numPr>
                <w:ilvl w:val="1"/>
                <w:numId w:val="63"/>
              </w:numPr>
              <w:tabs>
                <w:tab w:val="left" w:pos="2450"/>
              </w:tabs>
              <w:spacing w:after="30" w:line="230" w:lineRule="auto"/>
              <w:ind w:right="327"/>
              <w:rPr>
                <w:rFonts w:ascii="Times" w:eastAsia="Times,Times,Cambria" w:hAnsi="Times" w:cs="Times"/>
              </w:rPr>
            </w:pPr>
            <w:r w:rsidRPr="005C5DF5">
              <w:rPr>
                <w:rFonts w:ascii="Times" w:eastAsia="Times" w:hAnsi="Times" w:cs="Times"/>
              </w:rPr>
              <w:t>Gray - The time of appointment has passed.</w:t>
            </w:r>
          </w:p>
          <w:p w14:paraId="76318C24" w14:textId="77777777" w:rsidR="00D46711" w:rsidRPr="005C5DF5" w:rsidRDefault="00D46711" w:rsidP="00CB7118">
            <w:pPr>
              <w:pStyle w:val="ListParagraph"/>
              <w:numPr>
                <w:ilvl w:val="1"/>
                <w:numId w:val="63"/>
              </w:numPr>
              <w:spacing w:line="276" w:lineRule="auto"/>
              <w:rPr>
                <w:rFonts w:ascii="Times" w:eastAsia="Times,Times,Cambria" w:hAnsi="Times" w:cs="Times"/>
                <w:lang w:eastAsia="ja-JP"/>
              </w:rPr>
            </w:pPr>
            <w:r w:rsidRPr="005C5DF5">
              <w:rPr>
                <w:rFonts w:ascii="Times" w:eastAsia="Times" w:hAnsi="Times" w:cs="Times"/>
              </w:rPr>
              <w:t>White - The time of appointment has not yet arrived.</w:t>
            </w:r>
          </w:p>
        </w:tc>
      </w:tr>
    </w:tbl>
    <w:p w14:paraId="79592C7A" w14:textId="4520C1F9" w:rsidR="00D46711" w:rsidRPr="005C5DF5" w:rsidRDefault="005C5DF5" w:rsidP="005C5DF5">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18 Use Case:</w:t>
      </w:r>
      <w:r w:rsidRPr="00E21E20">
        <w:rPr>
          <w:rFonts w:ascii="Times" w:eastAsia="Times" w:hAnsi="Times" w:cs="Times"/>
          <w:sz w:val="24"/>
          <w:szCs w:val="24"/>
        </w:rPr>
        <w:t xml:space="preserve"> </w:t>
      </w:r>
    </w:p>
    <w:p w14:paraId="55F19A65" w14:textId="2D47DE04" w:rsidR="00DA2F93" w:rsidRDefault="00EA2129" w:rsidP="00CB7118">
      <w:pPr>
        <w:pStyle w:val="Heading5"/>
        <w:numPr>
          <w:ilvl w:val="3"/>
          <w:numId w:val="39"/>
        </w:numPr>
        <w:ind w:left="2410" w:hanging="992"/>
        <w:rPr>
          <w:rFonts w:ascii="Times" w:hAnsi="Times" w:cs="Times"/>
        </w:rPr>
      </w:pPr>
      <w:bookmarkStart w:id="193" w:name="_Toc520105316"/>
      <w:bookmarkStart w:id="194" w:name="_Toc520105486"/>
      <w:r>
        <w:rPr>
          <w:rFonts w:ascii="Times" w:hAnsi="Times" w:cs="Times"/>
        </w:rPr>
        <w:t>&lt;Clinic&gt; Search Appointment</w:t>
      </w:r>
      <w:bookmarkEnd w:id="193"/>
      <w:bookmarkEnd w:id="194"/>
    </w:p>
    <w:p w14:paraId="16809E83" w14:textId="235C5B12" w:rsidR="00D46711" w:rsidRDefault="00D46711" w:rsidP="00D46711">
      <w:r>
        <w:rPr>
          <w:noProof/>
        </w:rPr>
        <w:drawing>
          <wp:inline distT="0" distB="0" distL="0" distR="0" wp14:anchorId="537DC26F" wp14:editId="1A9908AC">
            <wp:extent cx="5581648" cy="2611755"/>
            <wp:effectExtent l="0" t="0" r="0" b="0"/>
            <wp:docPr id="1866119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581648" cy="2611755"/>
                    </a:xfrm>
                    <a:prstGeom prst="rect">
                      <a:avLst/>
                    </a:prstGeom>
                  </pic:spPr>
                </pic:pic>
              </a:graphicData>
            </a:graphic>
          </wp:inline>
        </w:drawing>
      </w:r>
    </w:p>
    <w:p w14:paraId="291E95E9" w14:textId="04DECEED"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17:</w:t>
      </w:r>
      <w:r>
        <w:rPr>
          <w:rFonts w:ascii="Times" w:eastAsia="Times" w:hAnsi="Times" w:cs="Times"/>
          <w:sz w:val="24"/>
          <w:szCs w:val="24"/>
        </w:rPr>
        <w:t xml:space="preserve"> </w:t>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33"/>
        <w:gridCol w:w="1661"/>
        <w:gridCol w:w="2206"/>
        <w:gridCol w:w="2880"/>
      </w:tblGrid>
      <w:tr w:rsidR="00D46711" w:rsidRPr="005C5DF5" w14:paraId="4311583A"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F4DB478"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 UC_C02</w:t>
            </w:r>
          </w:p>
        </w:tc>
      </w:tr>
      <w:tr w:rsidR="00D46711" w:rsidRPr="005C5DF5" w14:paraId="0F1B0F77" w14:textId="77777777" w:rsidTr="009F33DA">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B7293D9"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459E9917"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UC_C02</w:t>
            </w:r>
          </w:p>
        </w:tc>
        <w:tc>
          <w:tcPr>
            <w:tcW w:w="1256"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063D61A" w14:textId="77777777" w:rsidR="00D46711" w:rsidRPr="005C5DF5" w:rsidRDefault="00D46711" w:rsidP="009F33DA">
            <w:pPr>
              <w:spacing w:line="276" w:lineRule="auto"/>
              <w:rPr>
                <w:rFonts w:ascii="Times" w:eastAsia="Times,Cambria" w:hAnsi="Times" w:cs="Times"/>
                <w:b/>
                <w:bCs/>
                <w:lang w:eastAsia="ja-JP"/>
              </w:rPr>
            </w:pPr>
            <w:r w:rsidRPr="005C5DF5">
              <w:rPr>
                <w:rFonts w:ascii="Times" w:eastAsia="Times" w:hAnsi="Times" w:cs="Times"/>
                <w:b/>
                <w:bCs/>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1199FFA"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1.0</w:t>
            </w:r>
          </w:p>
        </w:tc>
      </w:tr>
      <w:tr w:rsidR="00D46711" w:rsidRPr="005C5DF5" w14:paraId="30AA1A8C" w14:textId="77777777" w:rsidTr="009F33DA">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C2D1350"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Name</w:t>
            </w:r>
          </w:p>
        </w:tc>
        <w:tc>
          <w:tcPr>
            <w:tcW w:w="3842"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84A97B1"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rPr>
              <w:t>Search appointment</w:t>
            </w:r>
          </w:p>
        </w:tc>
      </w:tr>
      <w:tr w:rsidR="00D46711" w:rsidRPr="005C5DF5" w14:paraId="1BB43B1A" w14:textId="77777777" w:rsidTr="009F33DA">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8C93E03"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Author</w:t>
            </w:r>
          </w:p>
        </w:tc>
        <w:tc>
          <w:tcPr>
            <w:tcW w:w="3842"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B5CA1B4" w14:textId="77777777" w:rsidR="00D46711" w:rsidRPr="005C5DF5" w:rsidRDefault="00D46711" w:rsidP="009F33DA">
            <w:pPr>
              <w:spacing w:line="276" w:lineRule="auto"/>
              <w:rPr>
                <w:rFonts w:ascii="Times" w:eastAsia="Times,Cambria" w:hAnsi="Times" w:cs="Times"/>
                <w:lang w:eastAsia="ja-JP"/>
              </w:rPr>
            </w:pPr>
            <w:proofErr w:type="spellStart"/>
            <w:r w:rsidRPr="005C5DF5">
              <w:rPr>
                <w:rFonts w:ascii="Times" w:eastAsia="Times" w:hAnsi="Times" w:cs="Times"/>
              </w:rPr>
              <w:t>ThuanPT</w:t>
            </w:r>
            <w:proofErr w:type="spellEnd"/>
          </w:p>
        </w:tc>
      </w:tr>
      <w:tr w:rsidR="00D46711" w:rsidRPr="005C5DF5" w14:paraId="1EF045E8" w14:textId="77777777" w:rsidTr="009F33DA">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C4C1D93"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F177508"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27/05/2018</w:t>
            </w:r>
          </w:p>
        </w:tc>
        <w:tc>
          <w:tcPr>
            <w:tcW w:w="125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1F18BA7" w14:textId="77777777" w:rsidR="00D46711" w:rsidRPr="005C5DF5" w:rsidRDefault="00D46711" w:rsidP="009F33DA">
            <w:pPr>
              <w:spacing w:line="276" w:lineRule="auto"/>
              <w:rPr>
                <w:rFonts w:ascii="Times" w:eastAsia="Times,Cambria" w:hAnsi="Times" w:cs="Times"/>
                <w:b/>
                <w:bCs/>
                <w:lang w:eastAsia="ja-JP"/>
              </w:rPr>
            </w:pPr>
            <w:r w:rsidRPr="005C5DF5">
              <w:rPr>
                <w:rFonts w:ascii="Times" w:eastAsia="Times" w:hAnsi="Times" w:cs="Times"/>
                <w:b/>
                <w:bCs/>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A872DAE" w14:textId="77777777" w:rsidR="00D46711" w:rsidRPr="005C5DF5" w:rsidRDefault="00D46711" w:rsidP="009F33DA">
            <w:pPr>
              <w:spacing w:line="276" w:lineRule="auto"/>
              <w:rPr>
                <w:rFonts w:ascii="Times" w:eastAsia="Times" w:hAnsi="Times" w:cs="Times"/>
              </w:rPr>
            </w:pPr>
            <w:r w:rsidRPr="005C5DF5">
              <w:rPr>
                <w:rFonts w:ascii="Times" w:eastAsia="Times" w:hAnsi="Times" w:cs="Times"/>
              </w:rPr>
              <w:t>Normal</w:t>
            </w:r>
          </w:p>
        </w:tc>
      </w:tr>
      <w:tr w:rsidR="00D46711" w:rsidRPr="005C5DF5" w14:paraId="64B88BFE"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2B689A9"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Actor:</w:t>
            </w:r>
          </w:p>
          <w:p w14:paraId="2FCBCA99" w14:textId="77777777" w:rsidR="00D46711" w:rsidRPr="005C5DF5" w:rsidRDefault="00D46711" w:rsidP="00CB7118">
            <w:pPr>
              <w:numPr>
                <w:ilvl w:val="0"/>
                <w:numId w:val="62"/>
              </w:numPr>
              <w:spacing w:line="276" w:lineRule="auto"/>
              <w:jc w:val="both"/>
              <w:rPr>
                <w:rFonts w:ascii="Times" w:eastAsia="Times" w:hAnsi="Times" w:cs="Times"/>
                <w:lang w:eastAsia="ja-JP"/>
              </w:rPr>
            </w:pPr>
            <w:r w:rsidRPr="005C5DF5">
              <w:rPr>
                <w:rFonts w:ascii="Times" w:eastAsia="Times" w:hAnsi="Times" w:cs="Times"/>
              </w:rPr>
              <w:t>Clinic</w:t>
            </w:r>
          </w:p>
          <w:p w14:paraId="38281DE3"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Summary:</w:t>
            </w:r>
          </w:p>
          <w:p w14:paraId="760F50D3" w14:textId="77777777" w:rsidR="00D46711" w:rsidRPr="005C5DF5" w:rsidRDefault="00D46711" w:rsidP="00CB7118">
            <w:pPr>
              <w:numPr>
                <w:ilvl w:val="0"/>
                <w:numId w:val="47"/>
              </w:numPr>
              <w:spacing w:before="60" w:after="23"/>
              <w:ind w:right="327" w:hanging="360"/>
              <w:contextualSpacing/>
              <w:rPr>
                <w:rFonts w:ascii="Times" w:eastAsia="Times" w:hAnsi="Times" w:cs="Times"/>
              </w:rPr>
            </w:pPr>
            <w:r w:rsidRPr="005C5DF5">
              <w:rPr>
                <w:rFonts w:ascii="Times" w:eastAsia="Times" w:hAnsi="Times" w:cs="Times"/>
              </w:rPr>
              <w:t>This use case allows the clinic to input username or phone number and then search appointment</w:t>
            </w:r>
            <w:r w:rsidRPr="005C5DF5">
              <w:rPr>
                <w:rFonts w:ascii="Times" w:eastAsia="Times,Cambria" w:hAnsi="Times" w:cs="Times"/>
              </w:rPr>
              <w:t>.</w:t>
            </w:r>
          </w:p>
          <w:p w14:paraId="449C93CE"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Goal:</w:t>
            </w:r>
          </w:p>
          <w:p w14:paraId="45DF2811" w14:textId="77777777" w:rsidR="00D46711" w:rsidRPr="005C5DF5" w:rsidRDefault="00D46711" w:rsidP="00CB7118">
            <w:pPr>
              <w:numPr>
                <w:ilvl w:val="0"/>
                <w:numId w:val="62"/>
              </w:numPr>
              <w:spacing w:line="276" w:lineRule="auto"/>
              <w:jc w:val="both"/>
              <w:rPr>
                <w:rFonts w:ascii="Times" w:eastAsia="Times" w:hAnsi="Times" w:cs="Times"/>
                <w:lang w:eastAsia="ja-JP"/>
              </w:rPr>
            </w:pPr>
            <w:r w:rsidRPr="005C5DF5">
              <w:rPr>
                <w:rFonts w:ascii="Times" w:eastAsia="Times" w:hAnsi="Times" w:cs="Times"/>
                <w:noProof/>
              </w:rPr>
              <w:t>The clinic</w:t>
            </w:r>
            <w:r w:rsidRPr="005C5DF5">
              <w:rPr>
                <w:rFonts w:ascii="Times" w:eastAsia="Times" w:hAnsi="Times" w:cs="Times"/>
              </w:rPr>
              <w:t xml:space="preserve"> would be found an appointment</w:t>
            </w:r>
            <w:r w:rsidRPr="005C5DF5">
              <w:rPr>
                <w:rFonts w:ascii="Times" w:eastAsia="Times,Cambria" w:hAnsi="Times" w:cs="Times"/>
                <w:lang w:eastAsia="ja-JP"/>
              </w:rPr>
              <w:t>.</w:t>
            </w:r>
          </w:p>
          <w:p w14:paraId="1D10F30A"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Triggers:</w:t>
            </w:r>
          </w:p>
          <w:p w14:paraId="2E487876" w14:textId="77777777" w:rsidR="00D46711" w:rsidRPr="005C5DF5" w:rsidRDefault="00D46711" w:rsidP="00CB7118">
            <w:pPr>
              <w:pStyle w:val="ListParagraph"/>
              <w:numPr>
                <w:ilvl w:val="0"/>
                <w:numId w:val="62"/>
              </w:numPr>
              <w:spacing w:line="276" w:lineRule="auto"/>
              <w:rPr>
                <w:rFonts w:ascii="Times" w:eastAsia="Times,Cambria" w:hAnsi="Times" w:cs="Times"/>
                <w:lang w:eastAsia="ja-JP"/>
              </w:rPr>
            </w:pPr>
            <w:r w:rsidRPr="005C5DF5">
              <w:rPr>
                <w:rFonts w:ascii="Times" w:eastAsia="Times" w:hAnsi="Times" w:cs="Times"/>
              </w:rPr>
              <w:t xml:space="preserve">Clinic </w:t>
            </w:r>
            <w:r w:rsidRPr="005C5DF5">
              <w:rPr>
                <w:rFonts w:ascii="Times" w:eastAsia="Times" w:hAnsi="Times" w:cs="Times"/>
                <w:noProof/>
              </w:rPr>
              <w:t>sends</w:t>
            </w:r>
            <w:r w:rsidRPr="005C5DF5">
              <w:rPr>
                <w:rFonts w:ascii="Times" w:eastAsia="Times" w:hAnsi="Times" w:cs="Times"/>
              </w:rPr>
              <w:t xml:space="preserve"> search command.</w:t>
            </w:r>
          </w:p>
          <w:p w14:paraId="2D4218B1"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Preconditions:</w:t>
            </w:r>
          </w:p>
          <w:p w14:paraId="5BB9FF43" w14:textId="77777777" w:rsidR="00D46711" w:rsidRPr="005C5DF5" w:rsidRDefault="00D46711" w:rsidP="00CB7118">
            <w:pPr>
              <w:pStyle w:val="ListParagraph"/>
              <w:numPr>
                <w:ilvl w:val="0"/>
                <w:numId w:val="62"/>
              </w:numPr>
              <w:spacing w:line="276" w:lineRule="auto"/>
              <w:rPr>
                <w:rFonts w:ascii="Times" w:eastAsia="Times,Cambria" w:hAnsi="Times" w:cs="Times"/>
                <w:lang w:eastAsia="ja-JP"/>
              </w:rPr>
            </w:pPr>
            <w:r w:rsidRPr="005C5DF5">
              <w:rPr>
                <w:rFonts w:ascii="Times" w:eastAsia="Times" w:hAnsi="Times" w:cs="Times"/>
              </w:rPr>
              <w:lastRenderedPageBreak/>
              <w:t>Login the system with clinic role.</w:t>
            </w:r>
          </w:p>
          <w:p w14:paraId="098299B1"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Post Conditions:</w:t>
            </w:r>
          </w:p>
          <w:p w14:paraId="724EC170" w14:textId="77777777" w:rsidR="00D46711" w:rsidRPr="005C5DF5" w:rsidRDefault="00D46711" w:rsidP="00CB7118">
            <w:pPr>
              <w:numPr>
                <w:ilvl w:val="0"/>
                <w:numId w:val="47"/>
              </w:numPr>
              <w:spacing w:before="60" w:after="25"/>
              <w:ind w:right="327" w:hanging="360"/>
              <w:contextualSpacing/>
              <w:rPr>
                <w:rFonts w:ascii="Times" w:eastAsia="Times" w:hAnsi="Times" w:cs="Times"/>
              </w:rPr>
            </w:pPr>
            <w:r w:rsidRPr="005C5DF5">
              <w:rPr>
                <w:rFonts w:ascii="Times" w:eastAsia="Times" w:hAnsi="Times" w:cs="Times"/>
              </w:rPr>
              <w:t>Success: Appointment will be found or appointment is not found</w:t>
            </w:r>
            <w:r w:rsidRPr="005C5DF5">
              <w:rPr>
                <w:rFonts w:ascii="Times" w:eastAsia="Times,Cambria" w:hAnsi="Times" w:cs="Times"/>
              </w:rPr>
              <w:t>.</w:t>
            </w:r>
          </w:p>
          <w:p w14:paraId="525FD0FC" w14:textId="77777777" w:rsidR="00D46711" w:rsidRPr="005C5DF5" w:rsidRDefault="00D46711" w:rsidP="00CB7118">
            <w:pPr>
              <w:numPr>
                <w:ilvl w:val="0"/>
                <w:numId w:val="47"/>
              </w:numPr>
              <w:spacing w:before="60"/>
              <w:ind w:right="327" w:hanging="360"/>
              <w:contextualSpacing/>
              <w:rPr>
                <w:rFonts w:ascii="Times" w:eastAsia="Times" w:hAnsi="Times" w:cs="Times"/>
              </w:rPr>
            </w:pPr>
            <w:r w:rsidRPr="005C5DF5">
              <w:rPr>
                <w:rFonts w:ascii="Times" w:eastAsia="Times" w:hAnsi="Times" w:cs="Times"/>
              </w:rPr>
              <w:t xml:space="preserve">Fail: </w:t>
            </w:r>
            <w:r w:rsidRPr="005C5DF5">
              <w:rPr>
                <w:rFonts w:ascii="Times" w:eastAsia="Times" w:hAnsi="Times" w:cs="Times"/>
                <w:lang w:eastAsia="ja-JP"/>
              </w:rPr>
              <w:t>N/A.</w:t>
            </w:r>
          </w:p>
          <w:p w14:paraId="40E13195"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3686"/>
              <w:gridCol w:w="3859"/>
            </w:tblGrid>
            <w:tr w:rsidR="00D46711" w:rsidRPr="005C5DF5" w14:paraId="4A7C4E2F" w14:textId="77777777" w:rsidTr="009F33DA">
              <w:tc>
                <w:tcPr>
                  <w:tcW w:w="1009" w:type="dxa"/>
                  <w:shd w:val="clear" w:color="auto" w:fill="D9D9D9" w:themeFill="background1" w:themeFillShade="D9"/>
                </w:tcPr>
                <w:p w14:paraId="1A37F966"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Step</w:t>
                  </w:r>
                </w:p>
              </w:tc>
              <w:tc>
                <w:tcPr>
                  <w:tcW w:w="3686" w:type="dxa"/>
                  <w:shd w:val="clear" w:color="auto" w:fill="D9D9D9" w:themeFill="background1" w:themeFillShade="D9"/>
                </w:tcPr>
                <w:p w14:paraId="7067707B"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Actor Action</w:t>
                  </w:r>
                </w:p>
              </w:tc>
              <w:tc>
                <w:tcPr>
                  <w:tcW w:w="3859" w:type="dxa"/>
                  <w:shd w:val="clear" w:color="auto" w:fill="D9D9D9" w:themeFill="background1" w:themeFillShade="D9"/>
                </w:tcPr>
                <w:p w14:paraId="4B5301E3"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System Response</w:t>
                  </w:r>
                </w:p>
              </w:tc>
            </w:tr>
            <w:tr w:rsidR="00D46711" w:rsidRPr="005C5DF5" w14:paraId="52B11C5D" w14:textId="77777777" w:rsidTr="009F33DA">
              <w:tc>
                <w:tcPr>
                  <w:tcW w:w="1009" w:type="dxa"/>
                </w:tcPr>
                <w:p w14:paraId="1DD0506C"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1</w:t>
                  </w:r>
                </w:p>
              </w:tc>
              <w:tc>
                <w:tcPr>
                  <w:tcW w:w="3686" w:type="dxa"/>
                </w:tcPr>
                <w:p w14:paraId="5BA9EF90"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Clinic input name or phone number in the search field</w:t>
                  </w:r>
                </w:p>
              </w:tc>
              <w:tc>
                <w:tcPr>
                  <w:tcW w:w="3859" w:type="dxa"/>
                </w:tcPr>
                <w:p w14:paraId="21584739" w14:textId="77777777" w:rsidR="00D46711" w:rsidRPr="005C5DF5" w:rsidRDefault="00D46711" w:rsidP="009F33DA">
                  <w:pPr>
                    <w:spacing w:line="276" w:lineRule="auto"/>
                    <w:rPr>
                      <w:rFonts w:ascii="Times" w:eastAsia="Times,Cambria" w:hAnsi="Times" w:cs="Times"/>
                      <w:sz w:val="24"/>
                      <w:szCs w:val="24"/>
                      <w:lang w:eastAsia="ja-JP"/>
                    </w:rPr>
                  </w:pPr>
                </w:p>
              </w:tc>
            </w:tr>
            <w:tr w:rsidR="00D46711" w:rsidRPr="005C5DF5" w14:paraId="60DF1BB1" w14:textId="77777777" w:rsidTr="009F33DA">
              <w:tc>
                <w:tcPr>
                  <w:tcW w:w="1009" w:type="dxa"/>
                </w:tcPr>
                <w:p w14:paraId="6F9A00A3"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2</w:t>
                  </w:r>
                </w:p>
              </w:tc>
              <w:tc>
                <w:tcPr>
                  <w:tcW w:w="3686" w:type="dxa"/>
                </w:tcPr>
                <w:p w14:paraId="021759CA"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Clinic sends a command to</w:t>
                  </w:r>
                  <w:r w:rsidRPr="005C5DF5">
                    <w:rPr>
                      <w:rFonts w:ascii="Times" w:eastAsia="Times" w:hAnsi="Times" w:cs="Times"/>
                      <w:sz w:val="24"/>
                      <w:szCs w:val="24"/>
                    </w:rPr>
                    <w:t xml:space="preserve"> </w:t>
                  </w:r>
                  <w:r w:rsidRPr="005C5DF5">
                    <w:rPr>
                      <w:rFonts w:ascii="Times" w:eastAsia="Times" w:hAnsi="Times" w:cs="Times"/>
                      <w:sz w:val="24"/>
                      <w:szCs w:val="24"/>
                      <w:lang w:eastAsia="ja-JP"/>
                    </w:rPr>
                    <w:t xml:space="preserve">get an appointment to follow </w:t>
                  </w:r>
                  <w:r w:rsidRPr="005C5DF5">
                    <w:rPr>
                      <w:rFonts w:ascii="Times" w:eastAsia="Times" w:hAnsi="Times" w:cs="Times"/>
                      <w:sz w:val="24"/>
                      <w:szCs w:val="24"/>
                    </w:rPr>
                    <w:t>name or phone number in the search field.</w:t>
                  </w:r>
                </w:p>
              </w:tc>
              <w:tc>
                <w:tcPr>
                  <w:tcW w:w="3859" w:type="dxa"/>
                </w:tcPr>
                <w:p w14:paraId="54DC5580" w14:textId="77777777" w:rsidR="00D46711" w:rsidRPr="005C5DF5" w:rsidRDefault="00D46711" w:rsidP="009F33DA">
                  <w:pPr>
                    <w:spacing w:line="276" w:lineRule="auto"/>
                    <w:rPr>
                      <w:rFonts w:ascii="Times" w:eastAsia="Times" w:hAnsi="Times" w:cs="Times"/>
                      <w:sz w:val="24"/>
                      <w:szCs w:val="24"/>
                    </w:rPr>
                  </w:pPr>
                </w:p>
                <w:p w14:paraId="23C8F568" w14:textId="77777777" w:rsidR="00D46711" w:rsidRPr="005C5DF5" w:rsidRDefault="00D46711" w:rsidP="009F33DA">
                  <w:pPr>
                    <w:spacing w:line="276" w:lineRule="auto"/>
                    <w:rPr>
                      <w:rFonts w:ascii="Times" w:eastAsia="Times" w:hAnsi="Times" w:cs="Times"/>
                      <w:sz w:val="24"/>
                      <w:szCs w:val="24"/>
                    </w:rPr>
                  </w:pPr>
                </w:p>
                <w:p w14:paraId="6F7B6275" w14:textId="77777777" w:rsidR="00D46711" w:rsidRPr="005C5DF5" w:rsidRDefault="00D46711" w:rsidP="009F33DA">
                  <w:pPr>
                    <w:spacing w:line="276" w:lineRule="auto"/>
                    <w:rPr>
                      <w:rFonts w:ascii="Times" w:eastAsia="Times" w:hAnsi="Times" w:cs="Times"/>
                      <w:sz w:val="24"/>
                      <w:szCs w:val="24"/>
                    </w:rPr>
                  </w:pPr>
                </w:p>
                <w:p w14:paraId="6B7D0DE0" w14:textId="77777777" w:rsidR="00D46711" w:rsidRPr="005C5DF5" w:rsidRDefault="00D46711" w:rsidP="009F33DA">
                  <w:pPr>
                    <w:spacing w:line="276" w:lineRule="auto"/>
                    <w:rPr>
                      <w:rFonts w:ascii="Times" w:eastAsia="Times" w:hAnsi="Times" w:cs="Times"/>
                      <w:sz w:val="24"/>
                      <w:szCs w:val="24"/>
                    </w:rPr>
                  </w:pPr>
                  <w:r w:rsidRPr="005C5DF5">
                    <w:rPr>
                      <w:rFonts w:ascii="Times" w:eastAsia="Times" w:hAnsi="Times" w:cs="Times"/>
                      <w:sz w:val="24"/>
                      <w:szCs w:val="24"/>
                    </w:rPr>
                    <w:t xml:space="preserve">Show Appointment </w:t>
                  </w:r>
                  <w:r w:rsidRPr="005C5DF5">
                    <w:rPr>
                      <w:rFonts w:ascii="Times" w:eastAsia="Times" w:hAnsi="Times" w:cs="Times"/>
                      <w:noProof/>
                      <w:sz w:val="24"/>
                      <w:szCs w:val="24"/>
                    </w:rPr>
                    <w:t>has</w:t>
                  </w:r>
                  <w:r w:rsidRPr="005C5DF5">
                    <w:rPr>
                      <w:rFonts w:ascii="Times" w:eastAsia="Times" w:hAnsi="Times" w:cs="Times"/>
                      <w:sz w:val="24"/>
                      <w:szCs w:val="24"/>
                    </w:rPr>
                    <w:t xml:space="preserve"> been searching on appointment list.</w:t>
                  </w:r>
                </w:p>
                <w:p w14:paraId="378A2F74"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r w:rsidRPr="005C5DF5">
                    <w:rPr>
                      <w:rFonts w:ascii="Times" w:eastAsia="Times" w:hAnsi="Times" w:cs="Times"/>
                      <w:color w:val="000000" w:themeColor="text1"/>
                      <w:sz w:val="24"/>
                      <w:szCs w:val="24"/>
                    </w:rPr>
                    <w:t>STT</w:t>
                  </w:r>
                </w:p>
                <w:p w14:paraId="4B4B5054"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proofErr w:type="spellStart"/>
                  <w:r w:rsidRPr="005C5DF5">
                    <w:rPr>
                      <w:rFonts w:ascii="Times" w:eastAsia="Times" w:hAnsi="Times" w:cs="Times"/>
                      <w:color w:val="000000" w:themeColor="text1"/>
                      <w:sz w:val="24"/>
                      <w:szCs w:val="24"/>
                    </w:rPr>
                    <w:t>Tên</w:t>
                  </w:r>
                  <w:proofErr w:type="spellEnd"/>
                </w:p>
                <w:p w14:paraId="23558288"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proofErr w:type="spellStart"/>
                  <w:r w:rsidRPr="005C5DF5">
                    <w:rPr>
                      <w:rFonts w:ascii="Times" w:eastAsia="Times" w:hAnsi="Times" w:cs="Times"/>
                      <w:color w:val="000000" w:themeColor="text1"/>
                      <w:sz w:val="24"/>
                      <w:szCs w:val="24"/>
                    </w:rPr>
                    <w:t>Số</w:t>
                  </w:r>
                  <w:proofErr w:type="spellEnd"/>
                  <w:r w:rsidRPr="005C5DF5">
                    <w:rPr>
                      <w:rFonts w:ascii="Times" w:eastAsia="Times" w:hAnsi="Times" w:cs="Times"/>
                      <w:color w:val="000000" w:themeColor="text1"/>
                      <w:sz w:val="24"/>
                      <w:szCs w:val="24"/>
                    </w:rPr>
                    <w:t xml:space="preserve"> </w:t>
                  </w:r>
                  <w:proofErr w:type="spellStart"/>
                  <w:r w:rsidRPr="005C5DF5">
                    <w:rPr>
                      <w:rFonts w:ascii="Times" w:eastAsia="Times" w:hAnsi="Times" w:cs="Times"/>
                      <w:color w:val="000000" w:themeColor="text1"/>
                      <w:sz w:val="24"/>
                      <w:szCs w:val="24"/>
                    </w:rPr>
                    <w:t>điện</w:t>
                  </w:r>
                  <w:proofErr w:type="spellEnd"/>
                  <w:r w:rsidRPr="005C5DF5">
                    <w:rPr>
                      <w:rFonts w:ascii="Times" w:eastAsia="Times" w:hAnsi="Times" w:cs="Times"/>
                      <w:color w:val="000000" w:themeColor="text1"/>
                      <w:sz w:val="24"/>
                      <w:szCs w:val="24"/>
                    </w:rPr>
                    <w:t xml:space="preserve"> </w:t>
                  </w:r>
                  <w:proofErr w:type="spellStart"/>
                  <w:r w:rsidRPr="005C5DF5">
                    <w:rPr>
                      <w:rFonts w:ascii="Times" w:eastAsia="Times" w:hAnsi="Times" w:cs="Times"/>
                      <w:color w:val="000000" w:themeColor="text1"/>
                      <w:sz w:val="24"/>
                      <w:szCs w:val="24"/>
                    </w:rPr>
                    <w:t>thoại</w:t>
                  </w:r>
                  <w:proofErr w:type="spellEnd"/>
                </w:p>
                <w:p w14:paraId="227D50FB" w14:textId="77777777" w:rsidR="00D46711" w:rsidRPr="005C5DF5" w:rsidRDefault="00D46711" w:rsidP="00CB7118">
                  <w:pPr>
                    <w:pStyle w:val="ListParagraph"/>
                    <w:numPr>
                      <w:ilvl w:val="0"/>
                      <w:numId w:val="61"/>
                    </w:numPr>
                    <w:spacing w:line="276" w:lineRule="auto"/>
                    <w:jc w:val="both"/>
                    <w:rPr>
                      <w:rFonts w:ascii="Times" w:eastAsia="Times" w:hAnsi="Times" w:cs="Times"/>
                      <w:color w:val="000000" w:themeColor="text1"/>
                      <w:sz w:val="24"/>
                      <w:szCs w:val="24"/>
                    </w:rPr>
                  </w:pPr>
                  <w:proofErr w:type="spellStart"/>
                  <w:r w:rsidRPr="005C5DF5">
                    <w:rPr>
                      <w:rFonts w:ascii="Times" w:eastAsia="Times" w:hAnsi="Times" w:cs="Times"/>
                      <w:color w:val="000000" w:themeColor="text1"/>
                      <w:sz w:val="24"/>
                      <w:szCs w:val="24"/>
                    </w:rPr>
                    <w:t>Giờ</w:t>
                  </w:r>
                  <w:proofErr w:type="spellEnd"/>
                </w:p>
                <w:p w14:paraId="3C988227" w14:textId="77777777" w:rsidR="00D46711" w:rsidRPr="005C5DF5" w:rsidRDefault="00D46711" w:rsidP="009F33DA">
                  <w:pPr>
                    <w:spacing w:line="276" w:lineRule="auto"/>
                    <w:jc w:val="both"/>
                    <w:rPr>
                      <w:rFonts w:ascii="Times" w:eastAsia="Times" w:hAnsi="Times" w:cs="Times"/>
                      <w:sz w:val="24"/>
                      <w:szCs w:val="24"/>
                    </w:rPr>
                  </w:pPr>
                  <w:r w:rsidRPr="005C5DF5">
                    <w:rPr>
                      <w:rFonts w:ascii="Times" w:eastAsia="Times" w:hAnsi="Times" w:cs="Times"/>
                      <w:sz w:val="24"/>
                      <w:szCs w:val="24"/>
                    </w:rPr>
                    <w:t>[Alternative 1]</w:t>
                  </w:r>
                </w:p>
                <w:p w14:paraId="41C5EB42" w14:textId="77777777" w:rsidR="00D46711" w:rsidRPr="005C5DF5" w:rsidRDefault="00D46711" w:rsidP="009F33DA">
                  <w:pPr>
                    <w:spacing w:line="276" w:lineRule="auto"/>
                    <w:rPr>
                      <w:rFonts w:ascii="Times" w:eastAsia="Times,Cambria" w:hAnsi="Times" w:cs="Times"/>
                      <w:sz w:val="24"/>
                      <w:szCs w:val="24"/>
                      <w:lang w:eastAsia="ja-JP"/>
                    </w:rPr>
                  </w:pPr>
                </w:p>
              </w:tc>
            </w:tr>
          </w:tbl>
          <w:p w14:paraId="6A363189" w14:textId="77777777" w:rsidR="00D46711" w:rsidRPr="005C5DF5" w:rsidRDefault="00D46711" w:rsidP="009F33DA">
            <w:pPr>
              <w:spacing w:before="120" w:after="120" w:line="276" w:lineRule="auto"/>
              <w:rPr>
                <w:rFonts w:ascii="Times" w:eastAsia="Times" w:hAnsi="Times" w:cs="Times"/>
                <w:lang w:eastAsia="ja-JP"/>
              </w:rPr>
            </w:pPr>
            <w:r w:rsidRPr="005C5DF5">
              <w:rPr>
                <w:rFonts w:ascii="Times" w:eastAsia="Times" w:hAnsi="Times" w:cs="Times"/>
                <w:lang w:eastAsia="ja-JP"/>
              </w:rPr>
              <w:t xml:space="preserve">Alternative Scenario: </w:t>
            </w:r>
          </w:p>
          <w:tbl>
            <w:tblPr>
              <w:tblStyle w:val="TableGrid"/>
              <w:tblW w:w="0" w:type="auto"/>
              <w:tblLook w:val="04A0" w:firstRow="1" w:lastRow="0" w:firstColumn="1" w:lastColumn="0" w:noHBand="0" w:noVBand="1"/>
            </w:tblPr>
            <w:tblGrid>
              <w:gridCol w:w="1012"/>
              <w:gridCol w:w="3686"/>
              <w:gridCol w:w="3856"/>
            </w:tblGrid>
            <w:tr w:rsidR="00D46711" w:rsidRPr="005C5DF5" w14:paraId="4E2332E5" w14:textId="77777777" w:rsidTr="009F33DA">
              <w:trPr>
                <w:trHeight w:val="327"/>
              </w:trPr>
              <w:tc>
                <w:tcPr>
                  <w:tcW w:w="1012" w:type="dxa"/>
                  <w:shd w:val="clear" w:color="auto" w:fill="D9D9D9" w:themeFill="background1" w:themeFillShade="D9"/>
                </w:tcPr>
                <w:p w14:paraId="3C17459D" w14:textId="77777777" w:rsidR="00D46711" w:rsidRPr="005C5DF5" w:rsidRDefault="00D46711" w:rsidP="009F33DA">
                  <w:p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t>Step</w:t>
                  </w:r>
                </w:p>
              </w:tc>
              <w:tc>
                <w:tcPr>
                  <w:tcW w:w="3686" w:type="dxa"/>
                  <w:shd w:val="clear" w:color="auto" w:fill="D9D9D9" w:themeFill="background1" w:themeFillShade="D9"/>
                </w:tcPr>
                <w:p w14:paraId="63D660A4" w14:textId="77777777" w:rsidR="00D46711" w:rsidRPr="005C5DF5" w:rsidRDefault="00D46711" w:rsidP="009F33DA">
                  <w:p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t>Actor Action</w:t>
                  </w:r>
                </w:p>
              </w:tc>
              <w:tc>
                <w:tcPr>
                  <w:tcW w:w="3856" w:type="dxa"/>
                  <w:shd w:val="clear" w:color="auto" w:fill="D9D9D9" w:themeFill="background1" w:themeFillShade="D9"/>
                </w:tcPr>
                <w:p w14:paraId="32464DCB" w14:textId="77777777" w:rsidR="00D46711" w:rsidRPr="005C5DF5" w:rsidRDefault="00D46711" w:rsidP="009F33DA">
                  <w:p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t>System Response</w:t>
                  </w:r>
                </w:p>
              </w:tc>
            </w:tr>
            <w:tr w:rsidR="00D46711" w:rsidRPr="005C5DF5" w14:paraId="7B66F842" w14:textId="77777777" w:rsidTr="009F33DA">
              <w:tc>
                <w:tcPr>
                  <w:tcW w:w="1012" w:type="dxa"/>
                </w:tcPr>
                <w:p w14:paraId="37646657" w14:textId="77777777" w:rsidR="00D46711" w:rsidRPr="005C5DF5" w:rsidRDefault="00D46711" w:rsidP="009F33DA">
                  <w:pPr>
                    <w:spacing w:before="120" w:after="120"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1</w:t>
                  </w:r>
                </w:p>
              </w:tc>
              <w:tc>
                <w:tcPr>
                  <w:tcW w:w="3686" w:type="dxa"/>
                </w:tcPr>
                <w:p w14:paraId="21B6E7B5" w14:textId="77777777" w:rsidR="00D46711" w:rsidRPr="005C5DF5" w:rsidRDefault="00D46711" w:rsidP="009F33DA">
                  <w:pPr>
                    <w:spacing w:before="120" w:after="120"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Clinic sends a command to</w:t>
                  </w:r>
                  <w:r w:rsidRPr="005C5DF5">
                    <w:rPr>
                      <w:rFonts w:ascii="Times" w:eastAsia="Times" w:hAnsi="Times" w:cs="Times"/>
                      <w:sz w:val="24"/>
                      <w:szCs w:val="24"/>
                    </w:rPr>
                    <w:t xml:space="preserve"> </w:t>
                  </w:r>
                  <w:r w:rsidRPr="005C5DF5">
                    <w:rPr>
                      <w:rFonts w:ascii="Times" w:eastAsia="Times" w:hAnsi="Times" w:cs="Times"/>
                      <w:sz w:val="24"/>
                      <w:szCs w:val="24"/>
                      <w:lang w:eastAsia="ja-JP"/>
                    </w:rPr>
                    <w:t xml:space="preserve">get an appointment to follow </w:t>
                  </w:r>
                  <w:r w:rsidRPr="005C5DF5">
                    <w:rPr>
                      <w:rFonts w:ascii="Times" w:eastAsia="Times" w:hAnsi="Times" w:cs="Times"/>
                      <w:sz w:val="24"/>
                      <w:szCs w:val="24"/>
                    </w:rPr>
                    <w:t>name or phone number in the search field.</w:t>
                  </w:r>
                </w:p>
              </w:tc>
              <w:tc>
                <w:tcPr>
                  <w:tcW w:w="3856" w:type="dxa"/>
                </w:tcPr>
                <w:p w14:paraId="00E3C4E7" w14:textId="77777777" w:rsidR="00D46711" w:rsidRPr="005C5DF5" w:rsidRDefault="00D46711" w:rsidP="009F33DA">
                  <w:pPr>
                    <w:spacing w:before="120" w:after="120" w:line="276" w:lineRule="auto"/>
                    <w:rPr>
                      <w:rFonts w:ascii="Times" w:eastAsia="Times" w:hAnsi="Times" w:cs="Times"/>
                      <w:sz w:val="24"/>
                      <w:szCs w:val="24"/>
                    </w:rPr>
                  </w:pPr>
                </w:p>
                <w:p w14:paraId="3D058399" w14:textId="77777777" w:rsidR="00D46711" w:rsidRPr="005C5DF5" w:rsidRDefault="00D46711" w:rsidP="009F33DA">
                  <w:pPr>
                    <w:spacing w:before="120" w:after="120" w:line="276" w:lineRule="auto"/>
                    <w:rPr>
                      <w:rFonts w:ascii="Times" w:eastAsia="Times" w:hAnsi="Times" w:cs="Times"/>
                      <w:sz w:val="24"/>
                      <w:szCs w:val="24"/>
                    </w:rPr>
                  </w:pPr>
                </w:p>
                <w:p w14:paraId="17964879" w14:textId="77777777" w:rsidR="00D46711" w:rsidRPr="005C5DF5" w:rsidRDefault="00D46711" w:rsidP="009F33DA">
                  <w:pPr>
                    <w:spacing w:before="120" w:after="120" w:line="276" w:lineRule="auto"/>
                    <w:rPr>
                      <w:rFonts w:ascii="Times" w:eastAsia="Times,Times,Cambria" w:hAnsi="Times" w:cs="Times"/>
                      <w:sz w:val="24"/>
                      <w:szCs w:val="24"/>
                      <w:lang w:eastAsia="ja-JP"/>
                    </w:rPr>
                  </w:pPr>
                  <w:r w:rsidRPr="005C5DF5">
                    <w:rPr>
                      <w:rFonts w:ascii="Times" w:eastAsia="Times" w:hAnsi="Times" w:cs="Times"/>
                      <w:sz w:val="24"/>
                      <w:szCs w:val="24"/>
                    </w:rPr>
                    <w:t>Show result not found on the appointment list.</w:t>
                  </w:r>
                </w:p>
              </w:tc>
            </w:tr>
          </w:tbl>
          <w:p w14:paraId="384F05EC" w14:textId="77777777" w:rsidR="00D46711" w:rsidRPr="005C5DF5" w:rsidRDefault="00D46711" w:rsidP="009F33DA">
            <w:pPr>
              <w:spacing w:before="120" w:after="120" w:line="276" w:lineRule="auto"/>
              <w:rPr>
                <w:rFonts w:ascii="Times" w:eastAsia="Times" w:hAnsi="Times" w:cs="Times"/>
                <w:lang w:eastAsia="ja-JP"/>
              </w:rPr>
            </w:pPr>
            <w:r w:rsidRPr="005C5DF5">
              <w:rPr>
                <w:rFonts w:ascii="Times" w:eastAsia="Times" w:hAnsi="Times" w:cs="Times"/>
                <w:lang w:eastAsia="ja-JP"/>
              </w:rPr>
              <w:t>Exceptions: N/A.</w:t>
            </w:r>
          </w:p>
          <w:p w14:paraId="4AA2F1A5" w14:textId="77777777" w:rsidR="00D46711" w:rsidRPr="005C5DF5" w:rsidRDefault="00D46711" w:rsidP="009F33DA">
            <w:pPr>
              <w:spacing w:before="120" w:after="120" w:line="276" w:lineRule="auto"/>
              <w:rPr>
                <w:rFonts w:ascii="Times" w:eastAsia="Times,Cambria" w:hAnsi="Times" w:cs="Times"/>
                <w:lang w:eastAsia="ja-JP"/>
              </w:rPr>
            </w:pPr>
            <w:r w:rsidRPr="005C5DF5">
              <w:rPr>
                <w:rFonts w:ascii="Times" w:eastAsia="Times" w:hAnsi="Times" w:cs="Times"/>
                <w:lang w:eastAsia="ja-JP"/>
              </w:rPr>
              <w:t>Relationships:  N/A.</w:t>
            </w:r>
          </w:p>
          <w:p w14:paraId="681D28A5" w14:textId="77777777" w:rsidR="00D46711" w:rsidRPr="005C5DF5" w:rsidRDefault="00D46711" w:rsidP="009F33DA">
            <w:pPr>
              <w:spacing w:before="120" w:after="120" w:line="276" w:lineRule="auto"/>
              <w:rPr>
                <w:rFonts w:ascii="Times" w:eastAsia="Times" w:hAnsi="Times" w:cs="Times"/>
                <w:lang w:eastAsia="ja-JP"/>
              </w:rPr>
            </w:pPr>
            <w:r w:rsidRPr="005C5DF5">
              <w:rPr>
                <w:rFonts w:ascii="Times" w:eastAsia="Times" w:hAnsi="Times" w:cs="Times"/>
                <w:lang w:eastAsia="ja-JP"/>
              </w:rPr>
              <w:t>Business Rules:</w:t>
            </w:r>
          </w:p>
          <w:p w14:paraId="41AD3CC0" w14:textId="77777777" w:rsidR="00D46711" w:rsidRPr="005C5DF5" w:rsidRDefault="00D46711" w:rsidP="009F33DA">
            <w:pPr>
              <w:spacing w:after="30" w:line="230" w:lineRule="auto"/>
              <w:ind w:right="327"/>
              <w:rPr>
                <w:rFonts w:ascii="Times" w:eastAsia="Times" w:hAnsi="Times" w:cs="Times"/>
              </w:rPr>
            </w:pPr>
            <w:r w:rsidRPr="005C5DF5">
              <w:rPr>
                <w:rFonts w:ascii="Times" w:eastAsia="Times" w:hAnsi="Times" w:cs="Times"/>
              </w:rPr>
              <w:t xml:space="preserve">     -  </w:t>
            </w:r>
            <w:r w:rsidRPr="005C5DF5">
              <w:rPr>
                <w:rFonts w:ascii="Times" w:eastAsia="Times" w:hAnsi="Times" w:cs="Times"/>
                <w:noProof/>
              </w:rPr>
              <w:t>The clinic</w:t>
            </w:r>
            <w:r w:rsidRPr="005C5DF5">
              <w:rPr>
                <w:rFonts w:ascii="Times" w:eastAsia="Times" w:hAnsi="Times" w:cs="Times"/>
              </w:rPr>
              <w:t xml:space="preserve"> will input an appointment’s information. Just input name or phone number, cannot input both of them.</w:t>
            </w:r>
          </w:p>
          <w:p w14:paraId="2E00606D" w14:textId="77777777" w:rsidR="00D46711" w:rsidRPr="005C5DF5" w:rsidRDefault="00D46711" w:rsidP="009F33DA">
            <w:pPr>
              <w:spacing w:before="120" w:after="120" w:line="276" w:lineRule="auto"/>
              <w:rPr>
                <w:rFonts w:ascii="Times" w:eastAsia="Times,Cambria" w:hAnsi="Times" w:cs="Times"/>
                <w:lang w:eastAsia="ja-JP"/>
              </w:rPr>
            </w:pPr>
            <w:r w:rsidRPr="005C5DF5">
              <w:rPr>
                <w:rFonts w:ascii="Times" w:eastAsia="Times" w:hAnsi="Times" w:cs="Times"/>
              </w:rPr>
              <w:t xml:space="preserve">     </w:t>
            </w:r>
            <w:r w:rsidRPr="005C5DF5">
              <w:rPr>
                <w:rFonts w:ascii="Times" w:eastAsia="Times" w:hAnsi="Times" w:cs="Times"/>
                <w:color w:val="000000" w:themeColor="text1"/>
              </w:rPr>
              <w:t xml:space="preserve">-  </w:t>
            </w:r>
            <w:r w:rsidRPr="005C5DF5">
              <w:rPr>
                <w:rFonts w:ascii="Times" w:eastAsia="Times" w:hAnsi="Times" w:cs="Times"/>
                <w:noProof/>
                <w:color w:val="000000" w:themeColor="text1"/>
              </w:rPr>
              <w:t>The result</w:t>
            </w:r>
            <w:r w:rsidRPr="005C5DF5">
              <w:rPr>
                <w:rFonts w:ascii="Times" w:eastAsia="Times" w:hAnsi="Times" w:cs="Times"/>
                <w:color w:val="000000" w:themeColor="text1"/>
              </w:rPr>
              <w:t xml:space="preserve"> after searching will be </w:t>
            </w:r>
            <w:r w:rsidRPr="005C5DF5">
              <w:rPr>
                <w:rFonts w:ascii="Times" w:eastAsia="Times" w:hAnsi="Times" w:cs="Times"/>
                <w:noProof/>
                <w:color w:val="000000" w:themeColor="text1"/>
              </w:rPr>
              <w:t>shown</w:t>
            </w:r>
            <w:r w:rsidRPr="005C5DF5">
              <w:rPr>
                <w:rFonts w:ascii="Times" w:eastAsia="Times" w:hAnsi="Times" w:cs="Times"/>
                <w:color w:val="000000" w:themeColor="text1"/>
              </w:rPr>
              <w:t xml:space="preserve"> with an approximate name or phone number and belong to the date selected.</w:t>
            </w:r>
          </w:p>
          <w:p w14:paraId="5F8004CC" w14:textId="77777777" w:rsidR="00D46711" w:rsidRPr="005C5DF5" w:rsidRDefault="00D46711" w:rsidP="009F33DA">
            <w:pPr>
              <w:spacing w:after="30" w:line="230" w:lineRule="auto"/>
              <w:ind w:right="327"/>
              <w:rPr>
                <w:rFonts w:ascii="Times" w:eastAsia="Times,Times,Cambria" w:hAnsi="Times" w:cs="Times"/>
              </w:rPr>
            </w:pPr>
            <w:r w:rsidRPr="005C5DF5">
              <w:rPr>
                <w:rFonts w:ascii="Times" w:eastAsia="Times,Cambria" w:hAnsi="Times" w:cs="Times"/>
                <w:b/>
                <w:bCs/>
              </w:rPr>
              <w:t xml:space="preserve">     </w:t>
            </w:r>
            <w:r w:rsidRPr="005C5DF5">
              <w:rPr>
                <w:rFonts w:ascii="Times" w:eastAsia="Times,Times,Cambria" w:hAnsi="Times" w:cs="Times"/>
              </w:rPr>
              <w:t xml:space="preserve">-  </w:t>
            </w:r>
            <w:r w:rsidRPr="005C5DF5">
              <w:rPr>
                <w:rFonts w:ascii="Times" w:eastAsia="Times" w:hAnsi="Times" w:cs="Times"/>
                <w:noProof/>
              </w:rPr>
              <w:t>The result</w:t>
            </w:r>
            <w:r w:rsidRPr="005C5DF5">
              <w:rPr>
                <w:rFonts w:ascii="Times" w:eastAsia="Times" w:hAnsi="Times" w:cs="Times"/>
              </w:rPr>
              <w:t xml:space="preserve"> of searching will display on appointment list</w:t>
            </w:r>
            <w:r w:rsidRPr="005C5DF5">
              <w:rPr>
                <w:rFonts w:ascii="Times" w:eastAsia="Times,Times,Cambria" w:hAnsi="Times" w:cs="Times"/>
              </w:rPr>
              <w:t>.</w:t>
            </w:r>
          </w:p>
          <w:p w14:paraId="4D44DFB9" w14:textId="77777777" w:rsidR="00D46711" w:rsidRPr="005C5DF5" w:rsidRDefault="00D46711" w:rsidP="00CB7118">
            <w:pPr>
              <w:pStyle w:val="ListParagraph"/>
              <w:numPr>
                <w:ilvl w:val="0"/>
                <w:numId w:val="64"/>
              </w:numPr>
              <w:spacing w:after="30" w:line="230" w:lineRule="auto"/>
              <w:ind w:right="327"/>
              <w:rPr>
                <w:rFonts w:ascii="Times" w:eastAsia="Times,Times,Cambria" w:hAnsi="Times" w:cs="Times"/>
              </w:rPr>
            </w:pPr>
            <w:r w:rsidRPr="005C5DF5">
              <w:rPr>
                <w:rFonts w:ascii="Times" w:eastAsia="Times" w:hAnsi="Times" w:cs="Times"/>
              </w:rPr>
              <w:t xml:space="preserve">If the appointment </w:t>
            </w:r>
            <w:r w:rsidRPr="005C5DF5">
              <w:rPr>
                <w:rFonts w:ascii="Times" w:eastAsia="Times" w:hAnsi="Times" w:cs="Times"/>
                <w:noProof/>
              </w:rPr>
              <w:t>exists</w:t>
            </w:r>
            <w:r w:rsidRPr="005C5DF5">
              <w:rPr>
                <w:rFonts w:ascii="Times" w:eastAsia="Times" w:hAnsi="Times" w:cs="Times"/>
              </w:rPr>
              <w:t>: show appointment in the list.</w:t>
            </w:r>
          </w:p>
          <w:p w14:paraId="66479F56" w14:textId="77777777" w:rsidR="00D46711" w:rsidRPr="005C5DF5" w:rsidRDefault="00D46711" w:rsidP="00CB7118">
            <w:pPr>
              <w:pStyle w:val="ListParagraph"/>
              <w:numPr>
                <w:ilvl w:val="0"/>
                <w:numId w:val="64"/>
              </w:numPr>
              <w:spacing w:after="30" w:line="230" w:lineRule="auto"/>
              <w:ind w:right="327"/>
              <w:rPr>
                <w:rFonts w:ascii="Times" w:eastAsia="Times" w:hAnsi="Times" w:cs="Times"/>
              </w:rPr>
            </w:pPr>
            <w:r w:rsidRPr="005C5DF5">
              <w:rPr>
                <w:rFonts w:ascii="Times" w:eastAsia="Times" w:hAnsi="Times" w:cs="Times"/>
              </w:rPr>
              <w:t>If the appointment is not found: show “</w:t>
            </w:r>
            <w:proofErr w:type="spellStart"/>
            <w:r w:rsidRPr="005C5DF5">
              <w:rPr>
                <w:rFonts w:ascii="Times" w:eastAsia="Times" w:hAnsi="Times" w:cs="Times"/>
              </w:rPr>
              <w:t>không</w:t>
            </w:r>
            <w:proofErr w:type="spellEnd"/>
            <w:r w:rsidRPr="005C5DF5">
              <w:rPr>
                <w:rFonts w:ascii="Times" w:eastAsia="Times" w:hAnsi="Times" w:cs="Times"/>
              </w:rPr>
              <w:t xml:space="preserve"> </w:t>
            </w:r>
            <w:proofErr w:type="spellStart"/>
            <w:r w:rsidRPr="005C5DF5">
              <w:rPr>
                <w:rFonts w:ascii="Times" w:eastAsia="Times" w:hAnsi="Times" w:cs="Times"/>
              </w:rPr>
              <w:t>tìm</w:t>
            </w:r>
            <w:proofErr w:type="spellEnd"/>
            <w:r w:rsidRPr="005C5DF5">
              <w:rPr>
                <w:rFonts w:ascii="Times" w:eastAsia="Times" w:hAnsi="Times" w:cs="Times"/>
              </w:rPr>
              <w:t xml:space="preserve"> </w:t>
            </w:r>
            <w:proofErr w:type="spellStart"/>
            <w:r w:rsidRPr="005C5DF5">
              <w:rPr>
                <w:rFonts w:ascii="Times" w:eastAsia="Times" w:hAnsi="Times" w:cs="Times"/>
              </w:rPr>
              <w:t>thấy</w:t>
            </w:r>
            <w:proofErr w:type="spellEnd"/>
            <w:r w:rsidRPr="005C5DF5">
              <w:rPr>
                <w:rFonts w:ascii="Times" w:eastAsia="Times" w:hAnsi="Times" w:cs="Times"/>
              </w:rPr>
              <w:t xml:space="preserve"> </w:t>
            </w:r>
            <w:proofErr w:type="spellStart"/>
            <w:r w:rsidRPr="005C5DF5">
              <w:rPr>
                <w:rFonts w:ascii="Times" w:eastAsia="Times" w:hAnsi="Times" w:cs="Times"/>
              </w:rPr>
              <w:t>kết</w:t>
            </w:r>
            <w:proofErr w:type="spellEnd"/>
            <w:r w:rsidRPr="005C5DF5">
              <w:rPr>
                <w:rFonts w:ascii="Times" w:eastAsia="Times" w:hAnsi="Times" w:cs="Times"/>
              </w:rPr>
              <w:t xml:space="preserve"> </w:t>
            </w:r>
            <w:proofErr w:type="spellStart"/>
            <w:r w:rsidRPr="005C5DF5">
              <w:rPr>
                <w:rFonts w:ascii="Times" w:eastAsia="Times" w:hAnsi="Times" w:cs="Times"/>
              </w:rPr>
              <w:t>quả</w:t>
            </w:r>
            <w:proofErr w:type="spellEnd"/>
            <w:r w:rsidRPr="005C5DF5">
              <w:rPr>
                <w:rFonts w:ascii="Times" w:eastAsia="Times" w:hAnsi="Times" w:cs="Times"/>
              </w:rPr>
              <w:t xml:space="preserve">” label in the list. </w:t>
            </w:r>
          </w:p>
        </w:tc>
      </w:tr>
    </w:tbl>
    <w:p w14:paraId="391D103B" w14:textId="5E0B3293" w:rsidR="00D46711" w:rsidRPr="005C5DF5" w:rsidRDefault="005C5DF5" w:rsidP="005C5DF5">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19 Use Case:</w:t>
      </w:r>
      <w:r w:rsidRPr="00E21E20">
        <w:rPr>
          <w:rFonts w:ascii="Times" w:eastAsia="Times" w:hAnsi="Times" w:cs="Times"/>
          <w:sz w:val="24"/>
          <w:szCs w:val="24"/>
        </w:rPr>
        <w:t xml:space="preserve"> </w:t>
      </w:r>
    </w:p>
    <w:p w14:paraId="695CAFB1" w14:textId="069A6AA8" w:rsidR="00EA2129" w:rsidRDefault="00EA2129" w:rsidP="00CB7118">
      <w:pPr>
        <w:pStyle w:val="Heading5"/>
        <w:numPr>
          <w:ilvl w:val="3"/>
          <w:numId w:val="39"/>
        </w:numPr>
        <w:ind w:left="2410" w:hanging="992"/>
        <w:rPr>
          <w:rFonts w:ascii="Times" w:hAnsi="Times" w:cs="Times"/>
        </w:rPr>
      </w:pPr>
      <w:bookmarkStart w:id="195" w:name="_Toc520105317"/>
      <w:bookmarkStart w:id="196" w:name="_Toc520105487"/>
      <w:r>
        <w:rPr>
          <w:rFonts w:ascii="Times" w:hAnsi="Times" w:cs="Times"/>
        </w:rPr>
        <w:lastRenderedPageBreak/>
        <w:t>&lt;Clinic&gt; Configure working hours</w:t>
      </w:r>
      <w:bookmarkEnd w:id="195"/>
      <w:bookmarkEnd w:id="196"/>
    </w:p>
    <w:p w14:paraId="690D2C9D" w14:textId="138E1FD5" w:rsidR="00D46711" w:rsidRDefault="00D46711" w:rsidP="00D46711">
      <w:r>
        <w:rPr>
          <w:noProof/>
        </w:rPr>
        <w:drawing>
          <wp:inline distT="0" distB="0" distL="0" distR="0" wp14:anchorId="7E15487B" wp14:editId="118A8522">
            <wp:extent cx="5581648" cy="2611755"/>
            <wp:effectExtent l="0" t="0" r="0" b="0"/>
            <wp:docPr id="10238770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581648" cy="2611755"/>
                    </a:xfrm>
                    <a:prstGeom prst="rect">
                      <a:avLst/>
                    </a:prstGeom>
                  </pic:spPr>
                </pic:pic>
              </a:graphicData>
            </a:graphic>
          </wp:inline>
        </w:drawing>
      </w:r>
    </w:p>
    <w:p w14:paraId="4E67EFB7" w14:textId="59EE85AA"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18:</w:t>
      </w:r>
      <w:r>
        <w:rPr>
          <w:rFonts w:ascii="Times" w:eastAsia="Times" w:hAnsi="Times" w:cs="Times"/>
          <w:sz w:val="24"/>
          <w:szCs w:val="24"/>
        </w:rPr>
        <w:t xml:space="preserve"> </w:t>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28"/>
        <w:gridCol w:w="1661"/>
        <w:gridCol w:w="2209"/>
        <w:gridCol w:w="2882"/>
      </w:tblGrid>
      <w:tr w:rsidR="00D46711" w:rsidRPr="005C5DF5" w14:paraId="67E5DE9F"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9756664"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 UC_C03</w:t>
            </w:r>
          </w:p>
        </w:tc>
      </w:tr>
      <w:tr w:rsidR="00D46711" w:rsidRPr="005C5DF5" w14:paraId="61B0D7A0"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89A60DC"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5582D5BA"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UC_C03</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74E1983" w14:textId="77777777" w:rsidR="00D46711" w:rsidRPr="005C5DF5" w:rsidRDefault="00D46711" w:rsidP="009F33DA">
            <w:pPr>
              <w:spacing w:line="276" w:lineRule="auto"/>
              <w:rPr>
                <w:rFonts w:ascii="Times" w:eastAsia="Times,Cambria" w:hAnsi="Times" w:cs="Times"/>
                <w:b/>
                <w:bCs/>
                <w:lang w:eastAsia="ja-JP"/>
              </w:rPr>
            </w:pPr>
            <w:r w:rsidRPr="005C5DF5">
              <w:rPr>
                <w:rFonts w:ascii="Times" w:eastAsia="Times" w:hAnsi="Times" w:cs="Times"/>
                <w:b/>
                <w:bCs/>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A35815F"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1.0</w:t>
            </w:r>
          </w:p>
        </w:tc>
      </w:tr>
      <w:tr w:rsidR="00D46711" w:rsidRPr="005C5DF5" w14:paraId="03A26157"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84D0537"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DCE04FF"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rPr>
              <w:t>Configure working hours</w:t>
            </w:r>
          </w:p>
        </w:tc>
      </w:tr>
      <w:tr w:rsidR="00D46711" w:rsidRPr="005C5DF5" w14:paraId="3D9832E3"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77CEAA6"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E42A3F1" w14:textId="77777777" w:rsidR="00D46711" w:rsidRPr="005C5DF5" w:rsidRDefault="00D46711" w:rsidP="009F33DA">
            <w:pPr>
              <w:spacing w:line="276" w:lineRule="auto"/>
              <w:rPr>
                <w:rFonts w:ascii="Times" w:eastAsia="Times,Cambria" w:hAnsi="Times" w:cs="Times"/>
                <w:lang w:eastAsia="ja-JP"/>
              </w:rPr>
            </w:pPr>
            <w:proofErr w:type="spellStart"/>
            <w:r w:rsidRPr="005C5DF5">
              <w:rPr>
                <w:rFonts w:ascii="Times" w:eastAsia="Times" w:hAnsi="Times" w:cs="Times"/>
              </w:rPr>
              <w:t>ThuanPT</w:t>
            </w:r>
            <w:proofErr w:type="spellEnd"/>
          </w:p>
        </w:tc>
      </w:tr>
      <w:tr w:rsidR="00D46711" w:rsidRPr="005C5DF5" w14:paraId="094005F9"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2E4FC3E"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5AD9ED4"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0B30FB9" w14:textId="77777777" w:rsidR="00D46711" w:rsidRPr="005C5DF5" w:rsidRDefault="00D46711" w:rsidP="009F33DA">
            <w:pPr>
              <w:spacing w:line="276" w:lineRule="auto"/>
              <w:rPr>
                <w:rFonts w:ascii="Times" w:eastAsia="Times,Cambria" w:hAnsi="Times" w:cs="Times"/>
                <w:b/>
                <w:bCs/>
                <w:lang w:eastAsia="ja-JP"/>
              </w:rPr>
            </w:pPr>
            <w:r w:rsidRPr="005C5DF5">
              <w:rPr>
                <w:rFonts w:ascii="Times" w:eastAsia="Times" w:hAnsi="Times" w:cs="Times"/>
                <w:b/>
                <w:bCs/>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06EE47B"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rPr>
              <w:t>Normal</w:t>
            </w:r>
          </w:p>
        </w:tc>
      </w:tr>
      <w:tr w:rsidR="00D46711" w:rsidRPr="005C5DF5" w14:paraId="55461BD5"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831D947"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Actor:</w:t>
            </w:r>
          </w:p>
          <w:p w14:paraId="2B695EFF" w14:textId="77777777" w:rsidR="00D46711" w:rsidRPr="005C5DF5" w:rsidRDefault="00D46711" w:rsidP="00CB7118">
            <w:pPr>
              <w:numPr>
                <w:ilvl w:val="0"/>
                <w:numId w:val="62"/>
              </w:numPr>
              <w:spacing w:line="276" w:lineRule="auto"/>
              <w:jc w:val="both"/>
              <w:rPr>
                <w:rFonts w:ascii="Times" w:eastAsia="Times" w:hAnsi="Times" w:cs="Times"/>
                <w:lang w:eastAsia="ja-JP"/>
              </w:rPr>
            </w:pPr>
            <w:r w:rsidRPr="005C5DF5">
              <w:rPr>
                <w:rFonts w:ascii="Times" w:eastAsia="Times" w:hAnsi="Times" w:cs="Times"/>
              </w:rPr>
              <w:t>Clinic</w:t>
            </w:r>
          </w:p>
          <w:p w14:paraId="046E2D30"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Summary:</w:t>
            </w:r>
          </w:p>
          <w:p w14:paraId="11C84808" w14:textId="77777777" w:rsidR="00D46711" w:rsidRPr="005C5DF5" w:rsidRDefault="00D46711" w:rsidP="00CB7118">
            <w:pPr>
              <w:numPr>
                <w:ilvl w:val="0"/>
                <w:numId w:val="47"/>
              </w:numPr>
              <w:spacing w:before="60" w:after="23"/>
              <w:ind w:right="327" w:hanging="360"/>
              <w:contextualSpacing/>
              <w:rPr>
                <w:rFonts w:ascii="Times" w:eastAsia="Times" w:hAnsi="Times" w:cs="Times"/>
              </w:rPr>
            </w:pPr>
            <w:r w:rsidRPr="005C5DF5">
              <w:rPr>
                <w:rFonts w:ascii="Times" w:eastAsia="Times" w:hAnsi="Times" w:cs="Times"/>
              </w:rPr>
              <w:t>This use case allows the clinic to choose start hour, end hour and days of the week and then setup working hours of clinic their self</w:t>
            </w:r>
            <w:r w:rsidRPr="005C5DF5">
              <w:rPr>
                <w:rFonts w:ascii="Times" w:eastAsia="Times,Cambria" w:hAnsi="Times" w:cs="Times"/>
              </w:rPr>
              <w:t>.</w:t>
            </w:r>
          </w:p>
          <w:p w14:paraId="4B801A38"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Goal:</w:t>
            </w:r>
          </w:p>
          <w:p w14:paraId="0C7AC2D8" w14:textId="77777777" w:rsidR="00D46711" w:rsidRPr="005C5DF5" w:rsidRDefault="00D46711" w:rsidP="00CB7118">
            <w:pPr>
              <w:numPr>
                <w:ilvl w:val="0"/>
                <w:numId w:val="62"/>
              </w:numPr>
              <w:spacing w:line="276" w:lineRule="auto"/>
              <w:jc w:val="both"/>
              <w:rPr>
                <w:rFonts w:ascii="Times" w:eastAsia="Times" w:hAnsi="Times" w:cs="Times"/>
                <w:lang w:eastAsia="ja-JP"/>
              </w:rPr>
            </w:pPr>
            <w:r w:rsidRPr="005C5DF5">
              <w:rPr>
                <w:rFonts w:ascii="Times" w:eastAsia="Times" w:hAnsi="Times" w:cs="Times"/>
                <w:noProof/>
              </w:rPr>
              <w:t>The clinic</w:t>
            </w:r>
            <w:r w:rsidRPr="005C5DF5">
              <w:rPr>
                <w:rFonts w:ascii="Times" w:eastAsia="Times" w:hAnsi="Times" w:cs="Times"/>
              </w:rPr>
              <w:t xml:space="preserve"> </w:t>
            </w:r>
            <w:r w:rsidRPr="005C5DF5">
              <w:rPr>
                <w:rFonts w:ascii="Times" w:eastAsia="Times" w:hAnsi="Times" w:cs="Times"/>
                <w:noProof/>
              </w:rPr>
              <w:t>has</w:t>
            </w:r>
            <w:r w:rsidRPr="005C5DF5">
              <w:rPr>
                <w:rFonts w:ascii="Times" w:eastAsia="Times" w:hAnsi="Times" w:cs="Times"/>
              </w:rPr>
              <w:t xml:space="preserve"> working hours.</w:t>
            </w:r>
          </w:p>
          <w:p w14:paraId="5C918C8B"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Triggers:</w:t>
            </w:r>
          </w:p>
          <w:p w14:paraId="56C9938D" w14:textId="0BFB675C" w:rsidR="00D46711" w:rsidRPr="005C5DF5" w:rsidRDefault="00D46711" w:rsidP="00CB7118">
            <w:pPr>
              <w:pStyle w:val="ListParagraph"/>
              <w:numPr>
                <w:ilvl w:val="0"/>
                <w:numId w:val="62"/>
              </w:numPr>
              <w:spacing w:line="276" w:lineRule="auto"/>
              <w:rPr>
                <w:rFonts w:ascii="Times" w:eastAsia="Times,Cambria" w:hAnsi="Times" w:cs="Times"/>
                <w:lang w:eastAsia="ja-JP"/>
              </w:rPr>
            </w:pPr>
            <w:r w:rsidRPr="005C5DF5">
              <w:rPr>
                <w:rFonts w:ascii="Times" w:eastAsia="Times" w:hAnsi="Times" w:cs="Times"/>
              </w:rPr>
              <w:t xml:space="preserve">Clinic sends working </w:t>
            </w:r>
            <w:r w:rsidR="005C5DF5" w:rsidRPr="005C5DF5">
              <w:rPr>
                <w:rFonts w:ascii="Times" w:eastAsia="Times" w:hAnsi="Times" w:cs="Times"/>
              </w:rPr>
              <w:t>hours’</w:t>
            </w:r>
            <w:r w:rsidRPr="005C5DF5">
              <w:rPr>
                <w:rFonts w:ascii="Times" w:eastAsia="Times" w:hAnsi="Times" w:cs="Times"/>
              </w:rPr>
              <w:t xml:space="preserve"> command.</w:t>
            </w:r>
          </w:p>
          <w:p w14:paraId="0E2E6703"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Preconditions:</w:t>
            </w:r>
          </w:p>
          <w:p w14:paraId="253288F3" w14:textId="77777777" w:rsidR="00D46711" w:rsidRPr="005C5DF5" w:rsidRDefault="00D46711" w:rsidP="00CB7118">
            <w:pPr>
              <w:pStyle w:val="ListParagraph"/>
              <w:numPr>
                <w:ilvl w:val="0"/>
                <w:numId w:val="62"/>
              </w:numPr>
              <w:spacing w:line="276" w:lineRule="auto"/>
              <w:rPr>
                <w:rFonts w:ascii="Times" w:eastAsia="Times,Cambria" w:hAnsi="Times" w:cs="Times"/>
                <w:lang w:eastAsia="ja-JP"/>
              </w:rPr>
            </w:pPr>
            <w:r w:rsidRPr="005C5DF5">
              <w:rPr>
                <w:rFonts w:ascii="Times" w:eastAsia="Times" w:hAnsi="Times" w:cs="Times"/>
              </w:rPr>
              <w:t>Login the system with clinic role.</w:t>
            </w:r>
          </w:p>
          <w:p w14:paraId="1EBCA839" w14:textId="77777777" w:rsidR="00D46711" w:rsidRPr="005C5DF5" w:rsidRDefault="00D46711" w:rsidP="009F33DA">
            <w:pPr>
              <w:spacing w:line="276" w:lineRule="auto"/>
              <w:rPr>
                <w:rFonts w:ascii="Times" w:eastAsia="Times,Cambria" w:hAnsi="Times" w:cs="Times"/>
                <w:lang w:eastAsia="ja-JP"/>
              </w:rPr>
            </w:pPr>
            <w:r w:rsidRPr="005C5DF5">
              <w:rPr>
                <w:rFonts w:ascii="Times" w:eastAsia="Times" w:hAnsi="Times" w:cs="Times"/>
                <w:lang w:eastAsia="ja-JP"/>
              </w:rPr>
              <w:t>Post Conditions:</w:t>
            </w:r>
          </w:p>
          <w:p w14:paraId="468E534C" w14:textId="77777777" w:rsidR="00D46711" w:rsidRPr="005C5DF5" w:rsidRDefault="00D46711" w:rsidP="00CB7118">
            <w:pPr>
              <w:numPr>
                <w:ilvl w:val="0"/>
                <w:numId w:val="47"/>
              </w:numPr>
              <w:spacing w:before="60" w:after="25"/>
              <w:ind w:right="327" w:hanging="360"/>
              <w:contextualSpacing/>
              <w:rPr>
                <w:rFonts w:ascii="Times" w:eastAsia="Times" w:hAnsi="Times" w:cs="Times"/>
              </w:rPr>
            </w:pPr>
            <w:r w:rsidRPr="005C5DF5">
              <w:rPr>
                <w:rFonts w:ascii="Times" w:eastAsia="Times" w:hAnsi="Times" w:cs="Times"/>
              </w:rPr>
              <w:t>Success: Clinic setup working hours the system</w:t>
            </w:r>
            <w:r w:rsidRPr="005C5DF5">
              <w:rPr>
                <w:rFonts w:ascii="Times" w:eastAsia="Times,Cambria" w:hAnsi="Times" w:cs="Times"/>
              </w:rPr>
              <w:t>.</w:t>
            </w:r>
          </w:p>
          <w:p w14:paraId="5D1E541D" w14:textId="77777777" w:rsidR="00D46711" w:rsidRPr="005C5DF5" w:rsidRDefault="00D46711" w:rsidP="00CB7118">
            <w:pPr>
              <w:numPr>
                <w:ilvl w:val="0"/>
                <w:numId w:val="47"/>
              </w:numPr>
              <w:spacing w:before="60"/>
              <w:ind w:right="327" w:hanging="360"/>
              <w:contextualSpacing/>
              <w:rPr>
                <w:rFonts w:ascii="Times" w:eastAsia="Times" w:hAnsi="Times" w:cs="Times"/>
              </w:rPr>
            </w:pPr>
            <w:r w:rsidRPr="005C5DF5">
              <w:rPr>
                <w:rFonts w:ascii="Times" w:eastAsia="Times" w:hAnsi="Times" w:cs="Times"/>
              </w:rPr>
              <w:t>Fail: Show error message</w:t>
            </w:r>
            <w:r w:rsidRPr="005C5DF5">
              <w:rPr>
                <w:rFonts w:ascii="Times" w:eastAsia="Times,Cambria" w:hAnsi="Times" w:cs="Times"/>
              </w:rPr>
              <w:t>.</w:t>
            </w:r>
          </w:p>
          <w:p w14:paraId="6F8DBDA4"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152"/>
              <w:gridCol w:w="3688"/>
              <w:gridCol w:w="3714"/>
            </w:tblGrid>
            <w:tr w:rsidR="00D46711" w:rsidRPr="005C5DF5" w14:paraId="249ED7C2" w14:textId="77777777" w:rsidTr="009F33DA">
              <w:tc>
                <w:tcPr>
                  <w:tcW w:w="1152" w:type="dxa"/>
                  <w:shd w:val="clear" w:color="auto" w:fill="D9D9D9" w:themeFill="background1" w:themeFillShade="D9"/>
                </w:tcPr>
                <w:p w14:paraId="2BB12601"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t>Step</w:t>
                  </w:r>
                </w:p>
              </w:tc>
              <w:tc>
                <w:tcPr>
                  <w:tcW w:w="3688" w:type="dxa"/>
                  <w:shd w:val="clear" w:color="auto" w:fill="D9D9D9" w:themeFill="background1" w:themeFillShade="D9"/>
                </w:tcPr>
                <w:p w14:paraId="460BBDB8"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t>Actor Action</w:t>
                  </w:r>
                </w:p>
              </w:tc>
              <w:tc>
                <w:tcPr>
                  <w:tcW w:w="3714" w:type="dxa"/>
                  <w:shd w:val="clear" w:color="auto" w:fill="D9D9D9" w:themeFill="background1" w:themeFillShade="D9"/>
                </w:tcPr>
                <w:p w14:paraId="4B7A0F04"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t>System Response</w:t>
                  </w:r>
                </w:p>
              </w:tc>
            </w:tr>
            <w:tr w:rsidR="00D46711" w:rsidRPr="005C5DF5" w14:paraId="076E26BA" w14:textId="77777777" w:rsidTr="009F33DA">
              <w:tc>
                <w:tcPr>
                  <w:tcW w:w="1152" w:type="dxa"/>
                </w:tcPr>
                <w:p w14:paraId="7CC7F601"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t>1</w:t>
                  </w:r>
                </w:p>
              </w:tc>
              <w:tc>
                <w:tcPr>
                  <w:tcW w:w="3688" w:type="dxa"/>
                </w:tcPr>
                <w:p w14:paraId="1E357DF9"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noProof/>
                      <w:sz w:val="24"/>
                      <w:szCs w:val="24"/>
                    </w:rPr>
                    <w:t>The clinic</w:t>
                  </w:r>
                  <w:r w:rsidRPr="005C5DF5">
                    <w:rPr>
                      <w:rFonts w:ascii="Times" w:eastAsia="Times" w:hAnsi="Times" w:cs="Times"/>
                      <w:sz w:val="24"/>
                      <w:szCs w:val="24"/>
                    </w:rPr>
                    <w:t xml:space="preserve"> goes to working hours view</w:t>
                  </w:r>
                </w:p>
              </w:tc>
              <w:tc>
                <w:tcPr>
                  <w:tcW w:w="3714" w:type="dxa"/>
                </w:tcPr>
                <w:p w14:paraId="052E8BCF" w14:textId="77777777" w:rsidR="00D46711" w:rsidRPr="005C5DF5" w:rsidRDefault="00D46711" w:rsidP="009F33DA">
                  <w:pPr>
                    <w:spacing w:line="276" w:lineRule="auto"/>
                    <w:rPr>
                      <w:rFonts w:ascii="Times" w:eastAsia="Times" w:hAnsi="Times" w:cs="Times"/>
                      <w:sz w:val="24"/>
                      <w:szCs w:val="24"/>
                      <w:lang w:eastAsia="ja-JP"/>
                    </w:rPr>
                  </w:pPr>
                </w:p>
                <w:p w14:paraId="65B62936" w14:textId="77777777" w:rsidR="00D46711" w:rsidRPr="005C5DF5" w:rsidRDefault="00D46711" w:rsidP="009F33DA">
                  <w:pPr>
                    <w:spacing w:line="276" w:lineRule="auto"/>
                    <w:rPr>
                      <w:rFonts w:ascii="Times" w:eastAsia="Times" w:hAnsi="Times" w:cs="Times"/>
                      <w:sz w:val="24"/>
                      <w:szCs w:val="24"/>
                      <w:lang w:eastAsia="ja-JP"/>
                    </w:rPr>
                  </w:pPr>
                  <w:r w:rsidRPr="005C5DF5">
                    <w:rPr>
                      <w:rFonts w:ascii="Times" w:eastAsia="Times" w:hAnsi="Times" w:cs="Times"/>
                      <w:noProof/>
                      <w:sz w:val="24"/>
                      <w:szCs w:val="24"/>
                      <w:lang w:eastAsia="ja-JP"/>
                    </w:rPr>
                    <w:t>The system</w:t>
                  </w:r>
                  <w:r w:rsidRPr="005C5DF5">
                    <w:rPr>
                      <w:rFonts w:ascii="Times" w:eastAsia="Times" w:hAnsi="Times" w:cs="Times"/>
                      <w:sz w:val="24"/>
                      <w:szCs w:val="24"/>
                      <w:lang w:eastAsia="ja-JP"/>
                    </w:rPr>
                    <w:t xml:space="preserve"> requires </w:t>
                  </w:r>
                  <w:r w:rsidRPr="005C5DF5">
                    <w:rPr>
                      <w:rFonts w:ascii="Times" w:eastAsia="Times" w:hAnsi="Times" w:cs="Times"/>
                      <w:noProof/>
                      <w:sz w:val="24"/>
                      <w:szCs w:val="24"/>
                      <w:lang w:eastAsia="ja-JP"/>
                    </w:rPr>
                    <w:t>to</w:t>
                  </w:r>
                  <w:r w:rsidRPr="005C5DF5">
                    <w:rPr>
                      <w:rFonts w:ascii="Times" w:eastAsia="Times" w:hAnsi="Times" w:cs="Times"/>
                      <w:sz w:val="24"/>
                      <w:szCs w:val="24"/>
                      <w:lang w:eastAsia="ja-JP"/>
                    </w:rPr>
                    <w:t xml:space="preserve"> identify information from the clinic:</w:t>
                  </w:r>
                </w:p>
                <w:p w14:paraId="1857F27B" w14:textId="77777777" w:rsidR="00D46711" w:rsidRPr="005C5DF5" w:rsidRDefault="00D46711" w:rsidP="00CB7118">
                  <w:pPr>
                    <w:pStyle w:val="ListParagraph"/>
                    <w:numPr>
                      <w:ilvl w:val="0"/>
                      <w:numId w:val="47"/>
                    </w:num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t>Start hours: time input, required.</w:t>
                  </w:r>
                </w:p>
                <w:p w14:paraId="00FE27D0" w14:textId="77777777" w:rsidR="00D46711" w:rsidRPr="005C5DF5" w:rsidRDefault="00D46711" w:rsidP="00CB7118">
                  <w:pPr>
                    <w:pStyle w:val="ListParagraph"/>
                    <w:numPr>
                      <w:ilvl w:val="0"/>
                      <w:numId w:val="47"/>
                    </w:num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t>End hours: time input, required.</w:t>
                  </w:r>
                </w:p>
                <w:p w14:paraId="314A02D9" w14:textId="77777777" w:rsidR="00D46711" w:rsidRPr="005C5DF5" w:rsidRDefault="00D46711" w:rsidP="00CB7118">
                  <w:pPr>
                    <w:pStyle w:val="ListParagraph"/>
                    <w:numPr>
                      <w:ilvl w:val="0"/>
                      <w:numId w:val="47"/>
                    </w:numPr>
                    <w:spacing w:line="276" w:lineRule="auto"/>
                    <w:rPr>
                      <w:rFonts w:ascii="Times" w:eastAsia="Times" w:hAnsi="Times" w:cs="Times"/>
                      <w:sz w:val="24"/>
                      <w:szCs w:val="24"/>
                      <w:lang w:eastAsia="ja-JP"/>
                    </w:rPr>
                  </w:pPr>
                  <w:r w:rsidRPr="005C5DF5">
                    <w:rPr>
                      <w:rFonts w:ascii="Times" w:eastAsia="Times" w:hAnsi="Times" w:cs="Times"/>
                      <w:sz w:val="24"/>
                      <w:szCs w:val="24"/>
                      <w:lang w:eastAsia="ja-JP"/>
                    </w:rPr>
                    <w:lastRenderedPageBreak/>
                    <w:t>Days of the week: number input, required</w:t>
                  </w:r>
                </w:p>
                <w:p w14:paraId="7F5BFFB8" w14:textId="77777777" w:rsidR="00D46711" w:rsidRPr="005C5DF5" w:rsidRDefault="00D46711" w:rsidP="009F33DA">
                  <w:pPr>
                    <w:spacing w:line="276" w:lineRule="auto"/>
                    <w:rPr>
                      <w:rFonts w:ascii="Times" w:eastAsia="Times,Cambria" w:hAnsi="Times" w:cs="Times"/>
                      <w:sz w:val="24"/>
                      <w:szCs w:val="24"/>
                      <w:lang w:eastAsia="ja-JP"/>
                    </w:rPr>
                  </w:pPr>
                </w:p>
              </w:tc>
            </w:tr>
            <w:tr w:rsidR="00D46711" w:rsidRPr="005C5DF5" w14:paraId="31FCA047" w14:textId="77777777" w:rsidTr="009F33DA">
              <w:tc>
                <w:tcPr>
                  <w:tcW w:w="1152" w:type="dxa"/>
                </w:tcPr>
                <w:p w14:paraId="27D06698"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lastRenderedPageBreak/>
                    <w:t>2</w:t>
                  </w:r>
                </w:p>
              </w:tc>
              <w:tc>
                <w:tcPr>
                  <w:tcW w:w="3688" w:type="dxa"/>
                </w:tcPr>
                <w:p w14:paraId="00FC9177" w14:textId="77777777" w:rsidR="00D46711" w:rsidRPr="005C5DF5" w:rsidRDefault="00D46711" w:rsidP="009F33DA">
                  <w:pPr>
                    <w:spacing w:line="276" w:lineRule="auto"/>
                    <w:rPr>
                      <w:rFonts w:ascii="Times" w:eastAsia="Times" w:hAnsi="Times" w:cs="Times"/>
                      <w:sz w:val="24"/>
                      <w:szCs w:val="24"/>
                    </w:rPr>
                  </w:pPr>
                  <w:r w:rsidRPr="005C5DF5">
                    <w:rPr>
                      <w:rFonts w:ascii="Times" w:eastAsia="Times" w:hAnsi="Times" w:cs="Times"/>
                      <w:sz w:val="24"/>
                      <w:szCs w:val="24"/>
                    </w:rPr>
                    <w:t>Clinic inputs start hour and end hour.</w:t>
                  </w:r>
                </w:p>
                <w:p w14:paraId="74653734" w14:textId="77777777" w:rsidR="00D46711" w:rsidRPr="005C5DF5" w:rsidRDefault="00D46711" w:rsidP="009F33DA">
                  <w:pPr>
                    <w:spacing w:line="276" w:lineRule="auto"/>
                    <w:rPr>
                      <w:rFonts w:ascii="Times" w:eastAsia="Times" w:hAnsi="Times" w:cs="Times"/>
                      <w:sz w:val="24"/>
                      <w:szCs w:val="24"/>
                    </w:rPr>
                  </w:pPr>
                  <w:r w:rsidRPr="005C5DF5">
                    <w:rPr>
                      <w:rFonts w:ascii="Times" w:eastAsia="Times" w:hAnsi="Times" w:cs="Times"/>
                      <w:sz w:val="24"/>
                      <w:szCs w:val="24"/>
                      <w:lang w:eastAsia="ja-JP"/>
                    </w:rPr>
                    <w:t xml:space="preserve">Clinic input </w:t>
                  </w:r>
                  <w:r w:rsidRPr="005C5DF5">
                    <w:rPr>
                      <w:rFonts w:ascii="Times" w:eastAsia="Times" w:hAnsi="Times" w:cs="Times"/>
                      <w:sz w:val="24"/>
                      <w:szCs w:val="24"/>
                    </w:rPr>
                    <w:t>option the days of the week.</w:t>
                  </w:r>
                </w:p>
                <w:p w14:paraId="6A03AFD7"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lang w:eastAsia="ja-JP"/>
                    </w:rPr>
                    <w:t>[Exception 1]</w:t>
                  </w:r>
                </w:p>
              </w:tc>
              <w:tc>
                <w:tcPr>
                  <w:tcW w:w="3714" w:type="dxa"/>
                </w:tcPr>
                <w:p w14:paraId="2A7DAA57" w14:textId="77777777" w:rsidR="00D46711" w:rsidRPr="005C5DF5" w:rsidRDefault="00D46711" w:rsidP="009F33DA">
                  <w:pPr>
                    <w:spacing w:line="276" w:lineRule="auto"/>
                    <w:rPr>
                      <w:rFonts w:ascii="Times" w:eastAsia="Times,Cambria" w:hAnsi="Times" w:cs="Times"/>
                      <w:sz w:val="24"/>
                      <w:szCs w:val="24"/>
                      <w:lang w:eastAsia="ja-JP"/>
                    </w:rPr>
                  </w:pPr>
                </w:p>
              </w:tc>
            </w:tr>
            <w:tr w:rsidR="00D46711" w:rsidRPr="005C5DF5" w14:paraId="738E1CB9" w14:textId="77777777" w:rsidTr="009F33DA">
              <w:tc>
                <w:tcPr>
                  <w:tcW w:w="1152" w:type="dxa"/>
                </w:tcPr>
                <w:p w14:paraId="439D8102"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t>3</w:t>
                  </w:r>
                </w:p>
              </w:tc>
              <w:tc>
                <w:tcPr>
                  <w:tcW w:w="3688" w:type="dxa"/>
                </w:tcPr>
                <w:p w14:paraId="0C6B12EE"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sz w:val="24"/>
                      <w:szCs w:val="24"/>
                    </w:rPr>
                    <w:t xml:space="preserve">Clinic send a command to </w:t>
                  </w:r>
                  <w:r w:rsidRPr="005C5DF5">
                    <w:rPr>
                      <w:rFonts w:ascii="Times" w:eastAsia="Times" w:hAnsi="Times" w:cs="Times"/>
                      <w:noProof/>
                      <w:sz w:val="24"/>
                      <w:szCs w:val="24"/>
                    </w:rPr>
                    <w:t>set up</w:t>
                  </w:r>
                  <w:r w:rsidRPr="005C5DF5">
                    <w:rPr>
                      <w:rFonts w:ascii="Times" w:eastAsia="Times" w:hAnsi="Times" w:cs="Times"/>
                      <w:sz w:val="24"/>
                      <w:szCs w:val="24"/>
                    </w:rPr>
                    <w:t xml:space="preserve"> working hours to the system</w:t>
                  </w:r>
                </w:p>
              </w:tc>
              <w:tc>
                <w:tcPr>
                  <w:tcW w:w="3714" w:type="dxa"/>
                </w:tcPr>
                <w:p w14:paraId="02C1E8D7" w14:textId="77777777" w:rsidR="00D46711" w:rsidRPr="005C5DF5" w:rsidRDefault="00D46711" w:rsidP="009F33DA">
                  <w:pPr>
                    <w:spacing w:line="276" w:lineRule="auto"/>
                    <w:rPr>
                      <w:rFonts w:ascii="Times" w:eastAsia="Times" w:hAnsi="Times" w:cs="Times"/>
                      <w:sz w:val="24"/>
                      <w:szCs w:val="24"/>
                    </w:rPr>
                  </w:pPr>
                </w:p>
                <w:p w14:paraId="640E324E" w14:textId="77777777" w:rsidR="00D46711" w:rsidRPr="005C5DF5" w:rsidRDefault="00D46711" w:rsidP="009F33DA">
                  <w:pPr>
                    <w:spacing w:line="276" w:lineRule="auto"/>
                    <w:rPr>
                      <w:rFonts w:ascii="Times" w:eastAsia="Times" w:hAnsi="Times" w:cs="Times"/>
                      <w:sz w:val="24"/>
                      <w:szCs w:val="24"/>
                    </w:rPr>
                  </w:pPr>
                </w:p>
                <w:p w14:paraId="0FACCF01"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noProof/>
                      <w:sz w:val="24"/>
                      <w:szCs w:val="24"/>
                    </w:rPr>
                    <w:t>The clinic</w:t>
                  </w:r>
                  <w:r w:rsidRPr="005C5DF5">
                    <w:rPr>
                      <w:rFonts w:ascii="Times" w:eastAsia="Times" w:hAnsi="Times" w:cs="Times"/>
                      <w:sz w:val="24"/>
                      <w:szCs w:val="24"/>
                    </w:rPr>
                    <w:t xml:space="preserve"> will be </w:t>
                  </w:r>
                  <w:r w:rsidRPr="005C5DF5">
                    <w:rPr>
                      <w:rFonts w:ascii="Times" w:eastAsia="Times" w:hAnsi="Times" w:cs="Times"/>
                      <w:noProof/>
                      <w:sz w:val="24"/>
                      <w:szCs w:val="24"/>
                    </w:rPr>
                    <w:t>set up</w:t>
                  </w:r>
                  <w:r w:rsidRPr="005C5DF5">
                    <w:rPr>
                      <w:rFonts w:ascii="Times" w:eastAsia="Times" w:hAnsi="Times" w:cs="Times"/>
                      <w:sz w:val="24"/>
                      <w:szCs w:val="24"/>
                    </w:rPr>
                    <w:t xml:space="preserve"> working hours</w:t>
                  </w:r>
                </w:p>
              </w:tc>
            </w:tr>
          </w:tbl>
          <w:p w14:paraId="2DF0CA5D"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lang w:eastAsia="ja-JP"/>
              </w:rPr>
              <w:t>Alternative Scenario: N/A</w:t>
            </w:r>
          </w:p>
          <w:p w14:paraId="09900DA8" w14:textId="77777777" w:rsidR="00D46711" w:rsidRPr="005C5DF5" w:rsidRDefault="00D46711" w:rsidP="009F33DA">
            <w:pPr>
              <w:spacing w:line="276" w:lineRule="auto"/>
              <w:rPr>
                <w:rFonts w:ascii="Times" w:eastAsia="Times" w:hAnsi="Times" w:cs="Times"/>
                <w:lang w:eastAsia="ja-JP"/>
              </w:rPr>
            </w:pPr>
            <w:r w:rsidRPr="005C5DF5">
              <w:rPr>
                <w:rFonts w:ascii="Times" w:eastAsia="Times" w:hAnsi="Times" w:cs="Times"/>
                <w:lang w:eastAsia="ja-JP"/>
              </w:rPr>
              <w:t>Exceptions:</w:t>
            </w:r>
          </w:p>
          <w:tbl>
            <w:tblPr>
              <w:tblStyle w:val="TableGrid"/>
              <w:tblW w:w="0" w:type="auto"/>
              <w:tblLook w:val="04A0" w:firstRow="1" w:lastRow="0" w:firstColumn="1" w:lastColumn="0" w:noHBand="0" w:noVBand="1"/>
            </w:tblPr>
            <w:tblGrid>
              <w:gridCol w:w="1154"/>
              <w:gridCol w:w="3686"/>
              <w:gridCol w:w="3714"/>
            </w:tblGrid>
            <w:tr w:rsidR="00D46711" w:rsidRPr="005C5DF5" w14:paraId="5947A898" w14:textId="77777777" w:rsidTr="009F33DA">
              <w:tc>
                <w:tcPr>
                  <w:tcW w:w="1154" w:type="dxa"/>
                  <w:shd w:val="clear" w:color="auto" w:fill="D9D9D9" w:themeFill="background1" w:themeFillShade="D9"/>
                </w:tcPr>
                <w:p w14:paraId="76689E86"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t>Step</w:t>
                  </w:r>
                </w:p>
              </w:tc>
              <w:tc>
                <w:tcPr>
                  <w:tcW w:w="3686" w:type="dxa"/>
                  <w:shd w:val="clear" w:color="auto" w:fill="D9D9D9" w:themeFill="background1" w:themeFillShade="D9"/>
                </w:tcPr>
                <w:p w14:paraId="2696793C"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color w:val="000000" w:themeColor="text1"/>
                      <w:sz w:val="24"/>
                      <w:szCs w:val="24"/>
                      <w:lang w:eastAsia="ja-JP"/>
                    </w:rPr>
                    <w:t>Cause</w:t>
                  </w:r>
                </w:p>
              </w:tc>
              <w:tc>
                <w:tcPr>
                  <w:tcW w:w="3714" w:type="dxa"/>
                  <w:shd w:val="clear" w:color="auto" w:fill="D9D9D9" w:themeFill="background1" w:themeFillShade="D9"/>
                </w:tcPr>
                <w:p w14:paraId="75B5C4B1"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color w:val="000000" w:themeColor="text1"/>
                      <w:sz w:val="24"/>
                      <w:szCs w:val="24"/>
                      <w:lang w:eastAsia="ja-JP"/>
                    </w:rPr>
                    <w:t>System Response</w:t>
                  </w:r>
                </w:p>
              </w:tc>
            </w:tr>
            <w:tr w:rsidR="00D46711" w:rsidRPr="005C5DF5" w14:paraId="7402A9ED" w14:textId="77777777" w:rsidTr="009F33DA">
              <w:tc>
                <w:tcPr>
                  <w:tcW w:w="1154" w:type="dxa"/>
                </w:tcPr>
                <w:p w14:paraId="2D1BB772" w14:textId="77777777" w:rsidR="00D46711" w:rsidRPr="005C5DF5" w:rsidRDefault="00D46711" w:rsidP="009F33DA">
                  <w:pPr>
                    <w:spacing w:line="276" w:lineRule="auto"/>
                    <w:jc w:val="center"/>
                    <w:rPr>
                      <w:rFonts w:ascii="Times" w:eastAsia="Times,Times,Cambria" w:hAnsi="Times" w:cs="Times"/>
                      <w:sz w:val="24"/>
                      <w:szCs w:val="24"/>
                      <w:lang w:eastAsia="ja-JP"/>
                    </w:rPr>
                  </w:pPr>
                  <w:r w:rsidRPr="005C5DF5">
                    <w:rPr>
                      <w:rFonts w:ascii="Times" w:eastAsia="Times" w:hAnsi="Times" w:cs="Times"/>
                      <w:sz w:val="24"/>
                      <w:szCs w:val="24"/>
                      <w:lang w:eastAsia="ja-JP"/>
                    </w:rPr>
                    <w:t>1</w:t>
                  </w:r>
                </w:p>
              </w:tc>
              <w:tc>
                <w:tcPr>
                  <w:tcW w:w="3686" w:type="dxa"/>
                </w:tcPr>
                <w:p w14:paraId="1B595D4B"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color w:val="000000" w:themeColor="text1"/>
                      <w:sz w:val="24"/>
                      <w:szCs w:val="24"/>
                    </w:rPr>
                    <w:t>Clinic input start an hour later than end hour</w:t>
                  </w:r>
                </w:p>
              </w:tc>
              <w:tc>
                <w:tcPr>
                  <w:tcW w:w="3714" w:type="dxa"/>
                </w:tcPr>
                <w:p w14:paraId="4E5CC7A8" w14:textId="77777777" w:rsidR="00D46711" w:rsidRPr="005C5DF5" w:rsidRDefault="00D46711" w:rsidP="009F33DA">
                  <w:pPr>
                    <w:spacing w:line="276" w:lineRule="auto"/>
                    <w:rPr>
                      <w:rFonts w:ascii="Times" w:eastAsia="Times" w:hAnsi="Times" w:cs="Times"/>
                      <w:color w:val="000000" w:themeColor="text1"/>
                      <w:sz w:val="24"/>
                      <w:szCs w:val="24"/>
                    </w:rPr>
                  </w:pPr>
                </w:p>
                <w:p w14:paraId="586467D3" w14:textId="77777777" w:rsidR="00D46711" w:rsidRPr="005C5DF5" w:rsidRDefault="00D46711" w:rsidP="009F33DA">
                  <w:pPr>
                    <w:spacing w:line="276" w:lineRule="auto"/>
                    <w:rPr>
                      <w:rFonts w:ascii="Times" w:eastAsia="Times" w:hAnsi="Times" w:cs="Times"/>
                      <w:color w:val="000000" w:themeColor="text1"/>
                      <w:sz w:val="24"/>
                      <w:szCs w:val="24"/>
                    </w:rPr>
                  </w:pPr>
                </w:p>
                <w:p w14:paraId="1EEFE3CB" w14:textId="77777777" w:rsidR="00D46711" w:rsidRPr="005C5DF5" w:rsidRDefault="00D46711" w:rsidP="009F33DA">
                  <w:pPr>
                    <w:spacing w:line="276" w:lineRule="auto"/>
                    <w:rPr>
                      <w:rFonts w:ascii="Times" w:eastAsia="Times,Times,Cambria" w:hAnsi="Times" w:cs="Times"/>
                      <w:sz w:val="24"/>
                      <w:szCs w:val="24"/>
                      <w:lang w:eastAsia="ja-JP"/>
                    </w:rPr>
                  </w:pPr>
                  <w:r w:rsidRPr="005C5DF5">
                    <w:rPr>
                      <w:rFonts w:ascii="Times" w:eastAsia="Times" w:hAnsi="Times" w:cs="Times"/>
                      <w:noProof/>
                      <w:color w:val="000000" w:themeColor="text1"/>
                      <w:sz w:val="24"/>
                      <w:szCs w:val="24"/>
                    </w:rPr>
                    <w:t>The system</w:t>
                  </w:r>
                  <w:r w:rsidRPr="005C5DF5">
                    <w:rPr>
                      <w:rFonts w:ascii="Times" w:eastAsia="Times" w:hAnsi="Times" w:cs="Times"/>
                      <w:color w:val="000000" w:themeColor="text1"/>
                      <w:sz w:val="24"/>
                      <w:szCs w:val="24"/>
                    </w:rPr>
                    <w:t xml:space="preserve"> shows an error message to ask clinic enters be conflict.</w:t>
                  </w:r>
                </w:p>
              </w:tc>
            </w:tr>
          </w:tbl>
          <w:p w14:paraId="253DD85E" w14:textId="77777777" w:rsidR="00D46711" w:rsidRPr="005C5DF5" w:rsidRDefault="00D46711" w:rsidP="009F33DA">
            <w:pPr>
              <w:spacing w:before="120" w:after="120" w:line="276" w:lineRule="auto"/>
              <w:rPr>
                <w:rFonts w:ascii="Times" w:eastAsia="Times,Cambria" w:hAnsi="Times" w:cs="Times"/>
                <w:lang w:eastAsia="ja-JP"/>
              </w:rPr>
            </w:pPr>
            <w:r w:rsidRPr="005C5DF5">
              <w:rPr>
                <w:rFonts w:ascii="Times" w:eastAsia="Times" w:hAnsi="Times" w:cs="Times"/>
                <w:lang w:eastAsia="ja-JP"/>
              </w:rPr>
              <w:t>Relationships:  N/A.</w:t>
            </w:r>
          </w:p>
          <w:p w14:paraId="50A25DF2" w14:textId="77777777" w:rsidR="00D46711" w:rsidRPr="005C5DF5" w:rsidRDefault="00D46711" w:rsidP="009F33DA">
            <w:pPr>
              <w:spacing w:before="120" w:after="120" w:line="276" w:lineRule="auto"/>
              <w:rPr>
                <w:rFonts w:ascii="Times" w:eastAsia="Times" w:hAnsi="Times" w:cs="Times"/>
                <w:lang w:eastAsia="ja-JP"/>
              </w:rPr>
            </w:pPr>
            <w:r w:rsidRPr="005C5DF5">
              <w:rPr>
                <w:rFonts w:ascii="Times" w:eastAsia="Times" w:hAnsi="Times" w:cs="Times"/>
                <w:lang w:eastAsia="ja-JP"/>
              </w:rPr>
              <w:t>Business Rules:</w:t>
            </w:r>
          </w:p>
          <w:p w14:paraId="7FFAF7E8" w14:textId="77777777" w:rsidR="00D46711" w:rsidRPr="005C5DF5" w:rsidRDefault="00D46711" w:rsidP="009F33DA">
            <w:pPr>
              <w:spacing w:after="30" w:line="230" w:lineRule="auto"/>
              <w:ind w:right="327"/>
              <w:rPr>
                <w:rFonts w:ascii="Times" w:eastAsia="Times" w:hAnsi="Times" w:cs="Times"/>
              </w:rPr>
            </w:pPr>
            <w:r w:rsidRPr="005C5DF5">
              <w:rPr>
                <w:rFonts w:ascii="Times" w:eastAsia="Times" w:hAnsi="Times" w:cs="Times"/>
              </w:rPr>
              <w:t xml:space="preserve">     - To set working hours, the clinic will select a start time and an end time of one day and then mark the days of the week.</w:t>
            </w:r>
          </w:p>
          <w:p w14:paraId="5A058E2B" w14:textId="77777777" w:rsidR="00D46711" w:rsidRPr="005C5DF5" w:rsidRDefault="00D46711" w:rsidP="009F33DA">
            <w:pPr>
              <w:spacing w:line="276" w:lineRule="auto"/>
              <w:rPr>
                <w:rFonts w:ascii="Times" w:eastAsia="Times" w:hAnsi="Times" w:cs="Times"/>
              </w:rPr>
            </w:pPr>
            <w:r w:rsidRPr="005C5DF5">
              <w:rPr>
                <w:rFonts w:ascii="Times" w:eastAsia="Times,Cambria" w:hAnsi="Times" w:cs="Times"/>
                <w:b/>
                <w:bCs/>
              </w:rPr>
              <w:t xml:space="preserve">     - </w:t>
            </w:r>
            <w:r w:rsidRPr="005C5DF5">
              <w:rPr>
                <w:rFonts w:ascii="Times" w:eastAsia="Times" w:hAnsi="Times" w:cs="Times"/>
              </w:rPr>
              <w:t>“</w:t>
            </w:r>
            <w:proofErr w:type="spellStart"/>
            <w:r w:rsidRPr="005C5DF5">
              <w:rPr>
                <w:rFonts w:ascii="Times" w:eastAsia="Times,Cambria" w:hAnsi="Times" w:cs="Times"/>
                <w:lang w:eastAsia="ja-JP"/>
              </w:rPr>
              <w:t>Giờ</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bắt</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đầu</w:t>
            </w:r>
            <w:proofErr w:type="spellEnd"/>
            <w:r w:rsidRPr="005C5DF5">
              <w:rPr>
                <w:rFonts w:ascii="Times" w:eastAsia="Times" w:hAnsi="Times" w:cs="Times"/>
              </w:rPr>
              <w:t>” field must to earlier than “</w:t>
            </w:r>
            <w:proofErr w:type="spellStart"/>
            <w:r w:rsidRPr="005C5DF5">
              <w:rPr>
                <w:rFonts w:ascii="Times" w:eastAsia="Times,Cambria" w:hAnsi="Times" w:cs="Times"/>
                <w:lang w:eastAsia="ja-JP"/>
              </w:rPr>
              <w:t>Giờ</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kết</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thúc</w:t>
            </w:r>
            <w:proofErr w:type="spellEnd"/>
            <w:r w:rsidRPr="005C5DF5">
              <w:rPr>
                <w:rFonts w:ascii="Times" w:eastAsia="Times" w:hAnsi="Times" w:cs="Times"/>
              </w:rPr>
              <w:t>”.</w:t>
            </w:r>
          </w:p>
          <w:p w14:paraId="222BF073" w14:textId="39C8F9F5" w:rsidR="00D46711" w:rsidRPr="005C5DF5" w:rsidRDefault="00D46711" w:rsidP="009F33DA">
            <w:pPr>
              <w:spacing w:line="276" w:lineRule="auto"/>
              <w:rPr>
                <w:rFonts w:ascii="Times" w:eastAsia="Times,Cambria" w:hAnsi="Times" w:cs="Times"/>
                <w:lang w:eastAsia="ja-JP"/>
              </w:rPr>
            </w:pPr>
            <w:r w:rsidRPr="005C5DF5">
              <w:rPr>
                <w:rFonts w:ascii="Times" w:eastAsia="Times,Cambria" w:hAnsi="Times" w:cs="Times"/>
                <w:lang w:eastAsia="ja-JP"/>
              </w:rPr>
              <w:t xml:space="preserve">     - After clinic setup working hours, the system will display working </w:t>
            </w:r>
            <w:r w:rsidR="003A49C2" w:rsidRPr="005C5DF5">
              <w:rPr>
                <w:rFonts w:ascii="Times" w:eastAsia="Times,Cambria" w:hAnsi="Times" w:cs="Times"/>
                <w:lang w:eastAsia="ja-JP"/>
              </w:rPr>
              <w:t>hours’</w:t>
            </w:r>
            <w:r w:rsidRPr="005C5DF5">
              <w:rPr>
                <w:rFonts w:ascii="Times" w:eastAsia="Times,Cambria" w:hAnsi="Times" w:cs="Times"/>
                <w:lang w:eastAsia="ja-JP"/>
              </w:rPr>
              <w:t xml:space="preserve"> information of every day follow card format:</w:t>
            </w:r>
          </w:p>
          <w:p w14:paraId="0AB423AD" w14:textId="77777777" w:rsidR="00D46711" w:rsidRPr="005C5DF5" w:rsidRDefault="00D46711" w:rsidP="00CB7118">
            <w:pPr>
              <w:pStyle w:val="ListParagraph"/>
              <w:numPr>
                <w:ilvl w:val="0"/>
                <w:numId w:val="65"/>
              </w:numPr>
              <w:spacing w:line="276" w:lineRule="auto"/>
              <w:rPr>
                <w:rFonts w:ascii="Times" w:eastAsia="Times,Cambria" w:hAnsi="Times" w:cs="Times"/>
                <w:lang w:eastAsia="ja-JP"/>
              </w:rPr>
            </w:pPr>
            <w:proofErr w:type="spellStart"/>
            <w:r w:rsidRPr="005C5DF5">
              <w:rPr>
                <w:rFonts w:ascii="Times" w:eastAsia="Times,Cambria" w:hAnsi="Times" w:cs="Times"/>
                <w:lang w:eastAsia="ja-JP"/>
              </w:rPr>
              <w:t>Thứ</w:t>
            </w:r>
            <w:proofErr w:type="spellEnd"/>
            <w:r w:rsidRPr="005C5DF5">
              <w:rPr>
                <w:rFonts w:ascii="Times" w:eastAsia="Times,Cambria" w:hAnsi="Times" w:cs="Times"/>
                <w:lang w:eastAsia="ja-JP"/>
              </w:rPr>
              <w:t>.</w:t>
            </w:r>
          </w:p>
          <w:p w14:paraId="3BC96AA8" w14:textId="77777777" w:rsidR="00D46711" w:rsidRPr="005C5DF5" w:rsidRDefault="00D46711" w:rsidP="00CB7118">
            <w:pPr>
              <w:pStyle w:val="ListParagraph"/>
              <w:numPr>
                <w:ilvl w:val="0"/>
                <w:numId w:val="65"/>
              </w:numPr>
              <w:spacing w:line="276" w:lineRule="auto"/>
              <w:rPr>
                <w:rFonts w:ascii="Times" w:eastAsia="Times,Cambria" w:hAnsi="Times" w:cs="Times"/>
                <w:lang w:eastAsia="ja-JP"/>
              </w:rPr>
            </w:pPr>
            <w:proofErr w:type="spellStart"/>
            <w:r w:rsidRPr="005C5DF5">
              <w:rPr>
                <w:rFonts w:ascii="Times" w:eastAsia="Times,Cambria" w:hAnsi="Times" w:cs="Times"/>
                <w:lang w:eastAsia="ja-JP"/>
              </w:rPr>
              <w:t>Giờ</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bắt</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đầu</w:t>
            </w:r>
            <w:proofErr w:type="spellEnd"/>
            <w:r w:rsidRPr="005C5DF5">
              <w:rPr>
                <w:rFonts w:ascii="Times" w:eastAsia="Times,Cambria" w:hAnsi="Times" w:cs="Times"/>
                <w:lang w:eastAsia="ja-JP"/>
              </w:rPr>
              <w:t>.</w:t>
            </w:r>
          </w:p>
          <w:p w14:paraId="390D7B75" w14:textId="77777777" w:rsidR="00D46711" w:rsidRPr="005C5DF5" w:rsidRDefault="00D46711" w:rsidP="00CB7118">
            <w:pPr>
              <w:pStyle w:val="ListParagraph"/>
              <w:numPr>
                <w:ilvl w:val="0"/>
                <w:numId w:val="65"/>
              </w:numPr>
              <w:spacing w:line="276" w:lineRule="auto"/>
              <w:rPr>
                <w:rFonts w:ascii="Times" w:eastAsia="Times,Cambria" w:hAnsi="Times" w:cs="Times"/>
                <w:lang w:eastAsia="ja-JP"/>
              </w:rPr>
            </w:pPr>
            <w:proofErr w:type="spellStart"/>
            <w:r w:rsidRPr="005C5DF5">
              <w:rPr>
                <w:rFonts w:ascii="Times" w:eastAsia="Times,Cambria" w:hAnsi="Times" w:cs="Times"/>
                <w:lang w:eastAsia="ja-JP"/>
              </w:rPr>
              <w:t>Giờ</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kết</w:t>
            </w:r>
            <w:proofErr w:type="spellEnd"/>
            <w:r w:rsidRPr="005C5DF5">
              <w:rPr>
                <w:rFonts w:ascii="Times" w:eastAsia="Times,Cambria" w:hAnsi="Times" w:cs="Times"/>
                <w:lang w:eastAsia="ja-JP"/>
              </w:rPr>
              <w:t xml:space="preserve"> </w:t>
            </w:r>
            <w:proofErr w:type="spellStart"/>
            <w:r w:rsidRPr="005C5DF5">
              <w:rPr>
                <w:rFonts w:ascii="Times" w:eastAsia="Times,Cambria" w:hAnsi="Times" w:cs="Times"/>
                <w:lang w:eastAsia="ja-JP"/>
              </w:rPr>
              <w:t>thúc</w:t>
            </w:r>
            <w:proofErr w:type="spellEnd"/>
            <w:r w:rsidRPr="005C5DF5">
              <w:rPr>
                <w:rFonts w:ascii="Times" w:eastAsia="Times,Cambria" w:hAnsi="Times" w:cs="Times"/>
                <w:lang w:eastAsia="ja-JP"/>
              </w:rPr>
              <w:t>.</w:t>
            </w:r>
          </w:p>
        </w:tc>
      </w:tr>
    </w:tbl>
    <w:p w14:paraId="6CFA6E32" w14:textId="0B34B2F4" w:rsidR="00D46711" w:rsidRPr="00837E06" w:rsidRDefault="00837E06" w:rsidP="00837E0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20 Use Case:</w:t>
      </w:r>
      <w:r w:rsidRPr="00E21E20">
        <w:rPr>
          <w:rFonts w:ascii="Times" w:eastAsia="Times" w:hAnsi="Times" w:cs="Times"/>
          <w:sz w:val="24"/>
          <w:szCs w:val="24"/>
        </w:rPr>
        <w:t xml:space="preserve"> </w:t>
      </w:r>
    </w:p>
    <w:p w14:paraId="79800033" w14:textId="67D8054F" w:rsidR="00EA2129" w:rsidRDefault="00EA2129" w:rsidP="00CB7118">
      <w:pPr>
        <w:pStyle w:val="Heading5"/>
        <w:numPr>
          <w:ilvl w:val="3"/>
          <w:numId w:val="39"/>
        </w:numPr>
        <w:ind w:left="2410" w:hanging="992"/>
        <w:rPr>
          <w:rFonts w:ascii="Times" w:hAnsi="Times" w:cs="Times"/>
        </w:rPr>
      </w:pPr>
      <w:bookmarkStart w:id="197" w:name="_Toc520105318"/>
      <w:bookmarkStart w:id="198" w:name="_Toc520105488"/>
      <w:r>
        <w:rPr>
          <w:rFonts w:ascii="Times" w:hAnsi="Times" w:cs="Times"/>
        </w:rPr>
        <w:lastRenderedPageBreak/>
        <w:t>&lt;Clinic&gt; Buy License</w:t>
      </w:r>
      <w:bookmarkEnd w:id="197"/>
      <w:bookmarkEnd w:id="198"/>
    </w:p>
    <w:p w14:paraId="18C95850" w14:textId="741513A7" w:rsidR="00D46711" w:rsidRDefault="00D46711" w:rsidP="00D46711">
      <w:r>
        <w:rPr>
          <w:noProof/>
        </w:rPr>
        <w:drawing>
          <wp:inline distT="0" distB="0" distL="0" distR="0" wp14:anchorId="39EB8B5C" wp14:editId="1C4E13E1">
            <wp:extent cx="5581648" cy="2679700"/>
            <wp:effectExtent l="0" t="0" r="0" b="6350"/>
            <wp:docPr id="121316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81648" cy="2679700"/>
                    </a:xfrm>
                    <a:prstGeom prst="rect">
                      <a:avLst/>
                    </a:prstGeom>
                  </pic:spPr>
                </pic:pic>
              </a:graphicData>
            </a:graphic>
          </wp:inline>
        </w:drawing>
      </w:r>
    </w:p>
    <w:p w14:paraId="679FD990" w14:textId="3D1BADB5"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19:</w:t>
      </w:r>
      <w:r>
        <w:rPr>
          <w:rFonts w:ascii="Times" w:eastAsia="Times" w:hAnsi="Times" w:cs="Times"/>
          <w:sz w:val="24"/>
          <w:szCs w:val="24"/>
        </w:rPr>
        <w:t xml:space="preserve"> </w:t>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28"/>
        <w:gridCol w:w="1661"/>
        <w:gridCol w:w="2209"/>
        <w:gridCol w:w="2882"/>
      </w:tblGrid>
      <w:tr w:rsidR="00D46711" w:rsidRPr="00837E06" w14:paraId="6341710B"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7F4DB5B9"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USE CASE – UC_C04</w:t>
            </w:r>
          </w:p>
        </w:tc>
      </w:tr>
      <w:tr w:rsidR="00D46711" w:rsidRPr="00837E06" w14:paraId="669067A4"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09A9021"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249839BA"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UC_C04</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EEB5215" w14:textId="77777777" w:rsidR="00D46711" w:rsidRPr="00837E06" w:rsidRDefault="00D46711" w:rsidP="009F33DA">
            <w:pPr>
              <w:spacing w:line="276" w:lineRule="auto"/>
              <w:rPr>
                <w:rFonts w:ascii="Times" w:eastAsia="Times,Cambria" w:hAnsi="Times" w:cs="Times"/>
                <w:b/>
                <w:bCs/>
                <w:lang w:eastAsia="ja-JP"/>
              </w:rPr>
            </w:pPr>
            <w:r w:rsidRPr="00837E06">
              <w:rPr>
                <w:rFonts w:ascii="Times" w:eastAsia="Times" w:hAnsi="Times" w:cs="Times"/>
                <w:b/>
                <w:bCs/>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4B8F4B4"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1.0</w:t>
            </w:r>
          </w:p>
        </w:tc>
      </w:tr>
      <w:tr w:rsidR="00D46711" w:rsidRPr="00837E06" w14:paraId="0FC57D95"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CE4FF01"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817AFF2"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rPr>
              <w:t>Buy license</w:t>
            </w:r>
          </w:p>
        </w:tc>
      </w:tr>
      <w:tr w:rsidR="00D46711" w:rsidRPr="00837E06" w14:paraId="05997CE2"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66F661E"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AAD4E17" w14:textId="77777777" w:rsidR="00D46711" w:rsidRPr="00837E06" w:rsidRDefault="00D46711" w:rsidP="009F33DA">
            <w:pPr>
              <w:spacing w:line="276" w:lineRule="auto"/>
              <w:rPr>
                <w:rFonts w:ascii="Times" w:eastAsia="Times,Cambria" w:hAnsi="Times" w:cs="Times"/>
                <w:lang w:eastAsia="ja-JP"/>
              </w:rPr>
            </w:pPr>
            <w:proofErr w:type="spellStart"/>
            <w:r w:rsidRPr="00837E06">
              <w:rPr>
                <w:rFonts w:ascii="Times" w:eastAsia="Times" w:hAnsi="Times" w:cs="Times"/>
              </w:rPr>
              <w:t>ThuanPT</w:t>
            </w:r>
            <w:proofErr w:type="spellEnd"/>
          </w:p>
        </w:tc>
      </w:tr>
      <w:tr w:rsidR="00D46711" w:rsidRPr="00837E06" w14:paraId="670817C6"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C58AA3D"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087D295"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05/06/2018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5A671AD" w14:textId="77777777" w:rsidR="00D46711" w:rsidRPr="00837E06" w:rsidRDefault="00D46711" w:rsidP="009F33DA">
            <w:pPr>
              <w:spacing w:line="276" w:lineRule="auto"/>
              <w:rPr>
                <w:rFonts w:ascii="Times" w:eastAsia="Times,Cambria" w:hAnsi="Times" w:cs="Times"/>
                <w:b/>
                <w:bCs/>
                <w:lang w:eastAsia="ja-JP"/>
              </w:rPr>
            </w:pPr>
            <w:r w:rsidRPr="00837E06">
              <w:rPr>
                <w:rFonts w:ascii="Times" w:eastAsia="Times" w:hAnsi="Times" w:cs="Times"/>
                <w:b/>
                <w:bCs/>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D63C1A1"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rPr>
              <w:t>Normal</w:t>
            </w:r>
          </w:p>
        </w:tc>
      </w:tr>
      <w:tr w:rsidR="00D46711" w:rsidRPr="00837E06" w14:paraId="62721CFC"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C850269"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Actor:</w:t>
            </w:r>
          </w:p>
          <w:p w14:paraId="55BA5D2C" w14:textId="77777777" w:rsidR="00D46711" w:rsidRPr="00837E06" w:rsidRDefault="00D46711" w:rsidP="00CB7118">
            <w:pPr>
              <w:numPr>
                <w:ilvl w:val="0"/>
                <w:numId w:val="62"/>
              </w:numPr>
              <w:spacing w:line="276" w:lineRule="auto"/>
              <w:jc w:val="both"/>
              <w:rPr>
                <w:rFonts w:ascii="Times" w:eastAsia="Times" w:hAnsi="Times" w:cs="Times"/>
                <w:lang w:eastAsia="ja-JP"/>
              </w:rPr>
            </w:pPr>
            <w:r w:rsidRPr="00837E06">
              <w:rPr>
                <w:rFonts w:ascii="Times" w:eastAsia="Times" w:hAnsi="Times" w:cs="Times"/>
              </w:rPr>
              <w:t>Clinic</w:t>
            </w:r>
          </w:p>
          <w:p w14:paraId="69953175"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Summary:</w:t>
            </w:r>
          </w:p>
          <w:p w14:paraId="1B97327E" w14:textId="77777777" w:rsidR="00D46711" w:rsidRPr="00837E06" w:rsidRDefault="00D46711" w:rsidP="00CB7118">
            <w:pPr>
              <w:numPr>
                <w:ilvl w:val="0"/>
                <w:numId w:val="47"/>
              </w:numPr>
              <w:spacing w:before="60" w:after="23"/>
              <w:ind w:right="327" w:hanging="360"/>
              <w:contextualSpacing/>
              <w:rPr>
                <w:rFonts w:ascii="Times" w:eastAsia="Times" w:hAnsi="Times" w:cs="Times"/>
              </w:rPr>
            </w:pPr>
            <w:r w:rsidRPr="00837E06">
              <w:rPr>
                <w:rFonts w:ascii="Times" w:eastAsia="Times" w:hAnsi="Times" w:cs="Times"/>
              </w:rPr>
              <w:t>This use case allows clinic select license and then send request pay command to the payment system</w:t>
            </w:r>
            <w:r w:rsidRPr="00837E06">
              <w:rPr>
                <w:rFonts w:ascii="Times" w:eastAsia="Times,Cambria" w:hAnsi="Times" w:cs="Times"/>
              </w:rPr>
              <w:t>.</w:t>
            </w:r>
          </w:p>
          <w:p w14:paraId="1278CF36"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Goal:</w:t>
            </w:r>
          </w:p>
          <w:p w14:paraId="3FB21060" w14:textId="77777777" w:rsidR="00D46711" w:rsidRPr="00837E06" w:rsidRDefault="00D46711" w:rsidP="00CB7118">
            <w:pPr>
              <w:numPr>
                <w:ilvl w:val="0"/>
                <w:numId w:val="62"/>
              </w:numPr>
              <w:spacing w:line="276" w:lineRule="auto"/>
              <w:jc w:val="both"/>
              <w:rPr>
                <w:rFonts w:ascii="Times" w:eastAsia="Times" w:hAnsi="Times" w:cs="Times"/>
                <w:lang w:eastAsia="ja-JP"/>
              </w:rPr>
            </w:pPr>
            <w:r w:rsidRPr="00837E06">
              <w:rPr>
                <w:rFonts w:ascii="Times" w:eastAsia="Times" w:hAnsi="Times" w:cs="Times"/>
                <w:noProof/>
              </w:rPr>
              <w:t>The clinic</w:t>
            </w:r>
            <w:r w:rsidRPr="00837E06">
              <w:rPr>
                <w:rFonts w:ascii="Times" w:eastAsia="Times" w:hAnsi="Times" w:cs="Times"/>
              </w:rPr>
              <w:t xml:space="preserve"> </w:t>
            </w:r>
            <w:r w:rsidRPr="00837E06">
              <w:rPr>
                <w:rFonts w:ascii="Times" w:eastAsia="Times" w:hAnsi="Times" w:cs="Times"/>
                <w:noProof/>
              </w:rPr>
              <w:t>has</w:t>
            </w:r>
            <w:r w:rsidRPr="00837E06">
              <w:rPr>
                <w:rFonts w:ascii="Times" w:eastAsia="Times" w:hAnsi="Times" w:cs="Times"/>
              </w:rPr>
              <w:t xml:space="preserve"> a </w:t>
            </w:r>
            <w:r w:rsidRPr="00837E06">
              <w:rPr>
                <w:rFonts w:ascii="Times" w:eastAsia="Times" w:hAnsi="Times" w:cs="Times"/>
                <w:noProof/>
              </w:rPr>
              <w:t>license</w:t>
            </w:r>
            <w:r w:rsidRPr="00837E06">
              <w:rPr>
                <w:rFonts w:ascii="Times" w:eastAsia="Times" w:hAnsi="Times" w:cs="Times"/>
              </w:rPr>
              <w:t>.</w:t>
            </w:r>
          </w:p>
          <w:p w14:paraId="2D2B10D6"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Triggers:</w:t>
            </w:r>
          </w:p>
          <w:p w14:paraId="6831B30A" w14:textId="77777777" w:rsidR="00D46711" w:rsidRPr="00837E06" w:rsidRDefault="00D46711" w:rsidP="00CB7118">
            <w:pPr>
              <w:pStyle w:val="ListParagraph"/>
              <w:numPr>
                <w:ilvl w:val="0"/>
                <w:numId w:val="62"/>
              </w:numPr>
              <w:spacing w:line="276" w:lineRule="auto"/>
              <w:rPr>
                <w:rFonts w:ascii="Times" w:eastAsia="Times,Cambria" w:hAnsi="Times" w:cs="Times"/>
                <w:lang w:eastAsia="ja-JP"/>
              </w:rPr>
            </w:pPr>
            <w:r w:rsidRPr="00837E06">
              <w:rPr>
                <w:rFonts w:ascii="Times" w:eastAsia="Times" w:hAnsi="Times" w:cs="Times"/>
              </w:rPr>
              <w:t>Clinic sends buy license command.</w:t>
            </w:r>
          </w:p>
          <w:p w14:paraId="55AE638B"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Preconditions:</w:t>
            </w:r>
          </w:p>
          <w:p w14:paraId="1E2DAE54" w14:textId="77777777" w:rsidR="00D46711" w:rsidRPr="00837E06" w:rsidRDefault="00D46711" w:rsidP="00CB7118">
            <w:pPr>
              <w:pStyle w:val="ListParagraph"/>
              <w:numPr>
                <w:ilvl w:val="0"/>
                <w:numId w:val="62"/>
              </w:numPr>
              <w:spacing w:line="276" w:lineRule="auto"/>
              <w:rPr>
                <w:rFonts w:ascii="Times" w:eastAsia="Times,Cambria" w:hAnsi="Times" w:cs="Times"/>
                <w:lang w:eastAsia="ja-JP"/>
              </w:rPr>
            </w:pPr>
            <w:r w:rsidRPr="00837E06">
              <w:rPr>
                <w:rFonts w:ascii="Times" w:eastAsia="Times" w:hAnsi="Times" w:cs="Times"/>
              </w:rPr>
              <w:t>Login the system with clinic role.</w:t>
            </w:r>
          </w:p>
          <w:p w14:paraId="59859665"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Post Conditions:</w:t>
            </w:r>
          </w:p>
          <w:p w14:paraId="74E77E46" w14:textId="77777777" w:rsidR="00D46711" w:rsidRPr="00837E06" w:rsidRDefault="00D46711" w:rsidP="00CB7118">
            <w:pPr>
              <w:numPr>
                <w:ilvl w:val="0"/>
                <w:numId w:val="47"/>
              </w:numPr>
              <w:spacing w:before="60" w:after="25"/>
              <w:ind w:right="327" w:hanging="360"/>
              <w:contextualSpacing/>
              <w:rPr>
                <w:rFonts w:ascii="Times" w:eastAsia="Times" w:hAnsi="Times" w:cs="Times"/>
              </w:rPr>
            </w:pPr>
            <w:r w:rsidRPr="00837E06">
              <w:rPr>
                <w:rFonts w:ascii="Times" w:eastAsia="Times" w:hAnsi="Times" w:cs="Times"/>
              </w:rPr>
              <w:t>Success: Clinic select license for checkout</w:t>
            </w:r>
            <w:r w:rsidRPr="00837E06">
              <w:rPr>
                <w:rFonts w:ascii="Times" w:eastAsia="Times,Cambria" w:hAnsi="Times" w:cs="Times"/>
              </w:rPr>
              <w:t>.</w:t>
            </w:r>
          </w:p>
          <w:p w14:paraId="6FE43E9C" w14:textId="77777777" w:rsidR="00D46711" w:rsidRPr="00837E06" w:rsidRDefault="00D46711" w:rsidP="00CB7118">
            <w:pPr>
              <w:numPr>
                <w:ilvl w:val="0"/>
                <w:numId w:val="47"/>
              </w:numPr>
              <w:spacing w:before="60"/>
              <w:ind w:right="327" w:hanging="360"/>
              <w:contextualSpacing/>
              <w:rPr>
                <w:rFonts w:ascii="Times" w:eastAsia="Times" w:hAnsi="Times" w:cs="Times"/>
              </w:rPr>
            </w:pPr>
            <w:r w:rsidRPr="00837E06">
              <w:rPr>
                <w:rFonts w:ascii="Times" w:eastAsia="Times" w:hAnsi="Times" w:cs="Times"/>
              </w:rPr>
              <w:t>Fail: N/A</w:t>
            </w:r>
          </w:p>
          <w:p w14:paraId="2242D831" w14:textId="77777777" w:rsidR="00D46711" w:rsidRPr="00837E06" w:rsidRDefault="00D46711" w:rsidP="009F33DA">
            <w:pPr>
              <w:spacing w:line="276" w:lineRule="auto"/>
              <w:rPr>
                <w:rFonts w:ascii="Times" w:eastAsia="Times" w:hAnsi="Times" w:cs="Times"/>
                <w:lang w:eastAsia="ja-JP"/>
              </w:rPr>
            </w:pPr>
            <w:r w:rsidRPr="00837E06">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296"/>
              <w:gridCol w:w="3260"/>
              <w:gridCol w:w="3998"/>
            </w:tblGrid>
            <w:tr w:rsidR="00D46711" w:rsidRPr="00837E06" w14:paraId="40041732" w14:textId="77777777" w:rsidTr="009F33DA">
              <w:tc>
                <w:tcPr>
                  <w:tcW w:w="1296" w:type="dxa"/>
                  <w:shd w:val="clear" w:color="auto" w:fill="D9D9D9" w:themeFill="background1" w:themeFillShade="D9"/>
                </w:tcPr>
                <w:p w14:paraId="796C8A77" w14:textId="77777777" w:rsidR="00D46711" w:rsidRPr="00837E06" w:rsidRDefault="00D46711" w:rsidP="009F33DA">
                  <w:pPr>
                    <w:spacing w:line="276" w:lineRule="auto"/>
                    <w:jc w:val="center"/>
                    <w:rPr>
                      <w:rFonts w:ascii="Times" w:eastAsia="Times,Times,Cambria" w:hAnsi="Times" w:cs="Times"/>
                      <w:sz w:val="24"/>
                      <w:szCs w:val="24"/>
                      <w:lang w:eastAsia="ja-JP"/>
                    </w:rPr>
                  </w:pPr>
                  <w:r w:rsidRPr="00837E06">
                    <w:rPr>
                      <w:rFonts w:ascii="Times" w:eastAsia="Times" w:hAnsi="Times" w:cs="Times"/>
                      <w:sz w:val="24"/>
                      <w:szCs w:val="24"/>
                      <w:lang w:eastAsia="ja-JP"/>
                    </w:rPr>
                    <w:t>Step</w:t>
                  </w:r>
                </w:p>
              </w:tc>
              <w:tc>
                <w:tcPr>
                  <w:tcW w:w="3260" w:type="dxa"/>
                  <w:shd w:val="clear" w:color="auto" w:fill="D9D9D9" w:themeFill="background1" w:themeFillShade="D9"/>
                </w:tcPr>
                <w:p w14:paraId="5409000C" w14:textId="77777777" w:rsidR="00D46711" w:rsidRPr="00837E06" w:rsidRDefault="00D46711" w:rsidP="009F33DA">
                  <w:pPr>
                    <w:spacing w:line="276" w:lineRule="auto"/>
                    <w:jc w:val="center"/>
                    <w:rPr>
                      <w:rFonts w:ascii="Times" w:eastAsia="Times,Times,Cambria" w:hAnsi="Times" w:cs="Times"/>
                      <w:sz w:val="24"/>
                      <w:szCs w:val="24"/>
                      <w:lang w:eastAsia="ja-JP"/>
                    </w:rPr>
                  </w:pPr>
                  <w:r w:rsidRPr="00837E06">
                    <w:rPr>
                      <w:rFonts w:ascii="Times" w:eastAsia="Times" w:hAnsi="Times" w:cs="Times"/>
                      <w:sz w:val="24"/>
                      <w:szCs w:val="24"/>
                      <w:lang w:eastAsia="ja-JP"/>
                    </w:rPr>
                    <w:t>Actor Action</w:t>
                  </w:r>
                </w:p>
              </w:tc>
              <w:tc>
                <w:tcPr>
                  <w:tcW w:w="3998" w:type="dxa"/>
                  <w:shd w:val="clear" w:color="auto" w:fill="D9D9D9" w:themeFill="background1" w:themeFillShade="D9"/>
                </w:tcPr>
                <w:p w14:paraId="7853C045" w14:textId="77777777" w:rsidR="00D46711" w:rsidRPr="00837E06" w:rsidRDefault="00D46711" w:rsidP="009F33DA">
                  <w:pPr>
                    <w:spacing w:line="276" w:lineRule="auto"/>
                    <w:jc w:val="center"/>
                    <w:rPr>
                      <w:rFonts w:ascii="Times" w:eastAsia="Times,Times,Cambria" w:hAnsi="Times" w:cs="Times"/>
                      <w:sz w:val="24"/>
                      <w:szCs w:val="24"/>
                      <w:lang w:eastAsia="ja-JP"/>
                    </w:rPr>
                  </w:pPr>
                  <w:r w:rsidRPr="00837E06">
                    <w:rPr>
                      <w:rFonts w:ascii="Times" w:eastAsia="Times" w:hAnsi="Times" w:cs="Times"/>
                      <w:sz w:val="24"/>
                      <w:szCs w:val="24"/>
                      <w:lang w:eastAsia="ja-JP"/>
                    </w:rPr>
                    <w:t>System Response</w:t>
                  </w:r>
                </w:p>
              </w:tc>
            </w:tr>
            <w:tr w:rsidR="00D46711" w:rsidRPr="00837E06" w14:paraId="31B008AB" w14:textId="77777777" w:rsidTr="009F33DA">
              <w:tc>
                <w:tcPr>
                  <w:tcW w:w="1296" w:type="dxa"/>
                </w:tcPr>
                <w:p w14:paraId="77FAA404" w14:textId="77777777" w:rsidR="00D46711" w:rsidRPr="00837E06" w:rsidRDefault="00D46711" w:rsidP="009F33DA">
                  <w:pPr>
                    <w:spacing w:line="276" w:lineRule="auto"/>
                    <w:jc w:val="center"/>
                    <w:rPr>
                      <w:rFonts w:ascii="Times" w:eastAsia="Times,Times,Cambria" w:hAnsi="Times" w:cs="Times"/>
                      <w:sz w:val="24"/>
                      <w:szCs w:val="24"/>
                      <w:lang w:eastAsia="ja-JP"/>
                    </w:rPr>
                  </w:pPr>
                  <w:r w:rsidRPr="00837E06">
                    <w:rPr>
                      <w:rFonts w:ascii="Times" w:eastAsia="Times" w:hAnsi="Times" w:cs="Times"/>
                      <w:sz w:val="24"/>
                      <w:szCs w:val="24"/>
                      <w:lang w:eastAsia="ja-JP"/>
                    </w:rPr>
                    <w:t>1</w:t>
                  </w:r>
                </w:p>
              </w:tc>
              <w:tc>
                <w:tcPr>
                  <w:tcW w:w="3260" w:type="dxa"/>
                </w:tcPr>
                <w:p w14:paraId="657318E6" w14:textId="77777777" w:rsidR="00D46711" w:rsidRPr="00837E06" w:rsidRDefault="00D46711" w:rsidP="009F33DA">
                  <w:pPr>
                    <w:spacing w:line="276" w:lineRule="auto"/>
                    <w:rPr>
                      <w:rFonts w:ascii="Times" w:eastAsia="Times,Times,Cambria" w:hAnsi="Times" w:cs="Times"/>
                      <w:sz w:val="24"/>
                      <w:szCs w:val="24"/>
                      <w:lang w:eastAsia="ja-JP"/>
                    </w:rPr>
                  </w:pPr>
                  <w:r w:rsidRPr="00837E06">
                    <w:rPr>
                      <w:rFonts w:ascii="Times" w:eastAsia="Times" w:hAnsi="Times" w:cs="Times"/>
                      <w:noProof/>
                      <w:sz w:val="24"/>
                      <w:szCs w:val="24"/>
                    </w:rPr>
                    <w:t>The clinic</w:t>
                  </w:r>
                  <w:r w:rsidRPr="00837E06">
                    <w:rPr>
                      <w:rFonts w:ascii="Times" w:eastAsia="Times" w:hAnsi="Times" w:cs="Times"/>
                      <w:sz w:val="24"/>
                      <w:szCs w:val="24"/>
                    </w:rPr>
                    <w:t xml:space="preserve"> goes to buy license view</w:t>
                  </w:r>
                </w:p>
              </w:tc>
              <w:tc>
                <w:tcPr>
                  <w:tcW w:w="3998" w:type="dxa"/>
                </w:tcPr>
                <w:p w14:paraId="0B8F1BAE" w14:textId="77777777" w:rsidR="00D46711" w:rsidRPr="00837E06" w:rsidRDefault="00D46711" w:rsidP="009F33DA">
                  <w:pPr>
                    <w:spacing w:line="276" w:lineRule="auto"/>
                    <w:rPr>
                      <w:rFonts w:ascii="Times" w:eastAsia="Times" w:hAnsi="Times" w:cs="Times"/>
                      <w:sz w:val="24"/>
                      <w:szCs w:val="24"/>
                      <w:lang w:eastAsia="ja-JP"/>
                    </w:rPr>
                  </w:pPr>
                </w:p>
                <w:p w14:paraId="0C2599D0" w14:textId="77777777" w:rsidR="00D46711" w:rsidRPr="00837E06" w:rsidRDefault="00D46711" w:rsidP="009F33DA">
                  <w:pPr>
                    <w:spacing w:line="276" w:lineRule="auto"/>
                    <w:rPr>
                      <w:rFonts w:ascii="Times" w:eastAsia="Times" w:hAnsi="Times" w:cs="Times"/>
                      <w:sz w:val="24"/>
                      <w:szCs w:val="24"/>
                      <w:lang w:eastAsia="ja-JP"/>
                    </w:rPr>
                  </w:pPr>
                  <w:r w:rsidRPr="00837E06">
                    <w:rPr>
                      <w:rFonts w:ascii="Times" w:eastAsia="Times" w:hAnsi="Times" w:cs="Times"/>
                      <w:noProof/>
                      <w:sz w:val="24"/>
                      <w:szCs w:val="24"/>
                      <w:lang w:eastAsia="ja-JP"/>
                    </w:rPr>
                    <w:t>The system</w:t>
                  </w:r>
                  <w:r w:rsidRPr="00837E06">
                    <w:rPr>
                      <w:rFonts w:ascii="Times" w:eastAsia="Times" w:hAnsi="Times" w:cs="Times"/>
                      <w:sz w:val="24"/>
                      <w:szCs w:val="24"/>
                      <w:lang w:eastAsia="ja-JP"/>
                    </w:rPr>
                    <w:t xml:space="preserve"> requires </w:t>
                  </w:r>
                  <w:r w:rsidRPr="00837E06">
                    <w:rPr>
                      <w:rFonts w:ascii="Times" w:eastAsia="Times" w:hAnsi="Times" w:cs="Times"/>
                      <w:noProof/>
                      <w:sz w:val="24"/>
                      <w:szCs w:val="24"/>
                      <w:lang w:eastAsia="ja-JP"/>
                    </w:rPr>
                    <w:t>to</w:t>
                  </w:r>
                  <w:r w:rsidRPr="00837E06">
                    <w:rPr>
                      <w:rFonts w:ascii="Times" w:eastAsia="Times" w:hAnsi="Times" w:cs="Times"/>
                      <w:sz w:val="24"/>
                      <w:szCs w:val="24"/>
                      <w:lang w:eastAsia="ja-JP"/>
                    </w:rPr>
                    <w:t xml:space="preserve"> identify information from the clinic:</w:t>
                  </w:r>
                </w:p>
                <w:p w14:paraId="198A6B80" w14:textId="77777777" w:rsidR="00D46711" w:rsidRPr="00837E06" w:rsidRDefault="00D46711" w:rsidP="00CB7118">
                  <w:pPr>
                    <w:pStyle w:val="ListParagraph"/>
                    <w:numPr>
                      <w:ilvl w:val="0"/>
                      <w:numId w:val="47"/>
                    </w:numPr>
                    <w:spacing w:line="276" w:lineRule="auto"/>
                    <w:rPr>
                      <w:rFonts w:ascii="Times" w:eastAsia="Times" w:hAnsi="Times" w:cs="Times"/>
                      <w:sz w:val="24"/>
                      <w:szCs w:val="24"/>
                      <w:lang w:eastAsia="ja-JP"/>
                    </w:rPr>
                  </w:pPr>
                  <w:proofErr w:type="spellStart"/>
                  <w:r w:rsidRPr="00837E06">
                    <w:rPr>
                      <w:rFonts w:ascii="Times" w:eastAsia="Times" w:hAnsi="Times" w:cs="Times"/>
                      <w:sz w:val="24"/>
                      <w:szCs w:val="24"/>
                      <w:lang w:eastAsia="ja-JP"/>
                    </w:rPr>
                    <w:t>Tên</w:t>
                  </w:r>
                  <w:proofErr w:type="spellEnd"/>
                </w:p>
                <w:p w14:paraId="6E4AC40C" w14:textId="77777777" w:rsidR="00D46711" w:rsidRPr="00837E06" w:rsidRDefault="00D46711" w:rsidP="00CB7118">
                  <w:pPr>
                    <w:pStyle w:val="ListParagraph"/>
                    <w:numPr>
                      <w:ilvl w:val="0"/>
                      <w:numId w:val="47"/>
                    </w:numPr>
                    <w:spacing w:line="276" w:lineRule="auto"/>
                    <w:rPr>
                      <w:rFonts w:ascii="Times" w:eastAsia="Times" w:hAnsi="Times" w:cs="Times"/>
                      <w:sz w:val="24"/>
                      <w:szCs w:val="24"/>
                      <w:lang w:eastAsia="ja-JP"/>
                    </w:rPr>
                  </w:pPr>
                  <w:proofErr w:type="spellStart"/>
                  <w:r w:rsidRPr="00837E06">
                    <w:rPr>
                      <w:rFonts w:ascii="Times" w:eastAsia="Times" w:hAnsi="Times" w:cs="Times"/>
                      <w:sz w:val="24"/>
                      <w:szCs w:val="24"/>
                      <w:lang w:eastAsia="ja-JP"/>
                    </w:rPr>
                    <w:t>Giá</w:t>
                  </w:r>
                  <w:proofErr w:type="spellEnd"/>
                </w:p>
                <w:p w14:paraId="454FE331" w14:textId="77777777" w:rsidR="00D46711" w:rsidRPr="00837E06" w:rsidRDefault="00D46711" w:rsidP="00CB7118">
                  <w:pPr>
                    <w:pStyle w:val="ListParagraph"/>
                    <w:numPr>
                      <w:ilvl w:val="0"/>
                      <w:numId w:val="47"/>
                    </w:numPr>
                    <w:spacing w:line="276" w:lineRule="auto"/>
                    <w:rPr>
                      <w:rFonts w:ascii="Times" w:eastAsia="Times" w:hAnsi="Times" w:cs="Times"/>
                      <w:sz w:val="24"/>
                      <w:szCs w:val="24"/>
                      <w:lang w:eastAsia="ja-JP"/>
                    </w:rPr>
                  </w:pPr>
                  <w:proofErr w:type="spellStart"/>
                  <w:r w:rsidRPr="00837E06">
                    <w:rPr>
                      <w:rFonts w:ascii="Times" w:eastAsia="Times" w:hAnsi="Times" w:cs="Times"/>
                      <w:sz w:val="24"/>
                      <w:szCs w:val="24"/>
                      <w:lang w:eastAsia="ja-JP"/>
                    </w:rPr>
                    <w:t>Thời</w:t>
                  </w:r>
                  <w:proofErr w:type="spellEnd"/>
                  <w:r w:rsidRPr="00837E06">
                    <w:rPr>
                      <w:rFonts w:ascii="Times" w:eastAsia="Times" w:hAnsi="Times" w:cs="Times"/>
                      <w:sz w:val="24"/>
                      <w:szCs w:val="24"/>
                      <w:lang w:eastAsia="ja-JP"/>
                    </w:rPr>
                    <w:t xml:space="preserve"> </w:t>
                  </w:r>
                  <w:proofErr w:type="spellStart"/>
                  <w:r w:rsidRPr="00837E06">
                    <w:rPr>
                      <w:rFonts w:ascii="Times" w:eastAsia="Times" w:hAnsi="Times" w:cs="Times"/>
                      <w:sz w:val="24"/>
                      <w:szCs w:val="24"/>
                      <w:lang w:eastAsia="ja-JP"/>
                    </w:rPr>
                    <w:t>lượng</w:t>
                  </w:r>
                  <w:proofErr w:type="spellEnd"/>
                </w:p>
                <w:p w14:paraId="24CB98C2" w14:textId="77777777" w:rsidR="00D46711" w:rsidRPr="00837E06" w:rsidRDefault="00D46711" w:rsidP="00CB7118">
                  <w:pPr>
                    <w:pStyle w:val="ListParagraph"/>
                    <w:numPr>
                      <w:ilvl w:val="0"/>
                      <w:numId w:val="47"/>
                    </w:numPr>
                    <w:spacing w:line="276" w:lineRule="auto"/>
                    <w:rPr>
                      <w:rFonts w:ascii="Times" w:eastAsia="Times,Times,Cambria" w:hAnsi="Times" w:cs="Times"/>
                      <w:sz w:val="24"/>
                      <w:szCs w:val="24"/>
                      <w:lang w:eastAsia="ja-JP"/>
                    </w:rPr>
                  </w:pPr>
                  <w:proofErr w:type="spellStart"/>
                  <w:r w:rsidRPr="00837E06">
                    <w:rPr>
                      <w:rFonts w:ascii="Times" w:eastAsia="Times" w:hAnsi="Times" w:cs="Times"/>
                      <w:sz w:val="24"/>
                      <w:szCs w:val="24"/>
                      <w:lang w:eastAsia="ja-JP"/>
                    </w:rPr>
                    <w:t>Mô</w:t>
                  </w:r>
                  <w:proofErr w:type="spellEnd"/>
                  <w:r w:rsidRPr="00837E06">
                    <w:rPr>
                      <w:rFonts w:ascii="Times" w:eastAsia="Times" w:hAnsi="Times" w:cs="Times"/>
                      <w:sz w:val="24"/>
                      <w:szCs w:val="24"/>
                      <w:lang w:eastAsia="ja-JP"/>
                    </w:rPr>
                    <w:t xml:space="preserve"> </w:t>
                  </w:r>
                  <w:proofErr w:type="spellStart"/>
                  <w:r w:rsidRPr="00837E06">
                    <w:rPr>
                      <w:rFonts w:ascii="Times" w:eastAsia="Times" w:hAnsi="Times" w:cs="Times"/>
                      <w:sz w:val="24"/>
                      <w:szCs w:val="24"/>
                      <w:lang w:eastAsia="ja-JP"/>
                    </w:rPr>
                    <w:t>tả</w:t>
                  </w:r>
                  <w:proofErr w:type="spellEnd"/>
                </w:p>
              </w:tc>
            </w:tr>
            <w:tr w:rsidR="00D46711" w:rsidRPr="00837E06" w14:paraId="4C881CAB" w14:textId="77777777" w:rsidTr="009F33DA">
              <w:tc>
                <w:tcPr>
                  <w:tcW w:w="1296" w:type="dxa"/>
                </w:tcPr>
                <w:p w14:paraId="494958D2" w14:textId="77777777" w:rsidR="00D46711" w:rsidRPr="00837E06" w:rsidRDefault="00D46711" w:rsidP="009F33DA">
                  <w:pPr>
                    <w:spacing w:line="276" w:lineRule="auto"/>
                    <w:jc w:val="center"/>
                    <w:rPr>
                      <w:rFonts w:ascii="Times" w:eastAsia="Times,Times,Cambria" w:hAnsi="Times" w:cs="Times"/>
                      <w:sz w:val="24"/>
                      <w:szCs w:val="24"/>
                      <w:lang w:eastAsia="ja-JP"/>
                    </w:rPr>
                  </w:pPr>
                  <w:r w:rsidRPr="00837E06">
                    <w:rPr>
                      <w:rFonts w:ascii="Times" w:eastAsia="Times" w:hAnsi="Times" w:cs="Times"/>
                      <w:sz w:val="24"/>
                      <w:szCs w:val="24"/>
                      <w:lang w:eastAsia="ja-JP"/>
                    </w:rPr>
                    <w:lastRenderedPageBreak/>
                    <w:t>2</w:t>
                  </w:r>
                </w:p>
              </w:tc>
              <w:tc>
                <w:tcPr>
                  <w:tcW w:w="3260" w:type="dxa"/>
                </w:tcPr>
                <w:p w14:paraId="1DE13BD2" w14:textId="77777777" w:rsidR="00D46711" w:rsidRPr="00837E06" w:rsidRDefault="00D46711" w:rsidP="009F33DA">
                  <w:pPr>
                    <w:spacing w:line="276" w:lineRule="auto"/>
                    <w:rPr>
                      <w:rFonts w:ascii="Times" w:eastAsia="Times,Times,Cambria" w:hAnsi="Times" w:cs="Times"/>
                      <w:sz w:val="24"/>
                      <w:szCs w:val="24"/>
                      <w:lang w:eastAsia="ja-JP"/>
                    </w:rPr>
                  </w:pPr>
                  <w:r w:rsidRPr="00837E06">
                    <w:rPr>
                      <w:rFonts w:ascii="Times" w:eastAsia="Times" w:hAnsi="Times" w:cs="Times"/>
                      <w:sz w:val="24"/>
                      <w:szCs w:val="24"/>
                    </w:rPr>
                    <w:t>Clinic select license.</w:t>
                  </w:r>
                </w:p>
              </w:tc>
              <w:tc>
                <w:tcPr>
                  <w:tcW w:w="3998" w:type="dxa"/>
                </w:tcPr>
                <w:p w14:paraId="64C09E5C" w14:textId="77777777" w:rsidR="00D46711" w:rsidRPr="00837E06" w:rsidRDefault="00D46711" w:rsidP="009F33DA">
                  <w:pPr>
                    <w:spacing w:line="276" w:lineRule="auto"/>
                    <w:rPr>
                      <w:rFonts w:ascii="Times" w:eastAsia="Times,Cambria" w:hAnsi="Times" w:cs="Times"/>
                      <w:sz w:val="24"/>
                      <w:szCs w:val="24"/>
                      <w:lang w:eastAsia="ja-JP"/>
                    </w:rPr>
                  </w:pPr>
                </w:p>
              </w:tc>
            </w:tr>
            <w:tr w:rsidR="00D46711" w:rsidRPr="00837E06" w14:paraId="666FC7CA" w14:textId="77777777" w:rsidTr="009F33DA">
              <w:tc>
                <w:tcPr>
                  <w:tcW w:w="1296" w:type="dxa"/>
                </w:tcPr>
                <w:p w14:paraId="1CC09F85" w14:textId="77777777" w:rsidR="00D46711" w:rsidRPr="00837E06" w:rsidRDefault="00D46711" w:rsidP="009F33DA">
                  <w:pPr>
                    <w:spacing w:line="276" w:lineRule="auto"/>
                    <w:jc w:val="center"/>
                    <w:rPr>
                      <w:rFonts w:ascii="Times" w:eastAsia="Times,Times,Cambria" w:hAnsi="Times" w:cs="Times"/>
                      <w:sz w:val="24"/>
                      <w:szCs w:val="24"/>
                      <w:lang w:eastAsia="ja-JP"/>
                    </w:rPr>
                  </w:pPr>
                  <w:r w:rsidRPr="00837E06">
                    <w:rPr>
                      <w:rFonts w:ascii="Times" w:eastAsia="Times" w:hAnsi="Times" w:cs="Times"/>
                      <w:sz w:val="24"/>
                      <w:szCs w:val="24"/>
                      <w:lang w:eastAsia="ja-JP"/>
                    </w:rPr>
                    <w:t>3</w:t>
                  </w:r>
                </w:p>
              </w:tc>
              <w:tc>
                <w:tcPr>
                  <w:tcW w:w="3260" w:type="dxa"/>
                </w:tcPr>
                <w:p w14:paraId="24B46B2A" w14:textId="77777777" w:rsidR="00D46711" w:rsidRPr="00837E06" w:rsidRDefault="00D46711" w:rsidP="009F33DA">
                  <w:pPr>
                    <w:spacing w:line="276" w:lineRule="auto"/>
                    <w:rPr>
                      <w:rFonts w:ascii="Times" w:eastAsia="Times,Times,Cambria" w:hAnsi="Times" w:cs="Times"/>
                      <w:sz w:val="24"/>
                      <w:szCs w:val="24"/>
                      <w:lang w:eastAsia="ja-JP"/>
                    </w:rPr>
                  </w:pPr>
                  <w:r w:rsidRPr="00837E06">
                    <w:rPr>
                      <w:rFonts w:ascii="Times" w:eastAsia="Times" w:hAnsi="Times" w:cs="Times"/>
                      <w:sz w:val="24"/>
                      <w:szCs w:val="24"/>
                    </w:rPr>
                    <w:t xml:space="preserve">Clinic </w:t>
                  </w:r>
                  <w:r w:rsidRPr="00837E06">
                    <w:rPr>
                      <w:rFonts w:ascii="Times" w:eastAsia="Times" w:hAnsi="Times" w:cs="Times"/>
                      <w:noProof/>
                      <w:sz w:val="24"/>
                      <w:szCs w:val="24"/>
                    </w:rPr>
                    <w:t>sends</w:t>
                  </w:r>
                  <w:r w:rsidRPr="00837E06">
                    <w:rPr>
                      <w:rFonts w:ascii="Times" w:eastAsia="Times" w:hAnsi="Times" w:cs="Times"/>
                      <w:sz w:val="24"/>
                      <w:szCs w:val="24"/>
                    </w:rPr>
                    <w:t xml:space="preserve"> a command to buy a license.</w:t>
                  </w:r>
                </w:p>
              </w:tc>
              <w:tc>
                <w:tcPr>
                  <w:tcW w:w="3998" w:type="dxa"/>
                </w:tcPr>
                <w:p w14:paraId="387FE66D" w14:textId="77777777" w:rsidR="00D46711" w:rsidRPr="00837E06" w:rsidRDefault="00D46711" w:rsidP="009F33DA">
                  <w:pPr>
                    <w:spacing w:line="276" w:lineRule="auto"/>
                    <w:rPr>
                      <w:rFonts w:ascii="Times" w:eastAsia="Times" w:hAnsi="Times" w:cs="Times"/>
                      <w:sz w:val="24"/>
                      <w:szCs w:val="24"/>
                    </w:rPr>
                  </w:pPr>
                </w:p>
                <w:p w14:paraId="1DB7B7F8" w14:textId="77777777" w:rsidR="00D46711" w:rsidRPr="00837E06" w:rsidRDefault="00D46711" w:rsidP="009F33DA">
                  <w:pPr>
                    <w:spacing w:line="276" w:lineRule="auto"/>
                    <w:rPr>
                      <w:rFonts w:ascii="Times" w:eastAsia="Times" w:hAnsi="Times" w:cs="Times"/>
                      <w:sz w:val="24"/>
                      <w:szCs w:val="24"/>
                    </w:rPr>
                  </w:pPr>
                </w:p>
                <w:p w14:paraId="2C196CCD" w14:textId="77777777" w:rsidR="00D46711" w:rsidRPr="00837E06" w:rsidRDefault="00D46711" w:rsidP="009F33DA">
                  <w:pPr>
                    <w:spacing w:line="276" w:lineRule="auto"/>
                    <w:rPr>
                      <w:rFonts w:ascii="Times" w:eastAsia="Times,Times,Cambria" w:hAnsi="Times" w:cs="Times"/>
                      <w:sz w:val="24"/>
                      <w:szCs w:val="24"/>
                      <w:lang w:eastAsia="ja-JP"/>
                    </w:rPr>
                  </w:pPr>
                  <w:r w:rsidRPr="00837E06">
                    <w:rPr>
                      <w:rFonts w:ascii="Times" w:eastAsia="Times" w:hAnsi="Times" w:cs="Times"/>
                      <w:noProof/>
                      <w:sz w:val="24"/>
                      <w:szCs w:val="24"/>
                    </w:rPr>
                    <w:t>The clinic</w:t>
                  </w:r>
                  <w:r w:rsidRPr="00837E06">
                    <w:rPr>
                      <w:rFonts w:ascii="Times" w:eastAsia="Times" w:hAnsi="Times" w:cs="Times"/>
                      <w:sz w:val="24"/>
                      <w:szCs w:val="24"/>
                    </w:rPr>
                    <w:t xml:space="preserve"> will send buy license command to payment methods.</w:t>
                  </w:r>
                </w:p>
              </w:tc>
            </w:tr>
          </w:tbl>
          <w:p w14:paraId="69508FFC" w14:textId="77777777" w:rsidR="00D46711" w:rsidRPr="00837E06" w:rsidRDefault="00D46711" w:rsidP="009F33DA">
            <w:pPr>
              <w:spacing w:line="276" w:lineRule="auto"/>
              <w:rPr>
                <w:rFonts w:ascii="Times" w:eastAsia="Times" w:hAnsi="Times" w:cs="Times"/>
                <w:lang w:eastAsia="ja-JP"/>
              </w:rPr>
            </w:pPr>
            <w:r w:rsidRPr="00837E06">
              <w:rPr>
                <w:rFonts w:ascii="Times" w:eastAsia="Times" w:hAnsi="Times" w:cs="Times"/>
                <w:lang w:eastAsia="ja-JP"/>
              </w:rPr>
              <w:t>Alternative Scenario: N/A</w:t>
            </w:r>
          </w:p>
          <w:p w14:paraId="52B09D33" w14:textId="77777777" w:rsidR="00D46711" w:rsidRPr="00837E06" w:rsidRDefault="00D46711" w:rsidP="009F33DA">
            <w:pPr>
              <w:spacing w:before="120" w:after="120" w:line="276" w:lineRule="auto"/>
              <w:rPr>
                <w:rFonts w:ascii="Times" w:eastAsia="Times" w:hAnsi="Times" w:cs="Times"/>
                <w:lang w:eastAsia="ja-JP"/>
              </w:rPr>
            </w:pPr>
            <w:r w:rsidRPr="00837E06">
              <w:rPr>
                <w:rFonts w:ascii="Times" w:eastAsia="Times" w:hAnsi="Times" w:cs="Times"/>
                <w:lang w:eastAsia="ja-JP"/>
              </w:rPr>
              <w:t>Exceptions: N/A</w:t>
            </w:r>
          </w:p>
          <w:p w14:paraId="5C8B8185" w14:textId="77777777" w:rsidR="00D46711" w:rsidRPr="00837E06" w:rsidRDefault="00D46711" w:rsidP="00CB7118">
            <w:pPr>
              <w:pStyle w:val="ListParagraph"/>
              <w:numPr>
                <w:ilvl w:val="0"/>
                <w:numId w:val="50"/>
              </w:numPr>
              <w:spacing w:before="120" w:after="120" w:line="276" w:lineRule="auto"/>
              <w:rPr>
                <w:rFonts w:ascii="Times" w:eastAsia="Times,Cambria" w:hAnsi="Times" w:cs="Times"/>
                <w:lang w:eastAsia="ja-JP"/>
              </w:rPr>
            </w:pPr>
            <w:r w:rsidRPr="00837E06">
              <w:rPr>
                <w:rFonts w:ascii="Times" w:eastAsia="Times" w:hAnsi="Times" w:cs="Times"/>
                <w:color w:val="000000" w:themeColor="text1"/>
                <w:lang w:eastAsia="ja-JP"/>
              </w:rPr>
              <w:t xml:space="preserve">Relationships: Pay: </w:t>
            </w:r>
            <w:r w:rsidRPr="00837E06">
              <w:rPr>
                <w:rFonts w:ascii="Times" w:eastAsia="Times,Cambria" w:hAnsi="Times" w:cs="Times"/>
                <w:lang w:eastAsia="ja-JP"/>
              </w:rPr>
              <w:t xml:space="preserve">At step 3 of </w:t>
            </w:r>
            <w:r w:rsidRPr="00837E06">
              <w:rPr>
                <w:rFonts w:ascii="Times" w:eastAsia="Times" w:hAnsi="Times" w:cs="Times"/>
                <w:lang w:eastAsia="ja-JP"/>
              </w:rPr>
              <w:t>Main Success Scenario, the clinic will send buy a license to the payment system and then payment system receive and pay to license by “</w:t>
            </w:r>
            <w:r w:rsidRPr="00837E06">
              <w:rPr>
                <w:rFonts w:ascii="Times" w:eastAsia="Times,Cambria" w:hAnsi="Times" w:cs="Times"/>
                <w:lang w:eastAsia="ja-JP"/>
              </w:rPr>
              <w:t>Pay” Use case</w:t>
            </w:r>
            <w:r w:rsidRPr="00837E06">
              <w:rPr>
                <w:rFonts w:ascii="Times" w:eastAsia="Times" w:hAnsi="Times" w:cs="Times"/>
                <w:color w:val="000000" w:themeColor="text1"/>
                <w:lang w:eastAsia="ja-JP"/>
              </w:rPr>
              <w:t>.</w:t>
            </w:r>
          </w:p>
          <w:p w14:paraId="6EF4BCE8" w14:textId="77777777" w:rsidR="00D46711" w:rsidRPr="00837E06" w:rsidRDefault="00D46711" w:rsidP="009F33DA">
            <w:pPr>
              <w:spacing w:before="120" w:after="120" w:line="276" w:lineRule="auto"/>
              <w:rPr>
                <w:rFonts w:ascii="Times" w:eastAsia="Times,Cambria" w:hAnsi="Times" w:cs="Times"/>
                <w:lang w:eastAsia="ja-JP"/>
              </w:rPr>
            </w:pPr>
            <w:r w:rsidRPr="00837E06">
              <w:rPr>
                <w:rFonts w:ascii="Times" w:eastAsia="Times" w:hAnsi="Times" w:cs="Times"/>
                <w:lang w:eastAsia="ja-JP"/>
              </w:rPr>
              <w:t>Business Rules:</w:t>
            </w:r>
          </w:p>
          <w:p w14:paraId="3DFFF835" w14:textId="77777777" w:rsidR="00D46711" w:rsidRPr="00837E06" w:rsidRDefault="00D46711" w:rsidP="009F33DA">
            <w:pPr>
              <w:spacing w:after="30" w:line="230" w:lineRule="auto"/>
              <w:ind w:right="327"/>
              <w:rPr>
                <w:rFonts w:ascii="Times" w:eastAsia="Times,Cambria" w:hAnsi="Times" w:cs="Times"/>
                <w:color w:val="000000" w:themeColor="text1"/>
              </w:rPr>
            </w:pPr>
            <w:r w:rsidRPr="00837E06">
              <w:rPr>
                <w:rFonts w:ascii="Times" w:eastAsia="Times,Cambria" w:hAnsi="Times" w:cs="Times"/>
              </w:rPr>
              <w:t xml:space="preserve">     - </w:t>
            </w:r>
            <w:r w:rsidRPr="00837E06">
              <w:rPr>
                <w:rFonts w:ascii="Times" w:eastAsia="Times,Cambria" w:hAnsi="Times" w:cs="Times"/>
                <w:color w:val="000000" w:themeColor="text1"/>
              </w:rPr>
              <w:t xml:space="preserve">License list will be </w:t>
            </w:r>
            <w:r w:rsidRPr="00837E06">
              <w:rPr>
                <w:rFonts w:ascii="Times" w:eastAsia="Times,Cambria" w:hAnsi="Times" w:cs="Times"/>
                <w:noProof/>
                <w:color w:val="000000" w:themeColor="text1"/>
              </w:rPr>
              <w:t>displayed</w:t>
            </w:r>
            <w:r w:rsidRPr="00837E06">
              <w:rPr>
                <w:rFonts w:ascii="Times" w:eastAsia="Times,Cambria" w:hAnsi="Times" w:cs="Times"/>
                <w:color w:val="000000" w:themeColor="text1"/>
              </w:rPr>
              <w:t xml:space="preserve"> in the following information:</w:t>
            </w:r>
          </w:p>
          <w:p w14:paraId="1FE1E0B3" w14:textId="77777777" w:rsidR="00D46711" w:rsidRPr="00837E06" w:rsidRDefault="00D46711" w:rsidP="00CB7118">
            <w:pPr>
              <w:pStyle w:val="ListParagraph"/>
              <w:numPr>
                <w:ilvl w:val="0"/>
                <w:numId w:val="66"/>
              </w:numPr>
              <w:spacing w:after="30" w:line="230" w:lineRule="auto"/>
              <w:ind w:right="327"/>
              <w:rPr>
                <w:rFonts w:ascii="Times" w:eastAsia="Times,Cambria" w:hAnsi="Times" w:cs="Times"/>
              </w:rPr>
            </w:pPr>
            <w:proofErr w:type="spellStart"/>
            <w:r w:rsidRPr="00837E06">
              <w:rPr>
                <w:rFonts w:ascii="Times" w:eastAsia="Times,Cambria" w:hAnsi="Times" w:cs="Times"/>
              </w:rPr>
              <w:t>Tên</w:t>
            </w:r>
            <w:proofErr w:type="spellEnd"/>
          </w:p>
          <w:p w14:paraId="3775E588" w14:textId="77777777" w:rsidR="00D46711" w:rsidRPr="00837E06" w:rsidRDefault="00D46711" w:rsidP="00CB7118">
            <w:pPr>
              <w:pStyle w:val="ListParagraph"/>
              <w:numPr>
                <w:ilvl w:val="0"/>
                <w:numId w:val="66"/>
              </w:numPr>
              <w:spacing w:after="30" w:line="230" w:lineRule="auto"/>
              <w:ind w:right="327"/>
              <w:rPr>
                <w:rFonts w:ascii="Times" w:eastAsia="Times,Cambria" w:hAnsi="Times" w:cs="Times"/>
              </w:rPr>
            </w:pPr>
            <w:proofErr w:type="spellStart"/>
            <w:r w:rsidRPr="00837E06">
              <w:rPr>
                <w:rFonts w:ascii="Times" w:eastAsia="Times,Cambria" w:hAnsi="Times" w:cs="Times"/>
              </w:rPr>
              <w:t>Giá</w:t>
            </w:r>
            <w:proofErr w:type="spellEnd"/>
          </w:p>
          <w:p w14:paraId="40F35637" w14:textId="77777777" w:rsidR="00D46711" w:rsidRPr="00837E06" w:rsidRDefault="00D46711" w:rsidP="00CB7118">
            <w:pPr>
              <w:pStyle w:val="ListParagraph"/>
              <w:numPr>
                <w:ilvl w:val="0"/>
                <w:numId w:val="66"/>
              </w:numPr>
              <w:spacing w:after="30" w:line="230" w:lineRule="auto"/>
              <w:ind w:right="327"/>
              <w:rPr>
                <w:rFonts w:ascii="Times" w:eastAsia="Times,Cambria" w:hAnsi="Times" w:cs="Times"/>
              </w:rPr>
            </w:pPr>
            <w:proofErr w:type="spellStart"/>
            <w:r w:rsidRPr="00837E06">
              <w:rPr>
                <w:rFonts w:ascii="Times" w:eastAsia="Times,Cambria" w:hAnsi="Times" w:cs="Times"/>
              </w:rPr>
              <w:t>Thời</w:t>
            </w:r>
            <w:proofErr w:type="spellEnd"/>
            <w:r w:rsidRPr="00837E06">
              <w:rPr>
                <w:rFonts w:ascii="Times" w:eastAsia="Times,Cambria" w:hAnsi="Times" w:cs="Times"/>
              </w:rPr>
              <w:t xml:space="preserve"> </w:t>
            </w:r>
            <w:proofErr w:type="spellStart"/>
            <w:r w:rsidRPr="00837E06">
              <w:rPr>
                <w:rFonts w:ascii="Times" w:eastAsia="Times,Cambria" w:hAnsi="Times" w:cs="Times"/>
              </w:rPr>
              <w:t>lượng</w:t>
            </w:r>
            <w:proofErr w:type="spellEnd"/>
          </w:p>
          <w:p w14:paraId="523F6494" w14:textId="77777777" w:rsidR="00D46711" w:rsidRPr="00837E06" w:rsidRDefault="00D46711" w:rsidP="00CB7118">
            <w:pPr>
              <w:pStyle w:val="ListParagraph"/>
              <w:numPr>
                <w:ilvl w:val="0"/>
                <w:numId w:val="66"/>
              </w:numPr>
              <w:spacing w:after="30" w:line="230" w:lineRule="auto"/>
              <w:ind w:right="327"/>
              <w:rPr>
                <w:rFonts w:ascii="Times" w:eastAsia="Times,Cambria" w:hAnsi="Times" w:cs="Times"/>
              </w:rPr>
            </w:pPr>
            <w:proofErr w:type="spellStart"/>
            <w:r w:rsidRPr="00837E06">
              <w:rPr>
                <w:rFonts w:ascii="Times" w:eastAsia="Times,Cambria" w:hAnsi="Times" w:cs="Times"/>
              </w:rPr>
              <w:t>Mô</w:t>
            </w:r>
            <w:proofErr w:type="spellEnd"/>
            <w:r w:rsidRPr="00837E06">
              <w:rPr>
                <w:rFonts w:ascii="Times" w:eastAsia="Times,Cambria" w:hAnsi="Times" w:cs="Times"/>
              </w:rPr>
              <w:t xml:space="preserve"> </w:t>
            </w:r>
            <w:proofErr w:type="spellStart"/>
            <w:r w:rsidRPr="00837E06">
              <w:rPr>
                <w:rFonts w:ascii="Times" w:eastAsia="Times,Cambria" w:hAnsi="Times" w:cs="Times"/>
              </w:rPr>
              <w:t>tả</w:t>
            </w:r>
            <w:proofErr w:type="spellEnd"/>
          </w:p>
          <w:p w14:paraId="6502717B" w14:textId="77777777" w:rsidR="00D46711" w:rsidRPr="00837E06" w:rsidRDefault="00D46711" w:rsidP="009F33DA">
            <w:pPr>
              <w:spacing w:after="30" w:line="230" w:lineRule="auto"/>
              <w:ind w:right="327"/>
              <w:rPr>
                <w:rFonts w:ascii="Times" w:eastAsia="Times,Cambria" w:hAnsi="Times" w:cs="Times"/>
              </w:rPr>
            </w:pPr>
            <w:r w:rsidRPr="00837E06">
              <w:rPr>
                <w:rFonts w:ascii="Times" w:eastAsia="Times,Cambria" w:hAnsi="Times" w:cs="Times"/>
              </w:rPr>
              <w:t xml:space="preserve">      - Description will help the clinic understand about that license.</w:t>
            </w:r>
          </w:p>
          <w:p w14:paraId="29C87538" w14:textId="77777777" w:rsidR="00D46711" w:rsidRPr="00837E06" w:rsidRDefault="00D46711" w:rsidP="009F33DA">
            <w:pPr>
              <w:spacing w:line="276" w:lineRule="auto"/>
              <w:rPr>
                <w:rFonts w:ascii="Times" w:eastAsia="Times,Cambria" w:hAnsi="Times" w:cs="Times"/>
              </w:rPr>
            </w:pPr>
            <w:r w:rsidRPr="00837E06">
              <w:rPr>
                <w:rFonts w:ascii="Times" w:eastAsia="Times,Cambria" w:hAnsi="Times" w:cs="Times"/>
              </w:rPr>
              <w:t xml:space="preserve">      - </w:t>
            </w:r>
            <w:r w:rsidRPr="00837E06">
              <w:rPr>
                <w:rFonts w:ascii="Times" w:eastAsia="Times,Cambria" w:hAnsi="Times" w:cs="Times"/>
                <w:noProof/>
              </w:rPr>
              <w:t>The clinic</w:t>
            </w:r>
            <w:r w:rsidRPr="00837E06">
              <w:rPr>
                <w:rFonts w:ascii="Times" w:eastAsia="Times,Cambria" w:hAnsi="Times" w:cs="Times"/>
              </w:rPr>
              <w:t xml:space="preserve"> will select license before payment.</w:t>
            </w:r>
          </w:p>
          <w:p w14:paraId="0A45B0A6"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Cambria" w:hAnsi="Times" w:cs="Times"/>
                <w:lang w:eastAsia="ja-JP"/>
              </w:rPr>
              <w:t xml:space="preserve">      - After the clinic </w:t>
            </w:r>
            <w:r w:rsidRPr="00837E06">
              <w:rPr>
                <w:rFonts w:ascii="Times" w:eastAsia="Times,Cambria" w:hAnsi="Times" w:cs="Times"/>
                <w:noProof/>
                <w:lang w:eastAsia="ja-JP"/>
              </w:rPr>
              <w:t>chooses</w:t>
            </w:r>
            <w:r w:rsidRPr="00837E06">
              <w:rPr>
                <w:rFonts w:ascii="Times" w:eastAsia="Times,Cambria" w:hAnsi="Times" w:cs="Times"/>
                <w:lang w:eastAsia="ja-JP"/>
              </w:rPr>
              <w:t xml:space="preserve"> a license, the clinic will pay through the payment system.</w:t>
            </w:r>
          </w:p>
          <w:p w14:paraId="2E9698D6"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Cambria" w:hAnsi="Times" w:cs="Times"/>
                <w:lang w:eastAsia="ja-JP"/>
              </w:rPr>
              <w:t xml:space="preserve">      - The clinic can use functions be provided by the system after payment license is </w:t>
            </w:r>
            <w:r w:rsidRPr="00837E06">
              <w:rPr>
                <w:rFonts w:ascii="Times" w:eastAsia="Times,Cambria" w:hAnsi="Times" w:cs="Times"/>
                <w:noProof/>
                <w:lang w:eastAsia="ja-JP"/>
              </w:rPr>
              <w:t>successful</w:t>
            </w:r>
            <w:r w:rsidRPr="00837E06">
              <w:rPr>
                <w:rFonts w:ascii="Times" w:eastAsia="Times,Cambria" w:hAnsi="Times" w:cs="Times"/>
                <w:lang w:eastAsia="ja-JP"/>
              </w:rPr>
              <w:t>.</w:t>
            </w:r>
          </w:p>
        </w:tc>
      </w:tr>
    </w:tbl>
    <w:p w14:paraId="65508F66" w14:textId="11875B52" w:rsidR="00D46711" w:rsidRPr="00837E06" w:rsidRDefault="00837E06" w:rsidP="00837E0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21 Use Case:</w:t>
      </w:r>
      <w:r w:rsidRPr="00E21E20">
        <w:rPr>
          <w:rFonts w:ascii="Times" w:eastAsia="Times" w:hAnsi="Times" w:cs="Times"/>
          <w:sz w:val="24"/>
          <w:szCs w:val="24"/>
        </w:rPr>
        <w:t xml:space="preserve"> </w:t>
      </w:r>
    </w:p>
    <w:p w14:paraId="20DA7748" w14:textId="53DFBB91" w:rsidR="00EA2129" w:rsidRDefault="00EA2129" w:rsidP="00CB7118">
      <w:pPr>
        <w:pStyle w:val="Heading5"/>
        <w:numPr>
          <w:ilvl w:val="3"/>
          <w:numId w:val="39"/>
        </w:numPr>
        <w:ind w:left="2410" w:hanging="992"/>
        <w:rPr>
          <w:rFonts w:ascii="Times" w:hAnsi="Times" w:cs="Times"/>
        </w:rPr>
      </w:pPr>
      <w:bookmarkStart w:id="199" w:name="_Toc520105319"/>
      <w:bookmarkStart w:id="200" w:name="_Toc520105489"/>
      <w:r>
        <w:rPr>
          <w:rFonts w:ascii="Times" w:hAnsi="Times" w:cs="Times"/>
        </w:rPr>
        <w:t>&lt;Clinic&gt; Cancel Appointment</w:t>
      </w:r>
      <w:bookmarkEnd w:id="199"/>
      <w:bookmarkEnd w:id="200"/>
    </w:p>
    <w:p w14:paraId="55C5E276" w14:textId="29FD0273" w:rsidR="00D46711" w:rsidRDefault="00D46711" w:rsidP="00D46711">
      <w:r>
        <w:rPr>
          <w:noProof/>
        </w:rPr>
        <w:drawing>
          <wp:inline distT="0" distB="0" distL="0" distR="0" wp14:anchorId="36C9B852" wp14:editId="73B0ECF0">
            <wp:extent cx="4743450" cy="1762125"/>
            <wp:effectExtent l="0" t="0" r="0" b="0"/>
            <wp:docPr id="904087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743450" cy="1762125"/>
                    </a:xfrm>
                    <a:prstGeom prst="rect">
                      <a:avLst/>
                    </a:prstGeom>
                  </pic:spPr>
                </pic:pic>
              </a:graphicData>
            </a:graphic>
          </wp:inline>
        </w:drawing>
      </w:r>
    </w:p>
    <w:p w14:paraId="6A53C0B4" w14:textId="153423FA"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20:</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837E06" w14:paraId="0B153206"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238D9EE3"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USE CASE – UC_C05</w:t>
            </w:r>
          </w:p>
        </w:tc>
      </w:tr>
      <w:tr w:rsidR="00D46711" w:rsidRPr="00837E06" w14:paraId="77C1B41E"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72CD590"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E09D6CC"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UC_C05</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A820FA5" w14:textId="77777777" w:rsidR="00D46711" w:rsidRPr="00837E06" w:rsidRDefault="00D46711" w:rsidP="009F33DA">
            <w:pPr>
              <w:spacing w:line="276" w:lineRule="auto"/>
              <w:rPr>
                <w:rFonts w:ascii="Times" w:eastAsia="Times,Cambria" w:hAnsi="Times" w:cs="Times"/>
                <w:b/>
                <w:lang w:eastAsia="ja-JP"/>
              </w:rPr>
            </w:pPr>
            <w:r w:rsidRPr="00837E06">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A9F2E57"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1.0</w:t>
            </w:r>
          </w:p>
        </w:tc>
      </w:tr>
      <w:tr w:rsidR="00D46711" w:rsidRPr="00837E06" w14:paraId="53F192C1"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D27CE0B"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B18729B"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rPr>
              <w:t>Cancel Appointment</w:t>
            </w:r>
          </w:p>
        </w:tc>
      </w:tr>
      <w:tr w:rsidR="00D46711" w:rsidRPr="00837E06" w14:paraId="70BE8A1A"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597C5E9"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A9066A4" w14:textId="77777777" w:rsidR="00D46711" w:rsidRPr="00837E06" w:rsidRDefault="00D46711" w:rsidP="009F33DA">
            <w:pPr>
              <w:spacing w:line="276" w:lineRule="auto"/>
              <w:rPr>
                <w:rFonts w:ascii="Times" w:eastAsia="Times,Cambria" w:hAnsi="Times" w:cs="Times"/>
                <w:lang w:eastAsia="ja-JP"/>
              </w:rPr>
            </w:pPr>
            <w:proofErr w:type="spellStart"/>
            <w:r w:rsidRPr="00837E06">
              <w:rPr>
                <w:rFonts w:ascii="Times" w:eastAsia="Times" w:hAnsi="Times" w:cs="Times"/>
              </w:rPr>
              <w:t>KietNLT</w:t>
            </w:r>
            <w:proofErr w:type="spellEnd"/>
          </w:p>
        </w:tc>
      </w:tr>
      <w:tr w:rsidR="00D46711" w:rsidRPr="00837E06" w14:paraId="22F4A522"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8C4F032"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63F859C"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17/07/2018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DF5642D" w14:textId="77777777" w:rsidR="00D46711" w:rsidRPr="00837E06" w:rsidRDefault="00D46711" w:rsidP="009F33DA">
            <w:pPr>
              <w:spacing w:line="276" w:lineRule="auto"/>
              <w:rPr>
                <w:rFonts w:ascii="Times" w:eastAsia="Times,Cambria" w:hAnsi="Times" w:cs="Times"/>
                <w:b/>
                <w:lang w:eastAsia="ja-JP"/>
              </w:rPr>
            </w:pPr>
            <w:r w:rsidRPr="00837E06">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A10D628"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rPr>
              <w:t>Normal</w:t>
            </w:r>
          </w:p>
        </w:tc>
      </w:tr>
      <w:tr w:rsidR="00D46711" w:rsidRPr="00837E06" w14:paraId="40B75056"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E6FD2B5"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Actor:</w:t>
            </w:r>
          </w:p>
          <w:p w14:paraId="42F33CED" w14:textId="77777777" w:rsidR="00D46711" w:rsidRPr="00837E06" w:rsidRDefault="00D46711" w:rsidP="00CB7118">
            <w:pPr>
              <w:pStyle w:val="ListParagraph"/>
              <w:numPr>
                <w:ilvl w:val="0"/>
                <w:numId w:val="51"/>
              </w:numPr>
              <w:spacing w:after="5" w:line="259" w:lineRule="auto"/>
              <w:rPr>
                <w:rFonts w:ascii="Times" w:eastAsia="Times,Cambria" w:hAnsi="Times" w:cs="Times"/>
              </w:rPr>
            </w:pPr>
            <w:r w:rsidRPr="00837E06">
              <w:rPr>
                <w:rFonts w:ascii="Times" w:eastAsia="Times" w:hAnsi="Times" w:cs="Times"/>
              </w:rPr>
              <w:t>Clinic</w:t>
            </w:r>
          </w:p>
          <w:p w14:paraId="08751B68" w14:textId="77777777" w:rsidR="00D46711" w:rsidRPr="00837E06" w:rsidRDefault="00D46711" w:rsidP="009F33DA">
            <w:pPr>
              <w:spacing w:line="276" w:lineRule="auto"/>
              <w:rPr>
                <w:rFonts w:ascii="Times" w:eastAsia="Times" w:hAnsi="Times" w:cs="Times"/>
                <w:lang w:eastAsia="ja-JP"/>
              </w:rPr>
            </w:pPr>
            <w:r w:rsidRPr="00837E06">
              <w:rPr>
                <w:rFonts w:ascii="Times" w:eastAsia="Times" w:hAnsi="Times" w:cs="Times"/>
                <w:lang w:eastAsia="ja-JP"/>
              </w:rPr>
              <w:t>Summary:</w:t>
            </w:r>
          </w:p>
          <w:p w14:paraId="0FA906F4" w14:textId="77777777" w:rsidR="00D46711" w:rsidRPr="00837E06" w:rsidRDefault="00D46711" w:rsidP="00CB7118">
            <w:pPr>
              <w:pStyle w:val="ListParagraph"/>
              <w:numPr>
                <w:ilvl w:val="0"/>
                <w:numId w:val="51"/>
              </w:numPr>
              <w:spacing w:line="276" w:lineRule="auto"/>
              <w:rPr>
                <w:rFonts w:ascii="Times" w:eastAsia="Times,Cambria" w:hAnsi="Times" w:cs="Times"/>
                <w:lang w:eastAsia="ja-JP"/>
              </w:rPr>
            </w:pPr>
            <w:r w:rsidRPr="00837E06">
              <w:rPr>
                <w:rFonts w:ascii="Times" w:eastAsia="Times,Cambria" w:hAnsi="Times" w:cs="Times"/>
                <w:lang w:eastAsia="ja-JP"/>
              </w:rPr>
              <w:lastRenderedPageBreak/>
              <w:t xml:space="preserve">Sometimes doctors are busy or have an urgent, they need to take a whole day off. The remaining appointments need to be </w:t>
            </w:r>
            <w:r w:rsidRPr="00837E06">
              <w:rPr>
                <w:rFonts w:ascii="Times" w:eastAsia="Times,Cambria" w:hAnsi="Times" w:cs="Times"/>
                <w:noProof/>
                <w:lang w:eastAsia="ja-JP"/>
              </w:rPr>
              <w:t>canceled</w:t>
            </w:r>
            <w:r w:rsidRPr="00837E06">
              <w:rPr>
                <w:rFonts w:ascii="Times" w:eastAsia="Times,Cambria" w:hAnsi="Times" w:cs="Times"/>
                <w:lang w:eastAsia="ja-JP"/>
              </w:rPr>
              <w:t xml:space="preserve">; this use case is made to support clinics in </w:t>
            </w:r>
            <w:r w:rsidRPr="00837E06">
              <w:rPr>
                <w:rFonts w:ascii="Times" w:eastAsia="Times,Cambria" w:hAnsi="Times" w:cs="Times"/>
                <w:noProof/>
                <w:lang w:eastAsia="ja-JP"/>
              </w:rPr>
              <w:t xml:space="preserve">that </w:t>
            </w:r>
            <w:r w:rsidRPr="00837E06">
              <w:rPr>
                <w:rFonts w:ascii="Times" w:eastAsia="Times,Cambria" w:hAnsi="Times" w:cs="Times"/>
                <w:lang w:eastAsia="ja-JP"/>
              </w:rPr>
              <w:t xml:space="preserve">situation. </w:t>
            </w:r>
            <w:r w:rsidRPr="00837E06">
              <w:rPr>
                <w:rFonts w:ascii="Times" w:eastAsia="Times,Cambria" w:hAnsi="Times" w:cs="Times"/>
                <w:noProof/>
                <w:lang w:eastAsia="ja-JP"/>
              </w:rPr>
              <w:t>The clinic</w:t>
            </w:r>
            <w:r w:rsidRPr="00837E06">
              <w:rPr>
                <w:rFonts w:ascii="Times" w:eastAsia="Times,Cambria" w:hAnsi="Times" w:cs="Times"/>
                <w:lang w:eastAsia="ja-JP"/>
              </w:rPr>
              <w:t xml:space="preserve"> can send command cancel appointment and all the appointment remaining in that day will be </w:t>
            </w:r>
            <w:r w:rsidRPr="00837E06">
              <w:rPr>
                <w:rFonts w:ascii="Times" w:eastAsia="Times,Cambria" w:hAnsi="Times" w:cs="Times"/>
                <w:noProof/>
                <w:lang w:eastAsia="ja-JP"/>
              </w:rPr>
              <w:t>canceled</w:t>
            </w:r>
            <w:r w:rsidRPr="00837E06">
              <w:rPr>
                <w:rFonts w:ascii="Times" w:eastAsia="Times,Cambria" w:hAnsi="Times" w:cs="Times"/>
                <w:lang w:eastAsia="ja-JP"/>
              </w:rPr>
              <w:t xml:space="preserve">. </w:t>
            </w:r>
          </w:p>
          <w:p w14:paraId="627C6B85" w14:textId="77777777" w:rsidR="00D46711" w:rsidRPr="00837E06" w:rsidRDefault="00D46711" w:rsidP="009F33DA">
            <w:pPr>
              <w:tabs>
                <w:tab w:val="center" w:pos="4282"/>
              </w:tabs>
              <w:spacing w:line="276" w:lineRule="auto"/>
              <w:rPr>
                <w:rFonts w:ascii="Times" w:eastAsia="Times,Cambria" w:hAnsi="Times" w:cs="Times"/>
                <w:lang w:eastAsia="ja-JP"/>
              </w:rPr>
            </w:pPr>
            <w:r w:rsidRPr="00837E06">
              <w:rPr>
                <w:rFonts w:ascii="Times" w:eastAsia="Times" w:hAnsi="Times" w:cs="Times"/>
                <w:lang w:eastAsia="ja-JP"/>
              </w:rPr>
              <w:t>Goal:</w:t>
            </w:r>
          </w:p>
          <w:p w14:paraId="5A35C5F3" w14:textId="77777777" w:rsidR="00D46711" w:rsidRPr="00837E06" w:rsidRDefault="00D46711" w:rsidP="00CB7118">
            <w:pPr>
              <w:numPr>
                <w:ilvl w:val="0"/>
                <w:numId w:val="51"/>
              </w:numPr>
              <w:spacing w:after="23"/>
              <w:ind w:right="327"/>
              <w:contextualSpacing/>
              <w:rPr>
                <w:rFonts w:ascii="Times" w:eastAsia="Times" w:hAnsi="Times" w:cs="Times"/>
              </w:rPr>
            </w:pPr>
            <w:r w:rsidRPr="00837E06">
              <w:rPr>
                <w:rFonts w:ascii="Times" w:eastAsia="Times" w:hAnsi="Times" w:cs="Times"/>
                <w:noProof/>
              </w:rPr>
              <w:t>All appointment remaining in the day is canceled.</w:t>
            </w:r>
          </w:p>
          <w:p w14:paraId="5BF7E60C" w14:textId="77777777" w:rsidR="00D46711" w:rsidRPr="00837E06" w:rsidRDefault="00D46711" w:rsidP="009F33DA">
            <w:pPr>
              <w:spacing w:line="276" w:lineRule="auto"/>
              <w:rPr>
                <w:rFonts w:ascii="Times" w:eastAsia="Times,Cambria" w:hAnsi="Times" w:cs="Times"/>
                <w:lang w:eastAsia="ja-JP"/>
              </w:rPr>
            </w:pPr>
            <w:r w:rsidRPr="00837E06">
              <w:rPr>
                <w:rFonts w:ascii="Times" w:eastAsia="Times" w:hAnsi="Times" w:cs="Times"/>
                <w:lang w:eastAsia="ja-JP"/>
              </w:rPr>
              <w:t>Triggers:</w:t>
            </w:r>
          </w:p>
          <w:p w14:paraId="50415458" w14:textId="77777777" w:rsidR="00D46711" w:rsidRPr="00837E06" w:rsidRDefault="00D46711" w:rsidP="00CB7118">
            <w:pPr>
              <w:numPr>
                <w:ilvl w:val="0"/>
                <w:numId w:val="51"/>
              </w:numPr>
              <w:spacing w:after="23"/>
              <w:ind w:right="327"/>
              <w:contextualSpacing/>
              <w:rPr>
                <w:rFonts w:ascii="Times" w:eastAsia="Times" w:hAnsi="Times" w:cs="Times"/>
              </w:rPr>
            </w:pPr>
            <w:r w:rsidRPr="00837E06">
              <w:rPr>
                <w:rFonts w:ascii="Times" w:eastAsia="Times" w:hAnsi="Times" w:cs="Times"/>
              </w:rPr>
              <w:t>Clinic send cancel appointment command.</w:t>
            </w:r>
          </w:p>
          <w:p w14:paraId="754D82B7" w14:textId="77777777" w:rsidR="00D46711" w:rsidRPr="00837E06" w:rsidRDefault="00D46711" w:rsidP="009F33DA">
            <w:pPr>
              <w:tabs>
                <w:tab w:val="left" w:pos="3090"/>
              </w:tabs>
              <w:spacing w:line="276" w:lineRule="auto"/>
              <w:rPr>
                <w:rFonts w:ascii="Times" w:eastAsia="Times" w:hAnsi="Times" w:cs="Times"/>
                <w:lang w:eastAsia="ja-JP"/>
              </w:rPr>
            </w:pPr>
            <w:r w:rsidRPr="00837E06">
              <w:rPr>
                <w:rFonts w:ascii="Times" w:eastAsia="Times" w:hAnsi="Times" w:cs="Times"/>
                <w:lang w:eastAsia="ja-JP"/>
              </w:rPr>
              <w:t>Preconditions:</w:t>
            </w:r>
          </w:p>
          <w:p w14:paraId="399CA303" w14:textId="77777777" w:rsidR="00D46711" w:rsidRPr="00837E06" w:rsidRDefault="00D46711" w:rsidP="00CB7118">
            <w:pPr>
              <w:pStyle w:val="ListParagraph"/>
              <w:widowControl w:val="0"/>
              <w:numPr>
                <w:ilvl w:val="0"/>
                <w:numId w:val="51"/>
              </w:numPr>
              <w:spacing w:after="23"/>
              <w:ind w:right="327"/>
              <w:rPr>
                <w:rFonts w:ascii="Times" w:eastAsia="Times,Cambria" w:hAnsi="Times" w:cs="Times"/>
                <w:lang w:eastAsia="ja-JP"/>
              </w:rPr>
            </w:pPr>
            <w:r w:rsidRPr="00837E06">
              <w:rPr>
                <w:rFonts w:ascii="Times" w:eastAsia="Times,Cambria" w:hAnsi="Times" w:cs="Times"/>
                <w:lang w:eastAsia="ja-JP"/>
              </w:rPr>
              <w:t>Clinic much have at least one appointment left to cancel.</w:t>
            </w:r>
          </w:p>
          <w:p w14:paraId="49267FBC" w14:textId="77777777" w:rsidR="00D46711" w:rsidRPr="00837E06" w:rsidRDefault="00D46711" w:rsidP="009F33DA">
            <w:pPr>
              <w:spacing w:after="23"/>
              <w:ind w:right="327"/>
              <w:contextualSpacing/>
              <w:rPr>
                <w:rFonts w:ascii="Times" w:eastAsia="Times,Cambria" w:hAnsi="Times" w:cs="Times"/>
                <w:lang w:eastAsia="ja-JP"/>
              </w:rPr>
            </w:pPr>
            <w:r w:rsidRPr="00837E06">
              <w:rPr>
                <w:rFonts w:ascii="Times" w:eastAsia="Times" w:hAnsi="Times" w:cs="Times"/>
                <w:lang w:eastAsia="ja-JP"/>
              </w:rPr>
              <w:t>Post Conditions:</w:t>
            </w:r>
          </w:p>
          <w:p w14:paraId="64FF1A60" w14:textId="77777777" w:rsidR="00D46711" w:rsidRPr="00837E06" w:rsidRDefault="00D46711" w:rsidP="00CB7118">
            <w:pPr>
              <w:numPr>
                <w:ilvl w:val="0"/>
                <w:numId w:val="51"/>
              </w:numPr>
              <w:ind w:right="327"/>
              <w:contextualSpacing/>
              <w:rPr>
                <w:rFonts w:ascii="Times" w:eastAsia="Times" w:hAnsi="Times" w:cs="Times"/>
              </w:rPr>
            </w:pPr>
            <w:r w:rsidRPr="00837E06">
              <w:rPr>
                <w:rFonts w:ascii="Times" w:eastAsia="Times" w:hAnsi="Times" w:cs="Times"/>
              </w:rPr>
              <w:t xml:space="preserve">Success: </w:t>
            </w:r>
            <w:r w:rsidRPr="00837E06">
              <w:rPr>
                <w:rFonts w:ascii="Times" w:eastAsia="Times" w:hAnsi="Times" w:cs="Times"/>
                <w:noProof/>
              </w:rPr>
              <w:t>All appointment remaining are canceled</w:t>
            </w:r>
          </w:p>
          <w:p w14:paraId="29A3AEDE" w14:textId="77777777" w:rsidR="00D46711" w:rsidRPr="00837E06" w:rsidRDefault="00D46711" w:rsidP="00CB7118">
            <w:pPr>
              <w:numPr>
                <w:ilvl w:val="0"/>
                <w:numId w:val="51"/>
              </w:numPr>
              <w:spacing w:after="25"/>
              <w:ind w:right="327"/>
              <w:contextualSpacing/>
              <w:rPr>
                <w:rFonts w:ascii="Times" w:eastAsia="Times" w:hAnsi="Times" w:cs="Times"/>
                <w:color w:val="4472C4" w:themeColor="accent1"/>
              </w:rPr>
            </w:pPr>
            <w:r w:rsidRPr="00837E06">
              <w:rPr>
                <w:rFonts w:ascii="Times" w:eastAsia="Times" w:hAnsi="Times" w:cs="Times"/>
              </w:rPr>
              <w:t>Fail: N/A</w:t>
            </w:r>
          </w:p>
          <w:p w14:paraId="077833E6" w14:textId="77777777" w:rsidR="00D46711" w:rsidRPr="00837E06" w:rsidRDefault="00D46711" w:rsidP="009F33DA">
            <w:pPr>
              <w:spacing w:line="276" w:lineRule="auto"/>
              <w:rPr>
                <w:rFonts w:ascii="Times" w:eastAsia="Times" w:hAnsi="Times" w:cs="Times"/>
                <w:lang w:eastAsia="ja-JP"/>
              </w:rPr>
            </w:pPr>
            <w:r w:rsidRPr="00837E06">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D46711" w:rsidRPr="00837E06" w14:paraId="66619E3C" w14:textId="77777777" w:rsidTr="009F33DA">
              <w:tc>
                <w:tcPr>
                  <w:tcW w:w="1009" w:type="dxa"/>
                  <w:shd w:val="clear" w:color="auto" w:fill="D9D9D9" w:themeFill="background1" w:themeFillShade="D9"/>
                </w:tcPr>
                <w:p w14:paraId="296BA957" w14:textId="77777777" w:rsidR="00D46711" w:rsidRPr="00837E06" w:rsidRDefault="00D46711" w:rsidP="009F33DA">
                  <w:pPr>
                    <w:spacing w:line="276" w:lineRule="auto"/>
                    <w:jc w:val="center"/>
                    <w:rPr>
                      <w:rFonts w:ascii="Times" w:eastAsia="Times,Cambria" w:hAnsi="Times" w:cs="Times"/>
                      <w:color w:val="auto"/>
                      <w:sz w:val="24"/>
                      <w:szCs w:val="24"/>
                      <w:lang w:eastAsia="ja-JP"/>
                    </w:rPr>
                  </w:pPr>
                  <w:r w:rsidRPr="00837E06">
                    <w:rPr>
                      <w:rFonts w:ascii="Times" w:eastAsia="Times" w:hAnsi="Times" w:cs="Times"/>
                      <w:color w:val="auto"/>
                      <w:sz w:val="24"/>
                      <w:szCs w:val="24"/>
                      <w:lang w:eastAsia="ja-JP"/>
                    </w:rPr>
                    <w:t>Step</w:t>
                  </w:r>
                </w:p>
              </w:tc>
              <w:tc>
                <w:tcPr>
                  <w:tcW w:w="4693" w:type="dxa"/>
                  <w:shd w:val="clear" w:color="auto" w:fill="D9D9D9" w:themeFill="background1" w:themeFillShade="D9"/>
                </w:tcPr>
                <w:p w14:paraId="224C3D95" w14:textId="77777777" w:rsidR="00D46711" w:rsidRPr="00837E06" w:rsidRDefault="00D46711" w:rsidP="009F33DA">
                  <w:pPr>
                    <w:spacing w:line="276" w:lineRule="auto"/>
                    <w:jc w:val="center"/>
                    <w:rPr>
                      <w:rFonts w:ascii="Times" w:eastAsia="Times,Cambria" w:hAnsi="Times" w:cs="Times"/>
                      <w:color w:val="auto"/>
                      <w:sz w:val="24"/>
                      <w:szCs w:val="24"/>
                      <w:lang w:eastAsia="ja-JP"/>
                    </w:rPr>
                  </w:pPr>
                  <w:r w:rsidRPr="00837E06">
                    <w:rPr>
                      <w:rFonts w:ascii="Times" w:eastAsia="Times" w:hAnsi="Times" w:cs="Times"/>
                      <w:color w:val="auto"/>
                      <w:sz w:val="24"/>
                      <w:szCs w:val="24"/>
                      <w:lang w:eastAsia="ja-JP"/>
                    </w:rPr>
                    <w:t>Actor Action</w:t>
                  </w:r>
                </w:p>
              </w:tc>
              <w:tc>
                <w:tcPr>
                  <w:tcW w:w="2852" w:type="dxa"/>
                  <w:shd w:val="clear" w:color="auto" w:fill="D9D9D9" w:themeFill="background1" w:themeFillShade="D9"/>
                </w:tcPr>
                <w:p w14:paraId="61E341D6" w14:textId="77777777" w:rsidR="00D46711" w:rsidRPr="00837E06" w:rsidRDefault="00D46711" w:rsidP="009F33DA">
                  <w:pPr>
                    <w:spacing w:line="276" w:lineRule="auto"/>
                    <w:jc w:val="center"/>
                    <w:rPr>
                      <w:rFonts w:ascii="Times" w:eastAsia="Times,Cambria" w:hAnsi="Times" w:cs="Times"/>
                      <w:color w:val="auto"/>
                      <w:sz w:val="24"/>
                      <w:szCs w:val="24"/>
                      <w:lang w:eastAsia="ja-JP"/>
                    </w:rPr>
                  </w:pPr>
                  <w:r w:rsidRPr="00837E06">
                    <w:rPr>
                      <w:rFonts w:ascii="Times" w:eastAsia="Times" w:hAnsi="Times" w:cs="Times"/>
                      <w:color w:val="auto"/>
                      <w:sz w:val="24"/>
                      <w:szCs w:val="24"/>
                      <w:lang w:eastAsia="ja-JP"/>
                    </w:rPr>
                    <w:t>System Response</w:t>
                  </w:r>
                </w:p>
              </w:tc>
            </w:tr>
            <w:tr w:rsidR="00D46711" w:rsidRPr="00837E06" w14:paraId="449BE4FB" w14:textId="77777777" w:rsidTr="009F33DA">
              <w:tc>
                <w:tcPr>
                  <w:tcW w:w="1009" w:type="dxa"/>
                </w:tcPr>
                <w:p w14:paraId="4A00486D" w14:textId="77777777" w:rsidR="00D46711" w:rsidRPr="00837E06" w:rsidRDefault="00D46711" w:rsidP="009F33DA">
                  <w:pPr>
                    <w:spacing w:line="276" w:lineRule="auto"/>
                    <w:jc w:val="center"/>
                    <w:rPr>
                      <w:rFonts w:ascii="Times" w:eastAsia="Times,Cambria" w:hAnsi="Times" w:cs="Times"/>
                      <w:color w:val="auto"/>
                      <w:sz w:val="24"/>
                      <w:szCs w:val="24"/>
                      <w:lang w:eastAsia="ja-JP"/>
                    </w:rPr>
                  </w:pPr>
                  <w:r w:rsidRPr="00837E06">
                    <w:rPr>
                      <w:rFonts w:ascii="Times" w:eastAsia="Times" w:hAnsi="Times" w:cs="Times"/>
                      <w:color w:val="auto"/>
                      <w:sz w:val="24"/>
                      <w:szCs w:val="24"/>
                      <w:lang w:eastAsia="ja-JP"/>
                    </w:rPr>
                    <w:t>1</w:t>
                  </w:r>
                </w:p>
              </w:tc>
              <w:tc>
                <w:tcPr>
                  <w:tcW w:w="4693" w:type="dxa"/>
                </w:tcPr>
                <w:p w14:paraId="07E75544" w14:textId="77777777" w:rsidR="00D46711" w:rsidRPr="00837E06" w:rsidRDefault="00D46711" w:rsidP="009F33DA">
                  <w:pPr>
                    <w:spacing w:line="276" w:lineRule="auto"/>
                    <w:rPr>
                      <w:rFonts w:ascii="Times" w:eastAsia="Times,Cambria" w:hAnsi="Times" w:cs="Times"/>
                      <w:color w:val="auto"/>
                      <w:sz w:val="24"/>
                      <w:szCs w:val="24"/>
                      <w:lang w:eastAsia="ja-JP"/>
                    </w:rPr>
                  </w:pPr>
                  <w:r w:rsidRPr="00837E06">
                    <w:rPr>
                      <w:rFonts w:ascii="Times" w:eastAsia="Times,Cambria" w:hAnsi="Times" w:cs="Times"/>
                      <w:color w:val="auto"/>
                      <w:sz w:val="24"/>
                      <w:szCs w:val="24"/>
                      <w:lang w:eastAsia="ja-JP"/>
                    </w:rPr>
                    <w:t>R</w:t>
                  </w:r>
                  <w:r w:rsidRPr="00837E06">
                    <w:rPr>
                      <w:rFonts w:ascii="Times" w:eastAsia="Times,Cambria" w:hAnsi="Times" w:cs="Times"/>
                      <w:color w:val="auto"/>
                      <w:sz w:val="24"/>
                      <w:szCs w:val="24"/>
                      <w:lang w:val="vi-VN" w:eastAsia="ja-JP"/>
                    </w:rPr>
                    <w:t xml:space="preserve">equest </w:t>
                  </w:r>
                  <w:r w:rsidRPr="00837E06">
                    <w:rPr>
                      <w:rFonts w:ascii="Times" w:eastAsia="Times,Cambria" w:hAnsi="Times" w:cs="Times"/>
                      <w:color w:val="auto"/>
                      <w:sz w:val="24"/>
                      <w:szCs w:val="24"/>
                      <w:lang w:eastAsia="ja-JP"/>
                    </w:rPr>
                    <w:t xml:space="preserve">cancel appointment command </w:t>
                  </w:r>
                </w:p>
              </w:tc>
              <w:tc>
                <w:tcPr>
                  <w:tcW w:w="2852" w:type="dxa"/>
                </w:tcPr>
                <w:p w14:paraId="50BED91C" w14:textId="77777777" w:rsidR="00D46711" w:rsidRPr="00837E06" w:rsidRDefault="00D46711" w:rsidP="009F33DA">
                  <w:pPr>
                    <w:spacing w:line="276" w:lineRule="auto"/>
                    <w:rPr>
                      <w:rFonts w:ascii="Times" w:eastAsia="Times,Cambria" w:hAnsi="Times" w:cs="Times"/>
                      <w:color w:val="auto"/>
                      <w:sz w:val="24"/>
                      <w:szCs w:val="24"/>
                      <w:lang w:eastAsia="ja-JP"/>
                    </w:rPr>
                  </w:pPr>
                  <w:r w:rsidRPr="00837E06">
                    <w:rPr>
                      <w:rFonts w:ascii="Times" w:eastAsia="Times" w:hAnsi="Times" w:cs="Times"/>
                      <w:color w:val="auto"/>
                      <w:sz w:val="24"/>
                      <w:szCs w:val="24"/>
                    </w:rPr>
                    <w:t xml:space="preserve">Cancel all appointment remaining in that day. </w:t>
                  </w:r>
                </w:p>
              </w:tc>
            </w:tr>
          </w:tbl>
          <w:p w14:paraId="2BAC5AE9" w14:textId="77777777" w:rsidR="00D46711" w:rsidRPr="00837E06" w:rsidRDefault="00D46711" w:rsidP="009F33DA">
            <w:pPr>
              <w:spacing w:before="120" w:after="120" w:line="276" w:lineRule="auto"/>
              <w:rPr>
                <w:rFonts w:ascii="Times" w:eastAsia="Times" w:hAnsi="Times" w:cs="Times"/>
                <w:lang w:eastAsia="ja-JP"/>
              </w:rPr>
            </w:pPr>
            <w:r w:rsidRPr="00837E06">
              <w:rPr>
                <w:rFonts w:ascii="Times" w:eastAsia="Times" w:hAnsi="Times" w:cs="Times"/>
                <w:lang w:eastAsia="ja-JP"/>
              </w:rPr>
              <w:t>Alternative Scenario: N/A</w:t>
            </w:r>
          </w:p>
          <w:p w14:paraId="0E285B70" w14:textId="77777777" w:rsidR="00D46711" w:rsidRPr="00837E06" w:rsidRDefault="00D46711" w:rsidP="009F33DA">
            <w:pPr>
              <w:spacing w:before="120" w:after="120" w:line="276" w:lineRule="auto"/>
              <w:rPr>
                <w:rFonts w:ascii="Times" w:eastAsia="Times" w:hAnsi="Times" w:cs="Times"/>
                <w:lang w:eastAsia="ja-JP"/>
              </w:rPr>
            </w:pPr>
            <w:r w:rsidRPr="00837E06">
              <w:rPr>
                <w:rFonts w:ascii="Times" w:eastAsia="Times" w:hAnsi="Times" w:cs="Times"/>
                <w:lang w:eastAsia="ja-JP"/>
              </w:rPr>
              <w:t>Exceptions: N/A</w:t>
            </w:r>
          </w:p>
          <w:p w14:paraId="3D489368" w14:textId="77777777" w:rsidR="00D46711" w:rsidRPr="00837E06" w:rsidRDefault="00D46711" w:rsidP="009F33DA">
            <w:pPr>
              <w:spacing w:before="120" w:after="120" w:line="276" w:lineRule="auto"/>
              <w:rPr>
                <w:rFonts w:ascii="Times" w:eastAsia="Times,Cambria" w:hAnsi="Times" w:cs="Times"/>
                <w:lang w:eastAsia="ja-JP"/>
              </w:rPr>
            </w:pPr>
            <w:r w:rsidRPr="00837E06">
              <w:rPr>
                <w:rFonts w:ascii="Times" w:eastAsia="Times" w:hAnsi="Times" w:cs="Times"/>
                <w:lang w:eastAsia="ja-JP"/>
              </w:rPr>
              <w:t>Relationships: N/A</w:t>
            </w:r>
          </w:p>
          <w:p w14:paraId="244BCDB5" w14:textId="77777777" w:rsidR="00D46711" w:rsidRPr="00837E06" w:rsidRDefault="00D46711" w:rsidP="009F33DA">
            <w:pPr>
              <w:spacing w:before="120" w:after="120" w:line="276" w:lineRule="auto"/>
              <w:rPr>
                <w:rFonts w:ascii="Times" w:eastAsia="Times" w:hAnsi="Times" w:cs="Times"/>
                <w:lang w:eastAsia="ja-JP"/>
              </w:rPr>
            </w:pPr>
            <w:r w:rsidRPr="00837E06">
              <w:rPr>
                <w:rFonts w:ascii="Times" w:eastAsia="Times" w:hAnsi="Times" w:cs="Times"/>
                <w:lang w:eastAsia="ja-JP"/>
              </w:rPr>
              <w:t>Business Rules:</w:t>
            </w:r>
          </w:p>
          <w:p w14:paraId="0B1F52D4" w14:textId="77777777" w:rsidR="00D46711" w:rsidRPr="00837E06" w:rsidRDefault="00D46711" w:rsidP="00CB7118">
            <w:pPr>
              <w:pStyle w:val="ListParagraph"/>
              <w:numPr>
                <w:ilvl w:val="0"/>
                <w:numId w:val="51"/>
              </w:numPr>
              <w:spacing w:before="120" w:after="120" w:line="276" w:lineRule="auto"/>
              <w:rPr>
                <w:rFonts w:ascii="Times" w:eastAsia="Times" w:hAnsi="Times" w:cs="Times"/>
                <w:lang w:eastAsia="ja-JP"/>
              </w:rPr>
            </w:pPr>
            <w:r w:rsidRPr="00837E06">
              <w:rPr>
                <w:rFonts w:ascii="Times" w:eastAsia="Times" w:hAnsi="Times" w:cs="Times"/>
                <w:lang w:eastAsia="ja-JP"/>
              </w:rPr>
              <w:t>Success message:</w:t>
            </w:r>
          </w:p>
          <w:tbl>
            <w:tblPr>
              <w:tblStyle w:val="TableGrid"/>
              <w:tblW w:w="0" w:type="auto"/>
              <w:tblInd w:w="720" w:type="dxa"/>
              <w:tblLook w:val="04A0" w:firstRow="1" w:lastRow="0" w:firstColumn="1" w:lastColumn="0" w:noHBand="0" w:noVBand="1"/>
            </w:tblPr>
            <w:tblGrid>
              <w:gridCol w:w="7834"/>
            </w:tblGrid>
            <w:tr w:rsidR="00D46711" w:rsidRPr="00837E06" w14:paraId="1BE85C94" w14:textId="77777777" w:rsidTr="009F33DA">
              <w:tc>
                <w:tcPr>
                  <w:tcW w:w="8554" w:type="dxa"/>
                </w:tcPr>
                <w:p w14:paraId="4BB939B9" w14:textId="77777777" w:rsidR="00D46711" w:rsidRPr="00837E06" w:rsidRDefault="00D46711" w:rsidP="009F33DA">
                  <w:pPr>
                    <w:spacing w:before="120" w:after="120" w:line="276" w:lineRule="auto"/>
                    <w:rPr>
                      <w:rFonts w:ascii="Times" w:eastAsia="Times" w:hAnsi="Times" w:cs="Times"/>
                      <w:sz w:val="24"/>
                      <w:szCs w:val="24"/>
                      <w:lang w:eastAsia="ja-JP"/>
                    </w:rPr>
                  </w:pPr>
                  <w:proofErr w:type="spellStart"/>
                  <w:r w:rsidRPr="00837E06">
                    <w:rPr>
                      <w:rFonts w:ascii="Times" w:eastAsia="Consolas" w:hAnsi="Times" w:cs="Times"/>
                      <w:sz w:val="24"/>
                      <w:szCs w:val="24"/>
                      <w:lang w:eastAsia="ja-JP"/>
                    </w:rPr>
                    <w:t>Thay</w:t>
                  </w:r>
                  <w:proofErr w:type="spellEnd"/>
                  <w:r w:rsidRPr="00837E06">
                    <w:rPr>
                      <w:rFonts w:ascii="Times" w:eastAsia="Consolas" w:hAnsi="Times" w:cs="Times"/>
                      <w:sz w:val="24"/>
                      <w:szCs w:val="24"/>
                      <w:lang w:eastAsia="ja-JP"/>
                    </w:rPr>
                    <w:t xml:space="preserve"> </w:t>
                  </w:r>
                  <w:proofErr w:type="spellStart"/>
                  <w:r w:rsidRPr="00837E06">
                    <w:rPr>
                      <w:rFonts w:ascii="Times" w:eastAsia="Consolas" w:hAnsi="Times" w:cs="Times"/>
                      <w:sz w:val="24"/>
                      <w:szCs w:val="24"/>
                      <w:lang w:eastAsia="ja-JP"/>
                    </w:rPr>
                    <w:t>đổi</w:t>
                  </w:r>
                  <w:proofErr w:type="spellEnd"/>
                  <w:r w:rsidRPr="00837E06">
                    <w:rPr>
                      <w:rFonts w:ascii="Times" w:eastAsia="Consolas" w:hAnsi="Times" w:cs="Times"/>
                      <w:sz w:val="24"/>
                      <w:szCs w:val="24"/>
                      <w:lang w:eastAsia="ja-JP"/>
                    </w:rPr>
                    <w:t xml:space="preserve"> </w:t>
                  </w:r>
                  <w:proofErr w:type="spellStart"/>
                  <w:r w:rsidRPr="00837E06">
                    <w:rPr>
                      <w:rFonts w:ascii="Times" w:eastAsia="Consolas" w:hAnsi="Times" w:cs="Times"/>
                      <w:sz w:val="24"/>
                      <w:szCs w:val="24"/>
                      <w:lang w:eastAsia="ja-JP"/>
                    </w:rPr>
                    <w:t>giờ</w:t>
                  </w:r>
                  <w:proofErr w:type="spellEnd"/>
                  <w:r w:rsidRPr="00837E06">
                    <w:rPr>
                      <w:rFonts w:ascii="Times" w:eastAsia="Consolas" w:hAnsi="Times" w:cs="Times"/>
                      <w:sz w:val="24"/>
                      <w:szCs w:val="24"/>
                      <w:lang w:eastAsia="ja-JP"/>
                    </w:rPr>
                    <w:t xml:space="preserve"> </w:t>
                  </w:r>
                  <w:proofErr w:type="spellStart"/>
                  <w:r w:rsidRPr="00837E06">
                    <w:rPr>
                      <w:rFonts w:ascii="Times" w:eastAsia="Consolas" w:hAnsi="Times" w:cs="Times"/>
                      <w:sz w:val="24"/>
                      <w:szCs w:val="24"/>
                      <w:lang w:eastAsia="ja-JP"/>
                    </w:rPr>
                    <w:t>khám</w:t>
                  </w:r>
                  <w:proofErr w:type="spellEnd"/>
                  <w:r w:rsidRPr="00837E06">
                    <w:rPr>
                      <w:rFonts w:ascii="Times" w:eastAsia="Consolas" w:hAnsi="Times" w:cs="Times"/>
                      <w:sz w:val="24"/>
                      <w:szCs w:val="24"/>
                      <w:lang w:eastAsia="ja-JP"/>
                    </w:rPr>
                    <w:t xml:space="preserve"> </w:t>
                  </w:r>
                  <w:proofErr w:type="spellStart"/>
                  <w:r w:rsidRPr="00837E06">
                    <w:rPr>
                      <w:rFonts w:ascii="Times" w:eastAsia="Consolas" w:hAnsi="Times" w:cs="Times"/>
                      <w:sz w:val="24"/>
                      <w:szCs w:val="24"/>
                      <w:lang w:eastAsia="ja-JP"/>
                    </w:rPr>
                    <w:t>thành</w:t>
                  </w:r>
                  <w:proofErr w:type="spellEnd"/>
                  <w:r w:rsidRPr="00837E06">
                    <w:rPr>
                      <w:rFonts w:ascii="Times" w:eastAsia="Consolas" w:hAnsi="Times" w:cs="Times"/>
                      <w:sz w:val="24"/>
                      <w:szCs w:val="24"/>
                      <w:lang w:eastAsia="ja-JP"/>
                    </w:rPr>
                    <w:t xml:space="preserve"> </w:t>
                  </w:r>
                  <w:proofErr w:type="spellStart"/>
                  <w:r w:rsidRPr="00837E06">
                    <w:rPr>
                      <w:rFonts w:ascii="Times" w:eastAsia="Consolas" w:hAnsi="Times" w:cs="Times"/>
                      <w:sz w:val="24"/>
                      <w:szCs w:val="24"/>
                      <w:lang w:eastAsia="ja-JP"/>
                    </w:rPr>
                    <w:t>công</w:t>
                  </w:r>
                  <w:proofErr w:type="spellEnd"/>
                </w:p>
              </w:tc>
            </w:tr>
          </w:tbl>
          <w:p w14:paraId="3C346299" w14:textId="77777777" w:rsidR="00D46711" w:rsidRPr="00837E06" w:rsidRDefault="00D46711" w:rsidP="009F33DA">
            <w:pPr>
              <w:spacing w:before="120" w:after="120" w:line="276" w:lineRule="auto"/>
              <w:rPr>
                <w:rFonts w:ascii="Times" w:eastAsia="Times" w:hAnsi="Times" w:cs="Times"/>
                <w:lang w:eastAsia="ja-JP"/>
              </w:rPr>
            </w:pPr>
          </w:p>
        </w:tc>
      </w:tr>
    </w:tbl>
    <w:p w14:paraId="492B9CB1" w14:textId="05EC60D4" w:rsidR="00D46711" w:rsidRPr="00837E06" w:rsidRDefault="00837E06" w:rsidP="00837E0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22 Use Case:</w:t>
      </w:r>
      <w:r w:rsidRPr="00E21E20">
        <w:rPr>
          <w:rFonts w:ascii="Times" w:eastAsia="Times" w:hAnsi="Times" w:cs="Times"/>
          <w:sz w:val="24"/>
          <w:szCs w:val="24"/>
        </w:rPr>
        <w:t xml:space="preserve"> </w:t>
      </w:r>
    </w:p>
    <w:p w14:paraId="16E9E707" w14:textId="121FD69D" w:rsidR="00EA2129" w:rsidRDefault="00EA2129" w:rsidP="00CB7118">
      <w:pPr>
        <w:pStyle w:val="Heading5"/>
        <w:numPr>
          <w:ilvl w:val="3"/>
          <w:numId w:val="39"/>
        </w:numPr>
        <w:ind w:left="2410" w:hanging="992"/>
        <w:rPr>
          <w:rFonts w:ascii="Times" w:hAnsi="Times" w:cs="Times"/>
        </w:rPr>
      </w:pPr>
      <w:bookmarkStart w:id="201" w:name="_Toc520105320"/>
      <w:bookmarkStart w:id="202" w:name="_Toc520105490"/>
      <w:r>
        <w:rPr>
          <w:rFonts w:ascii="Times" w:hAnsi="Times" w:cs="Times"/>
        </w:rPr>
        <w:t>&lt;Clinic&gt; Adjust Appointment Time</w:t>
      </w:r>
      <w:bookmarkEnd w:id="201"/>
      <w:bookmarkEnd w:id="202"/>
    </w:p>
    <w:p w14:paraId="4E3E6597" w14:textId="7E49E0BD" w:rsidR="00D46711" w:rsidRDefault="00D46711" w:rsidP="00D46711">
      <w:r>
        <w:rPr>
          <w:noProof/>
        </w:rPr>
        <w:drawing>
          <wp:inline distT="0" distB="0" distL="0" distR="0" wp14:anchorId="26972A58" wp14:editId="10402EAA">
            <wp:extent cx="4610098" cy="1683327"/>
            <wp:effectExtent l="0" t="0" r="0" b="0"/>
            <wp:docPr id="1095297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610098" cy="1683327"/>
                    </a:xfrm>
                    <a:prstGeom prst="rect">
                      <a:avLst/>
                    </a:prstGeom>
                  </pic:spPr>
                </pic:pic>
              </a:graphicData>
            </a:graphic>
          </wp:inline>
        </w:drawing>
      </w:r>
    </w:p>
    <w:p w14:paraId="733FBC60" w14:textId="5D064824"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21:</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547165" w14:paraId="18B77AAE"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ACC3FC6"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USE CASE – UC_C06</w:t>
            </w:r>
          </w:p>
        </w:tc>
      </w:tr>
      <w:tr w:rsidR="00D46711" w:rsidRPr="00547165" w14:paraId="42771606"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1EA2054"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DE71C6C"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UC_C06</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463A0FE9" w14:textId="77777777" w:rsidR="00D46711" w:rsidRPr="00547165" w:rsidRDefault="00D46711" w:rsidP="009F33DA">
            <w:pPr>
              <w:spacing w:line="276" w:lineRule="auto"/>
              <w:rPr>
                <w:rFonts w:ascii="Times" w:eastAsia="Times,Cambria" w:hAnsi="Times" w:cs="Times"/>
                <w:b/>
                <w:lang w:eastAsia="ja-JP"/>
              </w:rPr>
            </w:pPr>
            <w:r w:rsidRPr="00547165">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C812BB8"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1.0</w:t>
            </w:r>
          </w:p>
        </w:tc>
      </w:tr>
      <w:tr w:rsidR="00D46711" w:rsidRPr="00547165" w14:paraId="40016A13"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D94B866"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D73012F"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rPr>
              <w:t>Adjust Appointment Time</w:t>
            </w:r>
          </w:p>
        </w:tc>
      </w:tr>
      <w:tr w:rsidR="00D46711" w:rsidRPr="00547165" w14:paraId="339EABBF"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14F3A70"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781A4DE" w14:textId="77777777" w:rsidR="00D46711" w:rsidRPr="00547165" w:rsidRDefault="00D46711" w:rsidP="009F33DA">
            <w:pPr>
              <w:spacing w:line="276" w:lineRule="auto"/>
              <w:rPr>
                <w:rFonts w:ascii="Times" w:eastAsia="Times,Cambria" w:hAnsi="Times" w:cs="Times"/>
                <w:lang w:eastAsia="ja-JP"/>
              </w:rPr>
            </w:pPr>
            <w:proofErr w:type="spellStart"/>
            <w:r w:rsidRPr="00547165">
              <w:rPr>
                <w:rFonts w:ascii="Times" w:eastAsia="Times" w:hAnsi="Times" w:cs="Times"/>
              </w:rPr>
              <w:t>KietNLT</w:t>
            </w:r>
            <w:proofErr w:type="spellEnd"/>
          </w:p>
        </w:tc>
      </w:tr>
      <w:tr w:rsidR="00D46711" w:rsidRPr="00547165" w14:paraId="4C5D7926"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92F82B8"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EB6BFDB"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17/07/2018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3EB2DCB" w14:textId="77777777" w:rsidR="00D46711" w:rsidRPr="00547165" w:rsidRDefault="00D46711" w:rsidP="009F33DA">
            <w:pPr>
              <w:spacing w:line="276" w:lineRule="auto"/>
              <w:rPr>
                <w:rFonts w:ascii="Times" w:eastAsia="Times,Cambria" w:hAnsi="Times" w:cs="Times"/>
                <w:b/>
                <w:lang w:eastAsia="ja-JP"/>
              </w:rPr>
            </w:pPr>
            <w:r w:rsidRPr="00547165">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0489A8B"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rPr>
              <w:t>Normal</w:t>
            </w:r>
          </w:p>
        </w:tc>
      </w:tr>
      <w:tr w:rsidR="00D46711" w:rsidRPr="00547165" w14:paraId="1844433C"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8FD788D"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lastRenderedPageBreak/>
              <w:t>Actor:</w:t>
            </w:r>
          </w:p>
          <w:p w14:paraId="6F069994" w14:textId="77777777" w:rsidR="00D46711" w:rsidRPr="00547165" w:rsidRDefault="00D46711" w:rsidP="00CB7118">
            <w:pPr>
              <w:pStyle w:val="ListParagraph"/>
              <w:numPr>
                <w:ilvl w:val="0"/>
                <w:numId w:val="51"/>
              </w:numPr>
              <w:spacing w:after="5" w:line="259" w:lineRule="auto"/>
              <w:rPr>
                <w:rFonts w:ascii="Times" w:eastAsia="Times,Cambria" w:hAnsi="Times" w:cs="Times"/>
              </w:rPr>
            </w:pPr>
            <w:r w:rsidRPr="00547165">
              <w:rPr>
                <w:rFonts w:ascii="Times" w:eastAsia="Times" w:hAnsi="Times" w:cs="Times"/>
              </w:rPr>
              <w:t>Clinic</w:t>
            </w:r>
          </w:p>
          <w:p w14:paraId="6B3EB33B" w14:textId="77777777" w:rsidR="00D46711" w:rsidRPr="00547165" w:rsidRDefault="00D46711" w:rsidP="009F33DA">
            <w:pPr>
              <w:spacing w:line="276" w:lineRule="auto"/>
              <w:rPr>
                <w:rFonts w:ascii="Times" w:eastAsia="Times" w:hAnsi="Times" w:cs="Times"/>
                <w:lang w:eastAsia="ja-JP"/>
              </w:rPr>
            </w:pPr>
            <w:r w:rsidRPr="00547165">
              <w:rPr>
                <w:rFonts w:ascii="Times" w:eastAsia="Times" w:hAnsi="Times" w:cs="Times"/>
                <w:lang w:eastAsia="ja-JP"/>
              </w:rPr>
              <w:t>Summary:</w:t>
            </w:r>
          </w:p>
          <w:p w14:paraId="5F6ED0FF" w14:textId="77777777" w:rsidR="00D46711" w:rsidRPr="00547165" w:rsidRDefault="00D46711" w:rsidP="00CB7118">
            <w:pPr>
              <w:pStyle w:val="ListParagraph"/>
              <w:numPr>
                <w:ilvl w:val="0"/>
                <w:numId w:val="51"/>
              </w:numPr>
              <w:spacing w:line="276" w:lineRule="auto"/>
              <w:rPr>
                <w:rFonts w:ascii="Times" w:eastAsia="Times" w:hAnsi="Times" w:cs="Times"/>
                <w:lang w:eastAsia="ja-JP"/>
              </w:rPr>
            </w:pPr>
            <w:r w:rsidRPr="00547165">
              <w:rPr>
                <w:rFonts w:ascii="Times" w:eastAsia="Times" w:hAnsi="Times" w:cs="Times"/>
                <w:lang w:eastAsia="ja-JP"/>
              </w:rPr>
              <w:t xml:space="preserve">This use case </w:t>
            </w:r>
            <w:r w:rsidRPr="00547165">
              <w:rPr>
                <w:rFonts w:ascii="Times" w:eastAsia="Times" w:hAnsi="Times" w:cs="Times"/>
                <w:noProof/>
                <w:lang w:eastAsia="ja-JP"/>
              </w:rPr>
              <w:t>allows</w:t>
            </w:r>
            <w:r w:rsidRPr="00547165">
              <w:rPr>
                <w:rFonts w:ascii="Times" w:eastAsia="Times" w:hAnsi="Times" w:cs="Times"/>
                <w:lang w:eastAsia="ja-JP"/>
              </w:rPr>
              <w:t xml:space="preserve"> clinic adjust appointment time in case doctors </w:t>
            </w:r>
            <w:r w:rsidRPr="00547165">
              <w:rPr>
                <w:rFonts w:ascii="Times" w:eastAsia="Times" w:hAnsi="Times" w:cs="Times"/>
                <w:noProof/>
                <w:lang w:eastAsia="ja-JP"/>
              </w:rPr>
              <w:t>are</w:t>
            </w:r>
            <w:r w:rsidRPr="00547165">
              <w:rPr>
                <w:rFonts w:ascii="Times" w:eastAsia="Times" w:hAnsi="Times" w:cs="Times"/>
                <w:lang w:eastAsia="ja-JP"/>
              </w:rPr>
              <w:t xml:space="preserve"> late for the appointment. The adjustment period can be </w:t>
            </w:r>
            <w:r w:rsidRPr="00547165">
              <w:rPr>
                <w:rFonts w:ascii="Times" w:eastAsia="Times" w:hAnsi="Times" w:cs="Times"/>
                <w:noProof/>
                <w:lang w:eastAsia="ja-JP"/>
              </w:rPr>
              <w:t>varied</w:t>
            </w:r>
            <w:r w:rsidRPr="00547165">
              <w:rPr>
                <w:rFonts w:ascii="Times" w:eastAsia="Times" w:hAnsi="Times" w:cs="Times"/>
                <w:lang w:eastAsia="ja-JP"/>
              </w:rPr>
              <w:t xml:space="preserve"> as long as after </w:t>
            </w:r>
            <w:r w:rsidRPr="00547165">
              <w:rPr>
                <w:rFonts w:ascii="Times" w:eastAsia="Times" w:hAnsi="Times" w:cs="Times"/>
                <w:noProof/>
                <w:lang w:eastAsia="ja-JP"/>
              </w:rPr>
              <w:t>adjusting</w:t>
            </w:r>
            <w:r w:rsidRPr="00547165">
              <w:rPr>
                <w:rFonts w:ascii="Times" w:eastAsia="Times" w:hAnsi="Times" w:cs="Times"/>
                <w:lang w:eastAsia="ja-JP"/>
              </w:rPr>
              <w:t xml:space="preserve"> the time is not bound to the next day. </w:t>
            </w:r>
          </w:p>
          <w:p w14:paraId="3954BC80" w14:textId="77777777" w:rsidR="00D46711" w:rsidRPr="00547165" w:rsidRDefault="00D46711" w:rsidP="009F33DA">
            <w:pPr>
              <w:tabs>
                <w:tab w:val="center" w:pos="4282"/>
              </w:tabs>
              <w:spacing w:line="276" w:lineRule="auto"/>
              <w:rPr>
                <w:rFonts w:ascii="Times" w:eastAsia="Times,Cambria" w:hAnsi="Times" w:cs="Times"/>
                <w:lang w:eastAsia="ja-JP"/>
              </w:rPr>
            </w:pPr>
            <w:r w:rsidRPr="00547165">
              <w:rPr>
                <w:rFonts w:ascii="Times" w:eastAsia="Times" w:hAnsi="Times" w:cs="Times"/>
                <w:lang w:eastAsia="ja-JP"/>
              </w:rPr>
              <w:t>Goal:</w:t>
            </w:r>
          </w:p>
          <w:p w14:paraId="02D049A1" w14:textId="77777777" w:rsidR="00D46711" w:rsidRPr="00547165" w:rsidRDefault="00D46711" w:rsidP="00CB7118">
            <w:pPr>
              <w:numPr>
                <w:ilvl w:val="0"/>
                <w:numId w:val="51"/>
              </w:numPr>
              <w:spacing w:after="23"/>
              <w:ind w:right="327"/>
              <w:contextualSpacing/>
              <w:rPr>
                <w:rFonts w:ascii="Times" w:eastAsia="Times" w:hAnsi="Times" w:cs="Times"/>
              </w:rPr>
            </w:pPr>
            <w:r w:rsidRPr="00547165">
              <w:rPr>
                <w:rFonts w:ascii="Times" w:eastAsia="Times" w:hAnsi="Times" w:cs="Times"/>
                <w:noProof/>
              </w:rPr>
              <w:t>Adjust the appointment time.</w:t>
            </w:r>
          </w:p>
          <w:p w14:paraId="0BA551C6"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Triggers:</w:t>
            </w:r>
          </w:p>
          <w:p w14:paraId="603ED9D1" w14:textId="77777777" w:rsidR="00D46711" w:rsidRPr="00547165" w:rsidRDefault="00D46711" w:rsidP="00CB7118">
            <w:pPr>
              <w:numPr>
                <w:ilvl w:val="0"/>
                <w:numId w:val="51"/>
              </w:numPr>
              <w:spacing w:after="23"/>
              <w:ind w:right="327"/>
              <w:contextualSpacing/>
              <w:rPr>
                <w:rFonts w:ascii="Times" w:eastAsia="Times" w:hAnsi="Times" w:cs="Times"/>
              </w:rPr>
            </w:pPr>
            <w:r w:rsidRPr="00547165">
              <w:rPr>
                <w:rFonts w:ascii="Times" w:eastAsia="Times" w:hAnsi="Times" w:cs="Times"/>
              </w:rPr>
              <w:t xml:space="preserve">Clinic </w:t>
            </w:r>
            <w:r w:rsidRPr="00547165">
              <w:rPr>
                <w:rFonts w:ascii="Times" w:eastAsia="Times" w:hAnsi="Times" w:cs="Times"/>
                <w:noProof/>
              </w:rPr>
              <w:t>sends</w:t>
            </w:r>
            <w:r w:rsidRPr="00547165">
              <w:rPr>
                <w:rFonts w:ascii="Times" w:eastAsia="Times" w:hAnsi="Times" w:cs="Times"/>
              </w:rPr>
              <w:t xml:space="preserve"> adjust appointment command.</w:t>
            </w:r>
          </w:p>
          <w:p w14:paraId="6637234C" w14:textId="77777777" w:rsidR="00D46711" w:rsidRPr="00547165" w:rsidRDefault="00D46711" w:rsidP="009F33DA">
            <w:pPr>
              <w:tabs>
                <w:tab w:val="left" w:pos="3090"/>
              </w:tabs>
              <w:spacing w:line="276" w:lineRule="auto"/>
              <w:rPr>
                <w:rFonts w:ascii="Times" w:eastAsia="Times" w:hAnsi="Times" w:cs="Times"/>
                <w:lang w:eastAsia="ja-JP"/>
              </w:rPr>
            </w:pPr>
            <w:r w:rsidRPr="00547165">
              <w:rPr>
                <w:rFonts w:ascii="Times" w:eastAsia="Times" w:hAnsi="Times" w:cs="Times"/>
                <w:lang w:eastAsia="ja-JP"/>
              </w:rPr>
              <w:t>Preconditions:</w:t>
            </w:r>
          </w:p>
          <w:p w14:paraId="6C51F93E" w14:textId="77777777" w:rsidR="00D46711" w:rsidRPr="00547165" w:rsidRDefault="00D46711" w:rsidP="00CB7118">
            <w:pPr>
              <w:pStyle w:val="ListParagraph"/>
              <w:widowControl w:val="0"/>
              <w:numPr>
                <w:ilvl w:val="0"/>
                <w:numId w:val="51"/>
              </w:numPr>
              <w:spacing w:after="23"/>
              <w:ind w:right="327"/>
              <w:rPr>
                <w:rFonts w:ascii="Times" w:eastAsia="Times,Cambria" w:hAnsi="Times" w:cs="Times"/>
                <w:lang w:eastAsia="ja-JP"/>
              </w:rPr>
            </w:pPr>
            <w:r w:rsidRPr="00547165">
              <w:rPr>
                <w:rFonts w:ascii="Times" w:eastAsia="Times,Cambria" w:hAnsi="Times" w:cs="Times"/>
                <w:lang w:eastAsia="ja-JP"/>
              </w:rPr>
              <w:t>Clinic much have at least one appointment left to adjust.</w:t>
            </w:r>
          </w:p>
          <w:p w14:paraId="1FD3A92D" w14:textId="77777777" w:rsidR="00D46711" w:rsidRPr="00547165" w:rsidRDefault="00D46711" w:rsidP="009F33DA">
            <w:pPr>
              <w:spacing w:after="23"/>
              <w:ind w:right="327"/>
              <w:contextualSpacing/>
              <w:rPr>
                <w:rFonts w:ascii="Times" w:eastAsia="Times,Cambria" w:hAnsi="Times" w:cs="Times"/>
                <w:lang w:eastAsia="ja-JP"/>
              </w:rPr>
            </w:pPr>
            <w:r w:rsidRPr="00547165">
              <w:rPr>
                <w:rFonts w:ascii="Times" w:eastAsia="Times" w:hAnsi="Times" w:cs="Times"/>
                <w:lang w:eastAsia="ja-JP"/>
              </w:rPr>
              <w:t>Post Conditions:</w:t>
            </w:r>
          </w:p>
          <w:p w14:paraId="160DDB52" w14:textId="77777777" w:rsidR="00D46711" w:rsidRPr="00547165" w:rsidRDefault="00D46711" w:rsidP="00CB7118">
            <w:pPr>
              <w:numPr>
                <w:ilvl w:val="0"/>
                <w:numId w:val="51"/>
              </w:numPr>
              <w:ind w:right="327"/>
              <w:contextualSpacing/>
              <w:rPr>
                <w:rFonts w:ascii="Times" w:eastAsia="Times" w:hAnsi="Times" w:cs="Times"/>
              </w:rPr>
            </w:pPr>
            <w:r w:rsidRPr="00547165">
              <w:rPr>
                <w:rFonts w:ascii="Times" w:eastAsia="Times" w:hAnsi="Times" w:cs="Times"/>
              </w:rPr>
              <w:t xml:space="preserve">Success: </w:t>
            </w:r>
            <w:r w:rsidRPr="00547165">
              <w:rPr>
                <w:rFonts w:ascii="Times" w:eastAsia="Times" w:hAnsi="Times" w:cs="Times"/>
                <w:noProof/>
              </w:rPr>
              <w:t>All appointment remaining are adjusted.</w:t>
            </w:r>
          </w:p>
          <w:p w14:paraId="2CA3A691" w14:textId="77777777" w:rsidR="00D46711" w:rsidRPr="00547165" w:rsidRDefault="00D46711" w:rsidP="00CB7118">
            <w:pPr>
              <w:numPr>
                <w:ilvl w:val="0"/>
                <w:numId w:val="51"/>
              </w:numPr>
              <w:spacing w:after="25"/>
              <w:ind w:right="327"/>
              <w:contextualSpacing/>
              <w:rPr>
                <w:rFonts w:ascii="Times" w:eastAsia="Times" w:hAnsi="Times" w:cs="Times"/>
                <w:color w:val="4472C4" w:themeColor="accent1"/>
              </w:rPr>
            </w:pPr>
            <w:r w:rsidRPr="00547165">
              <w:rPr>
                <w:rFonts w:ascii="Times" w:eastAsia="Times" w:hAnsi="Times" w:cs="Times"/>
              </w:rPr>
              <w:t>Fail: Error message is shown to Clinic.</w:t>
            </w:r>
          </w:p>
          <w:p w14:paraId="1D39D0FC" w14:textId="77777777" w:rsidR="00D46711" w:rsidRPr="00547165" w:rsidRDefault="00D46711" w:rsidP="009F33DA">
            <w:pPr>
              <w:spacing w:line="276" w:lineRule="auto"/>
              <w:rPr>
                <w:rFonts w:ascii="Times" w:eastAsia="Times" w:hAnsi="Times" w:cs="Times"/>
                <w:lang w:eastAsia="ja-JP"/>
              </w:rPr>
            </w:pPr>
            <w:r w:rsidRPr="00547165">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D46711" w:rsidRPr="00547165" w14:paraId="2A347C1F" w14:textId="77777777" w:rsidTr="009F33DA">
              <w:tc>
                <w:tcPr>
                  <w:tcW w:w="1009" w:type="dxa"/>
                  <w:shd w:val="clear" w:color="auto" w:fill="D9D9D9" w:themeFill="background1" w:themeFillShade="D9"/>
                </w:tcPr>
                <w:p w14:paraId="4E1311E3"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Step</w:t>
                  </w:r>
                </w:p>
              </w:tc>
              <w:tc>
                <w:tcPr>
                  <w:tcW w:w="4693" w:type="dxa"/>
                  <w:shd w:val="clear" w:color="auto" w:fill="D9D9D9" w:themeFill="background1" w:themeFillShade="D9"/>
                </w:tcPr>
                <w:p w14:paraId="4CA21019"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Actor Action</w:t>
                  </w:r>
                </w:p>
              </w:tc>
              <w:tc>
                <w:tcPr>
                  <w:tcW w:w="2852" w:type="dxa"/>
                  <w:shd w:val="clear" w:color="auto" w:fill="D9D9D9" w:themeFill="background1" w:themeFillShade="D9"/>
                </w:tcPr>
                <w:p w14:paraId="005078BC"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D46711" w:rsidRPr="00547165" w14:paraId="525AF7E8" w14:textId="77777777" w:rsidTr="009F33DA">
              <w:tc>
                <w:tcPr>
                  <w:tcW w:w="1009" w:type="dxa"/>
                </w:tcPr>
                <w:p w14:paraId="3A8A711A"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4693" w:type="dxa"/>
                </w:tcPr>
                <w:p w14:paraId="6C21D161" w14:textId="77777777" w:rsidR="00D46711" w:rsidRPr="00547165" w:rsidRDefault="00D46711"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 xml:space="preserve">Make adjust appointment time request </w:t>
                  </w:r>
                </w:p>
              </w:tc>
              <w:tc>
                <w:tcPr>
                  <w:tcW w:w="2852" w:type="dxa"/>
                </w:tcPr>
                <w:p w14:paraId="686A5565" w14:textId="77777777" w:rsidR="00D46711" w:rsidRPr="00547165" w:rsidRDefault="00D46711"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Show the time picker</w:t>
                  </w:r>
                </w:p>
              </w:tc>
            </w:tr>
            <w:tr w:rsidR="00D46711" w:rsidRPr="00547165" w14:paraId="3EE440C4" w14:textId="77777777" w:rsidTr="009F33DA">
              <w:tc>
                <w:tcPr>
                  <w:tcW w:w="1009" w:type="dxa"/>
                </w:tcPr>
                <w:p w14:paraId="06E54E8F" w14:textId="77777777" w:rsidR="00D46711" w:rsidRPr="00547165" w:rsidRDefault="00D46711" w:rsidP="009F33DA">
                  <w:pPr>
                    <w:spacing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2</w:t>
                  </w:r>
                </w:p>
              </w:tc>
              <w:tc>
                <w:tcPr>
                  <w:tcW w:w="4693" w:type="dxa"/>
                </w:tcPr>
                <w:p w14:paraId="26037E2C" w14:textId="77777777" w:rsidR="00D46711" w:rsidRPr="00547165" w:rsidRDefault="00D46711" w:rsidP="009F33DA">
                  <w:pPr>
                    <w:spacing w:line="276" w:lineRule="auto"/>
                    <w:rPr>
                      <w:rFonts w:ascii="Times" w:eastAsia="Times,Cambria" w:hAnsi="Times" w:cs="Times"/>
                      <w:sz w:val="24"/>
                      <w:szCs w:val="24"/>
                      <w:lang w:eastAsia="ja-JP"/>
                    </w:rPr>
                  </w:pPr>
                  <w:r w:rsidRPr="00547165">
                    <w:rPr>
                      <w:rFonts w:ascii="Times" w:eastAsia="Times,Cambria" w:hAnsi="Times" w:cs="Times"/>
                      <w:sz w:val="24"/>
                      <w:szCs w:val="24"/>
                      <w:lang w:eastAsia="ja-JP"/>
                    </w:rPr>
                    <w:t>Input time and confirm</w:t>
                  </w:r>
                </w:p>
              </w:tc>
              <w:tc>
                <w:tcPr>
                  <w:tcW w:w="2852" w:type="dxa"/>
                </w:tcPr>
                <w:p w14:paraId="6F0C16A1" w14:textId="77777777" w:rsidR="00D46711" w:rsidRPr="00547165" w:rsidRDefault="00D46711" w:rsidP="009F33DA">
                  <w:pPr>
                    <w:spacing w:line="276" w:lineRule="auto"/>
                    <w:rPr>
                      <w:rFonts w:ascii="Times" w:eastAsia="Times" w:hAnsi="Times" w:cs="Times"/>
                      <w:sz w:val="24"/>
                      <w:szCs w:val="24"/>
                    </w:rPr>
                  </w:pPr>
                  <w:r w:rsidRPr="00547165">
                    <w:rPr>
                      <w:rFonts w:ascii="Times" w:eastAsia="Times" w:hAnsi="Times" w:cs="Times"/>
                      <w:sz w:val="24"/>
                      <w:szCs w:val="24"/>
                    </w:rPr>
                    <w:t>Adjust appointments time</w:t>
                  </w:r>
                </w:p>
                <w:p w14:paraId="3DCD049E" w14:textId="77777777" w:rsidR="00D46711" w:rsidRPr="00547165" w:rsidRDefault="00D46711" w:rsidP="009F33DA">
                  <w:pPr>
                    <w:spacing w:line="276" w:lineRule="auto"/>
                    <w:rPr>
                      <w:rFonts w:ascii="Times" w:eastAsia="Times" w:hAnsi="Times" w:cs="Times"/>
                      <w:sz w:val="24"/>
                      <w:szCs w:val="24"/>
                    </w:rPr>
                  </w:pPr>
                  <w:r w:rsidRPr="00547165">
                    <w:rPr>
                      <w:rFonts w:ascii="Times" w:eastAsia="Times" w:hAnsi="Times" w:cs="Times"/>
                      <w:sz w:val="24"/>
                      <w:szCs w:val="24"/>
                    </w:rPr>
                    <w:t>[Exception 1]</w:t>
                  </w:r>
                </w:p>
                <w:p w14:paraId="7D36EB0D" w14:textId="77777777" w:rsidR="00D46711" w:rsidRPr="00547165" w:rsidRDefault="00D46711" w:rsidP="009F33DA">
                  <w:pPr>
                    <w:spacing w:line="276" w:lineRule="auto"/>
                    <w:rPr>
                      <w:rFonts w:ascii="Times" w:eastAsia="Times" w:hAnsi="Times" w:cs="Times"/>
                      <w:sz w:val="24"/>
                      <w:szCs w:val="24"/>
                    </w:rPr>
                  </w:pPr>
                  <w:r w:rsidRPr="00547165">
                    <w:rPr>
                      <w:rFonts w:ascii="Times" w:eastAsia="Times" w:hAnsi="Times" w:cs="Times"/>
                      <w:sz w:val="24"/>
                      <w:szCs w:val="24"/>
                    </w:rPr>
                    <w:t>Show success message</w:t>
                  </w:r>
                </w:p>
              </w:tc>
            </w:tr>
          </w:tbl>
          <w:p w14:paraId="55958089" w14:textId="77777777" w:rsidR="00D46711" w:rsidRPr="00547165" w:rsidRDefault="00D46711" w:rsidP="009F33DA">
            <w:pPr>
              <w:spacing w:before="120" w:after="120" w:line="276" w:lineRule="auto"/>
              <w:rPr>
                <w:rFonts w:ascii="Times" w:eastAsia="Times" w:hAnsi="Times" w:cs="Times"/>
                <w:lang w:eastAsia="ja-JP"/>
              </w:rPr>
            </w:pPr>
            <w:r w:rsidRPr="00547165">
              <w:rPr>
                <w:rFonts w:ascii="Times" w:eastAsia="Times" w:hAnsi="Times" w:cs="Times"/>
                <w:lang w:eastAsia="ja-JP"/>
              </w:rPr>
              <w:t>Alternative Scenario: N/A</w:t>
            </w:r>
          </w:p>
          <w:p w14:paraId="6370DFBC" w14:textId="77777777" w:rsidR="00D46711" w:rsidRPr="00547165" w:rsidRDefault="00D46711" w:rsidP="009F33DA">
            <w:pPr>
              <w:spacing w:before="120" w:after="120" w:line="276" w:lineRule="auto"/>
              <w:rPr>
                <w:rFonts w:ascii="Times" w:eastAsia="Times" w:hAnsi="Times" w:cs="Times"/>
                <w:lang w:eastAsia="ja-JP"/>
              </w:rPr>
            </w:pPr>
            <w:r w:rsidRPr="00547165">
              <w:rPr>
                <w:rFonts w:ascii="Times" w:eastAsia="Times" w:hAnsi="Times" w:cs="Times"/>
                <w:lang w:eastAsia="ja-JP"/>
              </w:rPr>
              <w:t>Exceptions:</w:t>
            </w:r>
          </w:p>
          <w:tbl>
            <w:tblPr>
              <w:tblStyle w:val="TableGrid"/>
              <w:tblW w:w="0" w:type="auto"/>
              <w:tblLook w:val="04A0" w:firstRow="1" w:lastRow="0" w:firstColumn="1" w:lastColumn="0" w:noHBand="0" w:noVBand="1"/>
            </w:tblPr>
            <w:tblGrid>
              <w:gridCol w:w="1009"/>
              <w:gridCol w:w="4693"/>
              <w:gridCol w:w="2852"/>
            </w:tblGrid>
            <w:tr w:rsidR="00D46711" w:rsidRPr="00547165" w14:paraId="360D3AD5" w14:textId="77777777" w:rsidTr="009F33DA">
              <w:tc>
                <w:tcPr>
                  <w:tcW w:w="1009" w:type="dxa"/>
                  <w:shd w:val="clear" w:color="auto" w:fill="D9D9D9" w:themeFill="background1" w:themeFillShade="D9"/>
                </w:tcPr>
                <w:p w14:paraId="7C441293"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No</w:t>
                  </w:r>
                </w:p>
              </w:tc>
              <w:tc>
                <w:tcPr>
                  <w:tcW w:w="4693" w:type="dxa"/>
                  <w:shd w:val="clear" w:color="auto" w:fill="D9D9D9" w:themeFill="background1" w:themeFillShade="D9"/>
                </w:tcPr>
                <w:p w14:paraId="5A898517"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Cause</w:t>
                  </w:r>
                </w:p>
              </w:tc>
              <w:tc>
                <w:tcPr>
                  <w:tcW w:w="2852" w:type="dxa"/>
                  <w:shd w:val="clear" w:color="auto" w:fill="D9D9D9" w:themeFill="background1" w:themeFillShade="D9"/>
                </w:tcPr>
                <w:p w14:paraId="68C3AE93"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D46711" w:rsidRPr="00547165" w14:paraId="288DD697" w14:textId="77777777" w:rsidTr="009F33DA">
              <w:tc>
                <w:tcPr>
                  <w:tcW w:w="1009" w:type="dxa"/>
                </w:tcPr>
                <w:p w14:paraId="3496D9C4"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4693" w:type="dxa"/>
                </w:tcPr>
                <w:p w14:paraId="1A2D0C9F" w14:textId="77777777" w:rsidR="00D46711" w:rsidRPr="00547165" w:rsidRDefault="00D46711"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 xml:space="preserve">After </w:t>
                  </w:r>
                  <w:r w:rsidRPr="00547165">
                    <w:rPr>
                      <w:rFonts w:ascii="Times" w:eastAsia="Times,Cambria" w:hAnsi="Times" w:cs="Times"/>
                      <w:noProof/>
                      <w:color w:val="auto"/>
                      <w:sz w:val="24"/>
                      <w:szCs w:val="24"/>
                      <w:lang w:eastAsia="ja-JP"/>
                    </w:rPr>
                    <w:t>adjusting</w:t>
                  </w:r>
                  <w:r w:rsidRPr="00547165">
                    <w:rPr>
                      <w:rFonts w:ascii="Times" w:eastAsia="Times,Cambria" w:hAnsi="Times" w:cs="Times"/>
                      <w:color w:val="auto"/>
                      <w:sz w:val="24"/>
                      <w:szCs w:val="24"/>
                      <w:lang w:eastAsia="ja-JP"/>
                    </w:rPr>
                    <w:t xml:space="preserve">, the appointment time is bound to another day </w:t>
                  </w:r>
                </w:p>
              </w:tc>
              <w:tc>
                <w:tcPr>
                  <w:tcW w:w="2852" w:type="dxa"/>
                </w:tcPr>
                <w:p w14:paraId="4D49F020" w14:textId="77777777" w:rsidR="00D46711" w:rsidRPr="00547165" w:rsidRDefault="00D46711"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Show error message to Clinic</w:t>
                  </w:r>
                </w:p>
              </w:tc>
            </w:tr>
          </w:tbl>
          <w:p w14:paraId="646E25F6" w14:textId="77777777" w:rsidR="00D46711" w:rsidRPr="00547165" w:rsidRDefault="00D46711" w:rsidP="009F33DA">
            <w:pPr>
              <w:spacing w:before="120" w:after="120" w:line="276" w:lineRule="auto"/>
              <w:rPr>
                <w:rFonts w:ascii="Times" w:eastAsia="Times" w:hAnsi="Times" w:cs="Times"/>
                <w:lang w:eastAsia="ja-JP"/>
              </w:rPr>
            </w:pPr>
          </w:p>
          <w:p w14:paraId="70B336AA" w14:textId="77777777" w:rsidR="00D46711" w:rsidRPr="00547165" w:rsidRDefault="00D46711" w:rsidP="009F33DA">
            <w:pPr>
              <w:spacing w:before="120" w:after="120" w:line="276" w:lineRule="auto"/>
              <w:rPr>
                <w:rFonts w:ascii="Times" w:eastAsia="Times,Cambria" w:hAnsi="Times" w:cs="Times"/>
                <w:lang w:eastAsia="ja-JP"/>
              </w:rPr>
            </w:pPr>
            <w:r w:rsidRPr="00547165">
              <w:rPr>
                <w:rFonts w:ascii="Times" w:eastAsia="Times" w:hAnsi="Times" w:cs="Times"/>
                <w:lang w:eastAsia="ja-JP"/>
              </w:rPr>
              <w:t>Relationships: N/A</w:t>
            </w:r>
          </w:p>
          <w:p w14:paraId="264511F8" w14:textId="77777777" w:rsidR="00D46711" w:rsidRPr="00547165" w:rsidRDefault="00D46711" w:rsidP="009F33DA">
            <w:pPr>
              <w:spacing w:before="120" w:after="120" w:line="276" w:lineRule="auto"/>
              <w:rPr>
                <w:rFonts w:ascii="Times" w:eastAsia="Times" w:hAnsi="Times" w:cs="Times"/>
                <w:lang w:eastAsia="ja-JP"/>
              </w:rPr>
            </w:pPr>
            <w:r w:rsidRPr="00547165">
              <w:rPr>
                <w:rFonts w:ascii="Times" w:eastAsia="Times" w:hAnsi="Times" w:cs="Times"/>
                <w:lang w:eastAsia="ja-JP"/>
              </w:rPr>
              <w:t>Business Rules:</w:t>
            </w:r>
          </w:p>
          <w:p w14:paraId="42CF1476" w14:textId="77777777" w:rsidR="00D46711" w:rsidRPr="00547165" w:rsidRDefault="00D46711" w:rsidP="00CB7118">
            <w:pPr>
              <w:pStyle w:val="ListParagraph"/>
              <w:numPr>
                <w:ilvl w:val="0"/>
                <w:numId w:val="51"/>
              </w:numPr>
              <w:spacing w:before="120" w:after="120" w:line="276" w:lineRule="auto"/>
              <w:rPr>
                <w:rFonts w:ascii="Times" w:eastAsia="Times" w:hAnsi="Times" w:cs="Times"/>
                <w:lang w:eastAsia="ja-JP"/>
              </w:rPr>
            </w:pPr>
            <w:r w:rsidRPr="00547165">
              <w:rPr>
                <w:rFonts w:ascii="Times" w:eastAsia="Times" w:hAnsi="Times" w:cs="Times"/>
                <w:lang w:eastAsia="ja-JP"/>
              </w:rPr>
              <w:t>Error message in [Exception 1] is</w:t>
            </w:r>
          </w:p>
          <w:tbl>
            <w:tblPr>
              <w:tblStyle w:val="TableGrid"/>
              <w:tblW w:w="0" w:type="auto"/>
              <w:tblInd w:w="720" w:type="dxa"/>
              <w:tblLook w:val="04A0" w:firstRow="1" w:lastRow="0" w:firstColumn="1" w:lastColumn="0" w:noHBand="0" w:noVBand="1"/>
            </w:tblPr>
            <w:tblGrid>
              <w:gridCol w:w="7834"/>
            </w:tblGrid>
            <w:tr w:rsidR="00D46711" w:rsidRPr="00547165" w14:paraId="3E6E3D13" w14:textId="77777777" w:rsidTr="009F33DA">
              <w:tc>
                <w:tcPr>
                  <w:tcW w:w="8554" w:type="dxa"/>
                </w:tcPr>
                <w:p w14:paraId="1D50C3A4" w14:textId="77777777" w:rsidR="00D46711" w:rsidRPr="00547165" w:rsidRDefault="00D46711" w:rsidP="009F33DA">
                  <w:pPr>
                    <w:spacing w:before="120" w:after="120" w:line="276" w:lineRule="auto"/>
                    <w:rPr>
                      <w:rFonts w:ascii="Times" w:eastAsia="Consolas,Times" w:hAnsi="Times" w:cs="Times"/>
                      <w:sz w:val="24"/>
                      <w:szCs w:val="24"/>
                      <w:lang w:eastAsia="ja-JP"/>
                    </w:rPr>
                  </w:pPr>
                  <w:proofErr w:type="spellStart"/>
                  <w:r w:rsidRPr="00547165">
                    <w:rPr>
                      <w:rFonts w:ascii="Times" w:eastAsia="Consolas" w:hAnsi="Times" w:cs="Times"/>
                      <w:sz w:val="24"/>
                      <w:szCs w:val="24"/>
                      <w:lang w:eastAsia="ja-JP"/>
                    </w:rPr>
                    <w:t>Thay</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đổi</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thời</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gian</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khám</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bệnh</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không</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thành</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công</w:t>
                  </w:r>
                  <w:proofErr w:type="spellEnd"/>
                  <w:r w:rsidRPr="00547165">
                    <w:rPr>
                      <w:rFonts w:ascii="Times" w:eastAsia="Consolas" w:hAnsi="Times" w:cs="Times"/>
                      <w:sz w:val="24"/>
                      <w:szCs w:val="24"/>
                      <w:lang w:eastAsia="ja-JP"/>
                    </w:rPr>
                    <w:t>.</w:t>
                  </w:r>
                  <w:r w:rsidRPr="00547165">
                    <w:rPr>
                      <w:rFonts w:ascii="Times" w:eastAsia="Times" w:hAnsi="Times" w:cs="Times"/>
                      <w:sz w:val="24"/>
                      <w:szCs w:val="24"/>
                    </w:rPr>
                    <w:br/>
                  </w:r>
                  <w:proofErr w:type="spellStart"/>
                  <w:r w:rsidRPr="00547165">
                    <w:rPr>
                      <w:rFonts w:ascii="Times" w:eastAsia="Consolas" w:hAnsi="Times" w:cs="Times"/>
                      <w:sz w:val="24"/>
                      <w:szCs w:val="24"/>
                      <w:lang w:eastAsia="ja-JP"/>
                    </w:rPr>
                    <w:t>Nguyên</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nhân</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sau</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khi</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thay</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đổi</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giờ</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khám</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vượt</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quá</w:t>
                  </w:r>
                  <w:proofErr w:type="spellEnd"/>
                  <w:r w:rsidRPr="00547165">
                    <w:rPr>
                      <w:rFonts w:ascii="Times" w:eastAsia="Consolas" w:hAnsi="Times" w:cs="Times"/>
                      <w:sz w:val="24"/>
                      <w:szCs w:val="24"/>
                      <w:lang w:eastAsia="ja-JP"/>
                    </w:rPr>
                    <w:t xml:space="preserve"> sang </w:t>
                  </w:r>
                  <w:proofErr w:type="spellStart"/>
                  <w:r w:rsidRPr="00547165">
                    <w:rPr>
                      <w:rFonts w:ascii="Times" w:eastAsia="Consolas" w:hAnsi="Times" w:cs="Times"/>
                      <w:sz w:val="24"/>
                      <w:szCs w:val="24"/>
                      <w:lang w:eastAsia="ja-JP"/>
                    </w:rPr>
                    <w:t>ngày</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hôm</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khác</w:t>
                  </w:r>
                  <w:proofErr w:type="spellEnd"/>
                  <w:r w:rsidRPr="00547165">
                    <w:rPr>
                      <w:rFonts w:ascii="Times" w:eastAsia="Consolas" w:hAnsi="Times" w:cs="Times"/>
                      <w:sz w:val="24"/>
                      <w:szCs w:val="24"/>
                      <w:lang w:eastAsia="ja-JP"/>
                    </w:rPr>
                    <w:t>.</w:t>
                  </w:r>
                </w:p>
              </w:tc>
            </w:tr>
          </w:tbl>
          <w:p w14:paraId="2629DB38" w14:textId="77777777" w:rsidR="00D46711" w:rsidRPr="00547165" w:rsidRDefault="00D46711" w:rsidP="00CB7118">
            <w:pPr>
              <w:pStyle w:val="ListParagraph"/>
              <w:numPr>
                <w:ilvl w:val="0"/>
                <w:numId w:val="51"/>
              </w:numPr>
              <w:spacing w:before="120" w:after="120" w:line="276" w:lineRule="auto"/>
              <w:rPr>
                <w:rFonts w:ascii="Times" w:eastAsia="Times" w:hAnsi="Times" w:cs="Times"/>
                <w:lang w:eastAsia="ja-JP"/>
              </w:rPr>
            </w:pPr>
            <w:r w:rsidRPr="00547165">
              <w:rPr>
                <w:rFonts w:ascii="Times" w:eastAsia="Times" w:hAnsi="Times" w:cs="Times"/>
                <w:lang w:eastAsia="ja-JP"/>
              </w:rPr>
              <w:t>Success message:</w:t>
            </w:r>
          </w:p>
          <w:tbl>
            <w:tblPr>
              <w:tblStyle w:val="TableGrid"/>
              <w:tblW w:w="0" w:type="auto"/>
              <w:tblInd w:w="720" w:type="dxa"/>
              <w:tblLook w:val="04A0" w:firstRow="1" w:lastRow="0" w:firstColumn="1" w:lastColumn="0" w:noHBand="0" w:noVBand="1"/>
            </w:tblPr>
            <w:tblGrid>
              <w:gridCol w:w="7834"/>
            </w:tblGrid>
            <w:tr w:rsidR="00D46711" w:rsidRPr="00547165" w14:paraId="58C275D1" w14:textId="77777777" w:rsidTr="009F33DA">
              <w:tc>
                <w:tcPr>
                  <w:tcW w:w="8554" w:type="dxa"/>
                </w:tcPr>
                <w:p w14:paraId="2ECBBA9A" w14:textId="77777777" w:rsidR="00D46711" w:rsidRPr="00547165" w:rsidRDefault="00D46711" w:rsidP="009F33DA">
                  <w:pPr>
                    <w:spacing w:before="120" w:after="120" w:line="276" w:lineRule="auto"/>
                    <w:rPr>
                      <w:rFonts w:ascii="Times" w:eastAsia="Times" w:hAnsi="Times" w:cs="Times"/>
                      <w:sz w:val="24"/>
                      <w:szCs w:val="24"/>
                      <w:lang w:eastAsia="ja-JP"/>
                    </w:rPr>
                  </w:pPr>
                  <w:proofErr w:type="spellStart"/>
                  <w:r w:rsidRPr="00547165">
                    <w:rPr>
                      <w:rFonts w:ascii="Times" w:eastAsia="Consolas" w:hAnsi="Times" w:cs="Times"/>
                      <w:sz w:val="24"/>
                      <w:szCs w:val="24"/>
                      <w:lang w:eastAsia="ja-JP"/>
                    </w:rPr>
                    <w:t>Thay</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đổi</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giờ</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khám</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thành</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công</w:t>
                  </w:r>
                  <w:proofErr w:type="spellEnd"/>
                </w:p>
              </w:tc>
            </w:tr>
          </w:tbl>
          <w:p w14:paraId="372EC4E4" w14:textId="77777777" w:rsidR="00D46711" w:rsidRPr="00547165" w:rsidRDefault="00D46711" w:rsidP="009F33DA">
            <w:pPr>
              <w:pStyle w:val="ListParagraph"/>
              <w:spacing w:before="120" w:after="120" w:line="276" w:lineRule="auto"/>
              <w:rPr>
                <w:rFonts w:ascii="Times" w:eastAsia="Times" w:hAnsi="Times" w:cs="Times"/>
                <w:lang w:eastAsia="ja-JP"/>
              </w:rPr>
            </w:pPr>
          </w:p>
        </w:tc>
      </w:tr>
    </w:tbl>
    <w:p w14:paraId="6A78F403" w14:textId="49F49D2E" w:rsidR="00D46711" w:rsidRPr="00547165" w:rsidRDefault="00547165" w:rsidP="00547165">
      <w:pPr>
        <w:pStyle w:val="cAP"/>
        <w:ind w:left="1440" w:firstLine="720"/>
        <w:jc w:val="left"/>
        <w:rPr>
          <w:rFonts w:ascii="Times" w:eastAsia="Times" w:hAnsi="Times" w:cs="Times"/>
          <w:sz w:val="24"/>
          <w:szCs w:val="24"/>
        </w:rPr>
      </w:pPr>
      <w:r>
        <w:rPr>
          <w:rFonts w:ascii="Times" w:eastAsia="Times" w:hAnsi="Times" w:cs="Times"/>
          <w:sz w:val="24"/>
          <w:szCs w:val="24"/>
        </w:rPr>
        <w:t>Table 23 Use Case:</w:t>
      </w:r>
      <w:r w:rsidRPr="00E21E20">
        <w:rPr>
          <w:rFonts w:ascii="Times" w:eastAsia="Times" w:hAnsi="Times" w:cs="Times"/>
          <w:sz w:val="24"/>
          <w:szCs w:val="24"/>
        </w:rPr>
        <w:t xml:space="preserve"> </w:t>
      </w:r>
    </w:p>
    <w:p w14:paraId="5CE4AE91" w14:textId="09FB0EAD" w:rsidR="00EA2129" w:rsidRDefault="00EA2129" w:rsidP="00CB7118">
      <w:pPr>
        <w:pStyle w:val="Heading5"/>
        <w:numPr>
          <w:ilvl w:val="3"/>
          <w:numId w:val="39"/>
        </w:numPr>
        <w:ind w:left="2410" w:hanging="992"/>
        <w:rPr>
          <w:rFonts w:ascii="Times" w:hAnsi="Times" w:cs="Times"/>
        </w:rPr>
      </w:pPr>
      <w:bookmarkStart w:id="203" w:name="_Toc520105321"/>
      <w:bookmarkStart w:id="204" w:name="_Toc520105491"/>
      <w:r>
        <w:rPr>
          <w:rFonts w:ascii="Times" w:hAnsi="Times" w:cs="Times"/>
        </w:rPr>
        <w:lastRenderedPageBreak/>
        <w:t>&lt;Clinic&gt; Block Phone Number</w:t>
      </w:r>
      <w:bookmarkEnd w:id="203"/>
      <w:bookmarkEnd w:id="204"/>
    </w:p>
    <w:p w14:paraId="7F6EC71B" w14:textId="5EF8C767" w:rsidR="008B7812" w:rsidRDefault="008B7812" w:rsidP="008B7812">
      <w:r>
        <w:rPr>
          <w:noProof/>
        </w:rPr>
        <w:drawing>
          <wp:inline distT="0" distB="0" distL="0" distR="0" wp14:anchorId="09069A7B" wp14:editId="36FCE72E">
            <wp:extent cx="5581650" cy="127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nicBlockPhonenumber.png"/>
                    <pic:cNvPicPr/>
                  </pic:nvPicPr>
                  <pic:blipFill>
                    <a:blip r:embed="rId36">
                      <a:extLst>
                        <a:ext uri="{28A0092B-C50C-407E-A947-70E740481C1C}">
                          <a14:useLocalDpi xmlns:a14="http://schemas.microsoft.com/office/drawing/2010/main" val="0"/>
                        </a:ext>
                      </a:extLst>
                    </a:blip>
                    <a:stretch>
                      <a:fillRect/>
                    </a:stretch>
                  </pic:blipFill>
                  <pic:spPr>
                    <a:xfrm>
                      <a:off x="0" y="0"/>
                      <a:ext cx="5581650" cy="1275080"/>
                    </a:xfrm>
                    <a:prstGeom prst="rect">
                      <a:avLst/>
                    </a:prstGeom>
                  </pic:spPr>
                </pic:pic>
              </a:graphicData>
            </a:graphic>
          </wp:inline>
        </w:drawing>
      </w:r>
    </w:p>
    <w:p w14:paraId="59C9E8D4" w14:textId="26FB8E79"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22:</w:t>
      </w:r>
      <w:r>
        <w:rPr>
          <w:rFonts w:ascii="Times" w:eastAsia="Times" w:hAnsi="Times" w:cs="Times"/>
          <w:sz w:val="24"/>
          <w:szCs w:val="24"/>
        </w:rPr>
        <w:t xml:space="preserve"> </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D46711" w:rsidRPr="00547165" w14:paraId="093C0B12"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A51A537"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USE CASE – UC_C07</w:t>
            </w:r>
          </w:p>
        </w:tc>
      </w:tr>
      <w:tr w:rsidR="00D46711" w:rsidRPr="00547165" w14:paraId="4D222EB0"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F816E14"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0368EC7B"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UC_C07</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6B44DDC8" w14:textId="77777777" w:rsidR="00D46711" w:rsidRPr="00547165" w:rsidRDefault="00D46711" w:rsidP="009F33DA">
            <w:pPr>
              <w:spacing w:line="276" w:lineRule="auto"/>
              <w:rPr>
                <w:rFonts w:ascii="Times" w:eastAsia="Times,Cambria" w:hAnsi="Times" w:cs="Times"/>
                <w:b/>
                <w:lang w:eastAsia="ja-JP"/>
              </w:rPr>
            </w:pPr>
            <w:r w:rsidRPr="00547165">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BFD3D36"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1.0</w:t>
            </w:r>
          </w:p>
        </w:tc>
      </w:tr>
      <w:tr w:rsidR="00D46711" w:rsidRPr="00547165" w14:paraId="416EBEA2"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365E942"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B26237"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rPr>
              <w:t>Block Phone Number</w:t>
            </w:r>
          </w:p>
        </w:tc>
      </w:tr>
      <w:tr w:rsidR="00D46711" w:rsidRPr="00547165" w14:paraId="34525760" w14:textId="77777777" w:rsidTr="009F33D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09420D8"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DBCF00F" w14:textId="77777777" w:rsidR="00D46711" w:rsidRPr="00547165" w:rsidRDefault="00D46711" w:rsidP="009F33DA">
            <w:pPr>
              <w:spacing w:line="276" w:lineRule="auto"/>
              <w:rPr>
                <w:rFonts w:ascii="Times" w:eastAsia="Times,Cambria" w:hAnsi="Times" w:cs="Times"/>
                <w:lang w:eastAsia="ja-JP"/>
              </w:rPr>
            </w:pPr>
            <w:proofErr w:type="spellStart"/>
            <w:r w:rsidRPr="00547165">
              <w:rPr>
                <w:rFonts w:ascii="Times" w:eastAsia="Times" w:hAnsi="Times" w:cs="Times"/>
              </w:rPr>
              <w:t>KietNLT</w:t>
            </w:r>
            <w:proofErr w:type="spellEnd"/>
          </w:p>
        </w:tc>
      </w:tr>
      <w:tr w:rsidR="00D46711" w:rsidRPr="00547165" w14:paraId="00C14901" w14:textId="77777777" w:rsidTr="009F33D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5EED53E"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6777D6C"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17/07/2018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113602A" w14:textId="77777777" w:rsidR="00D46711" w:rsidRPr="00547165" w:rsidRDefault="00D46711" w:rsidP="009F33DA">
            <w:pPr>
              <w:spacing w:line="276" w:lineRule="auto"/>
              <w:rPr>
                <w:rFonts w:ascii="Times" w:eastAsia="Times,Cambria" w:hAnsi="Times" w:cs="Times"/>
                <w:b/>
                <w:lang w:eastAsia="ja-JP"/>
              </w:rPr>
            </w:pPr>
            <w:r w:rsidRPr="00547165">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F5D137D"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rPr>
              <w:t>Normal</w:t>
            </w:r>
          </w:p>
        </w:tc>
      </w:tr>
      <w:tr w:rsidR="00D46711" w:rsidRPr="00547165" w14:paraId="5DBFA15D" w14:textId="77777777" w:rsidTr="009F33D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21A4D62"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Actor:</w:t>
            </w:r>
          </w:p>
          <w:p w14:paraId="16176DEA" w14:textId="77777777" w:rsidR="00D46711" w:rsidRPr="00547165" w:rsidRDefault="00D46711" w:rsidP="00CB7118">
            <w:pPr>
              <w:pStyle w:val="ListParagraph"/>
              <w:numPr>
                <w:ilvl w:val="0"/>
                <w:numId w:val="51"/>
              </w:numPr>
              <w:spacing w:after="5" w:line="259" w:lineRule="auto"/>
              <w:rPr>
                <w:rFonts w:ascii="Times" w:eastAsia="Times,Cambria" w:hAnsi="Times" w:cs="Times"/>
              </w:rPr>
            </w:pPr>
            <w:r w:rsidRPr="00547165">
              <w:rPr>
                <w:rFonts w:ascii="Times" w:eastAsia="Times" w:hAnsi="Times" w:cs="Times"/>
              </w:rPr>
              <w:t>Clinic</w:t>
            </w:r>
          </w:p>
          <w:p w14:paraId="1BE069A9" w14:textId="77777777" w:rsidR="00D46711" w:rsidRPr="00547165" w:rsidRDefault="00D46711" w:rsidP="009F33DA">
            <w:pPr>
              <w:spacing w:line="276" w:lineRule="auto"/>
              <w:rPr>
                <w:rFonts w:ascii="Times" w:eastAsia="Times" w:hAnsi="Times" w:cs="Times"/>
                <w:lang w:eastAsia="ja-JP"/>
              </w:rPr>
            </w:pPr>
            <w:r w:rsidRPr="00547165">
              <w:rPr>
                <w:rFonts w:ascii="Times" w:eastAsia="Times" w:hAnsi="Times" w:cs="Times"/>
                <w:lang w:eastAsia="ja-JP"/>
              </w:rPr>
              <w:t>Summary:</w:t>
            </w:r>
          </w:p>
          <w:p w14:paraId="0B424AB5" w14:textId="77777777" w:rsidR="00D46711" w:rsidRPr="00547165" w:rsidRDefault="00D46711" w:rsidP="00CB7118">
            <w:pPr>
              <w:pStyle w:val="ListParagraph"/>
              <w:numPr>
                <w:ilvl w:val="0"/>
                <w:numId w:val="51"/>
              </w:numPr>
              <w:spacing w:line="276" w:lineRule="auto"/>
              <w:rPr>
                <w:rFonts w:ascii="Times" w:eastAsia="Times" w:hAnsi="Times" w:cs="Times"/>
                <w:lang w:eastAsia="ja-JP"/>
              </w:rPr>
            </w:pPr>
            <w:r w:rsidRPr="00547165">
              <w:rPr>
                <w:rFonts w:ascii="Times" w:eastAsia="Times" w:hAnsi="Times" w:cs="Times"/>
                <w:lang w:eastAsia="ja-JP"/>
              </w:rPr>
              <w:t xml:space="preserve">This use case allows clinic block a phone number, stop that phone number from making an appointment again. This can be useful when some person continues making an appointment without actually coming. </w:t>
            </w:r>
          </w:p>
          <w:p w14:paraId="0938B678" w14:textId="77777777" w:rsidR="00D46711" w:rsidRPr="00547165" w:rsidRDefault="00D46711" w:rsidP="009F33DA">
            <w:pPr>
              <w:tabs>
                <w:tab w:val="center" w:pos="4282"/>
              </w:tabs>
              <w:spacing w:line="276" w:lineRule="auto"/>
              <w:rPr>
                <w:rFonts w:ascii="Times" w:eastAsia="Times,Cambria" w:hAnsi="Times" w:cs="Times"/>
                <w:lang w:eastAsia="ja-JP"/>
              </w:rPr>
            </w:pPr>
            <w:r w:rsidRPr="00547165">
              <w:rPr>
                <w:rFonts w:ascii="Times" w:eastAsia="Times" w:hAnsi="Times" w:cs="Times"/>
                <w:lang w:eastAsia="ja-JP"/>
              </w:rPr>
              <w:t>Goal:</w:t>
            </w:r>
          </w:p>
          <w:p w14:paraId="5FBCD7F8" w14:textId="77777777" w:rsidR="00D46711" w:rsidRPr="00547165" w:rsidRDefault="00D46711" w:rsidP="00CB7118">
            <w:pPr>
              <w:numPr>
                <w:ilvl w:val="0"/>
                <w:numId w:val="51"/>
              </w:numPr>
              <w:spacing w:after="23"/>
              <w:ind w:right="327"/>
              <w:contextualSpacing/>
              <w:rPr>
                <w:rFonts w:ascii="Times" w:eastAsia="Times" w:hAnsi="Times" w:cs="Times"/>
              </w:rPr>
            </w:pPr>
            <w:r w:rsidRPr="00547165">
              <w:rPr>
                <w:rFonts w:ascii="Times" w:eastAsia="Times" w:hAnsi="Times" w:cs="Times"/>
              </w:rPr>
              <w:t>Phone number being blocked in the system</w:t>
            </w:r>
          </w:p>
          <w:p w14:paraId="6AB63A64" w14:textId="77777777" w:rsidR="00D46711" w:rsidRPr="00547165" w:rsidRDefault="00D46711" w:rsidP="009F33DA">
            <w:pPr>
              <w:spacing w:line="276" w:lineRule="auto"/>
              <w:rPr>
                <w:rFonts w:ascii="Times" w:eastAsia="Times,Cambria" w:hAnsi="Times" w:cs="Times"/>
                <w:lang w:eastAsia="ja-JP"/>
              </w:rPr>
            </w:pPr>
            <w:r w:rsidRPr="00547165">
              <w:rPr>
                <w:rFonts w:ascii="Times" w:eastAsia="Times" w:hAnsi="Times" w:cs="Times"/>
                <w:lang w:eastAsia="ja-JP"/>
              </w:rPr>
              <w:t>Triggers:</w:t>
            </w:r>
          </w:p>
          <w:p w14:paraId="6BEB090F" w14:textId="77777777" w:rsidR="00D46711" w:rsidRPr="00547165" w:rsidRDefault="00D46711" w:rsidP="00CB7118">
            <w:pPr>
              <w:numPr>
                <w:ilvl w:val="0"/>
                <w:numId w:val="51"/>
              </w:numPr>
              <w:spacing w:after="23"/>
              <w:ind w:right="327"/>
              <w:contextualSpacing/>
              <w:rPr>
                <w:rFonts w:ascii="Times" w:eastAsia="Times" w:hAnsi="Times" w:cs="Times"/>
              </w:rPr>
            </w:pPr>
            <w:r w:rsidRPr="00547165">
              <w:rPr>
                <w:rFonts w:ascii="Times" w:eastAsia="Times" w:hAnsi="Times" w:cs="Times"/>
              </w:rPr>
              <w:t xml:space="preserve">Clinic </w:t>
            </w:r>
            <w:r w:rsidRPr="00547165">
              <w:rPr>
                <w:rFonts w:ascii="Times" w:eastAsia="Times" w:hAnsi="Times" w:cs="Times"/>
                <w:noProof/>
              </w:rPr>
              <w:t>sends</w:t>
            </w:r>
            <w:r w:rsidRPr="00547165">
              <w:rPr>
                <w:rFonts w:ascii="Times" w:eastAsia="Times" w:hAnsi="Times" w:cs="Times"/>
              </w:rPr>
              <w:t xml:space="preserve"> block phone number command.</w:t>
            </w:r>
          </w:p>
          <w:p w14:paraId="32C77285" w14:textId="77777777" w:rsidR="00D46711" w:rsidRPr="00547165" w:rsidRDefault="00D46711" w:rsidP="009F33DA">
            <w:pPr>
              <w:tabs>
                <w:tab w:val="left" w:pos="3090"/>
              </w:tabs>
              <w:spacing w:line="276" w:lineRule="auto"/>
              <w:rPr>
                <w:rFonts w:ascii="Times" w:eastAsia="Times" w:hAnsi="Times" w:cs="Times"/>
                <w:lang w:eastAsia="ja-JP"/>
              </w:rPr>
            </w:pPr>
            <w:r w:rsidRPr="00547165">
              <w:rPr>
                <w:rFonts w:ascii="Times" w:eastAsia="Times" w:hAnsi="Times" w:cs="Times"/>
                <w:lang w:eastAsia="ja-JP"/>
              </w:rPr>
              <w:t>Preconditions:</w:t>
            </w:r>
          </w:p>
          <w:p w14:paraId="28812BB7" w14:textId="77777777" w:rsidR="00D46711" w:rsidRPr="00547165" w:rsidRDefault="00D46711" w:rsidP="00CB7118">
            <w:pPr>
              <w:pStyle w:val="ListParagraph"/>
              <w:widowControl w:val="0"/>
              <w:numPr>
                <w:ilvl w:val="0"/>
                <w:numId w:val="51"/>
              </w:numPr>
              <w:spacing w:after="23"/>
              <w:ind w:right="327"/>
              <w:rPr>
                <w:rFonts w:ascii="Times" w:eastAsia="Times,Cambria" w:hAnsi="Times" w:cs="Times"/>
                <w:lang w:eastAsia="ja-JP"/>
              </w:rPr>
            </w:pPr>
            <w:r w:rsidRPr="00547165">
              <w:rPr>
                <w:rFonts w:ascii="Times" w:eastAsia="Times,Cambria" w:hAnsi="Times" w:cs="Times"/>
                <w:lang w:eastAsia="ja-JP"/>
              </w:rPr>
              <w:t>N/A</w:t>
            </w:r>
          </w:p>
          <w:p w14:paraId="7E76C552" w14:textId="77777777" w:rsidR="00D46711" w:rsidRPr="00547165" w:rsidRDefault="00D46711" w:rsidP="009F33DA">
            <w:pPr>
              <w:spacing w:after="23"/>
              <w:ind w:right="327"/>
              <w:contextualSpacing/>
              <w:rPr>
                <w:rFonts w:ascii="Times" w:eastAsia="Times,Cambria" w:hAnsi="Times" w:cs="Times"/>
                <w:lang w:eastAsia="ja-JP"/>
              </w:rPr>
            </w:pPr>
            <w:r w:rsidRPr="00547165">
              <w:rPr>
                <w:rFonts w:ascii="Times" w:eastAsia="Times" w:hAnsi="Times" w:cs="Times"/>
                <w:lang w:eastAsia="ja-JP"/>
              </w:rPr>
              <w:t>Post Conditions:</w:t>
            </w:r>
          </w:p>
          <w:p w14:paraId="2D7CE3AF" w14:textId="77777777" w:rsidR="00D46711" w:rsidRPr="00547165" w:rsidRDefault="00D46711" w:rsidP="00CB7118">
            <w:pPr>
              <w:numPr>
                <w:ilvl w:val="0"/>
                <w:numId w:val="51"/>
              </w:numPr>
              <w:ind w:right="327"/>
              <w:contextualSpacing/>
              <w:rPr>
                <w:rFonts w:ascii="Times" w:eastAsia="Times" w:hAnsi="Times" w:cs="Times"/>
              </w:rPr>
            </w:pPr>
            <w:r w:rsidRPr="00547165">
              <w:rPr>
                <w:rFonts w:ascii="Times" w:eastAsia="Times" w:hAnsi="Times" w:cs="Times"/>
              </w:rPr>
              <w:t xml:space="preserve">Success: </w:t>
            </w:r>
            <w:r w:rsidRPr="00547165">
              <w:rPr>
                <w:rFonts w:ascii="Times" w:eastAsia="Times" w:hAnsi="Times" w:cs="Times"/>
                <w:noProof/>
              </w:rPr>
              <w:t>Show success message</w:t>
            </w:r>
          </w:p>
          <w:p w14:paraId="2B378505" w14:textId="77777777" w:rsidR="00D46711" w:rsidRPr="00547165" w:rsidRDefault="00D46711" w:rsidP="00CB7118">
            <w:pPr>
              <w:numPr>
                <w:ilvl w:val="0"/>
                <w:numId w:val="51"/>
              </w:numPr>
              <w:spacing w:after="25"/>
              <w:ind w:right="327"/>
              <w:contextualSpacing/>
              <w:rPr>
                <w:rFonts w:ascii="Times" w:eastAsia="Times" w:hAnsi="Times" w:cs="Times"/>
                <w:color w:val="4472C4" w:themeColor="accent1"/>
              </w:rPr>
            </w:pPr>
            <w:r w:rsidRPr="00547165">
              <w:rPr>
                <w:rFonts w:ascii="Times" w:eastAsia="Times" w:hAnsi="Times" w:cs="Times"/>
              </w:rPr>
              <w:t>Fail: N/A</w:t>
            </w:r>
          </w:p>
          <w:p w14:paraId="0BF6DF7F" w14:textId="77777777" w:rsidR="00D46711" w:rsidRPr="00547165" w:rsidRDefault="00D46711" w:rsidP="009F33DA">
            <w:pPr>
              <w:spacing w:line="276" w:lineRule="auto"/>
              <w:rPr>
                <w:rFonts w:ascii="Times" w:eastAsia="Times" w:hAnsi="Times" w:cs="Times"/>
                <w:lang w:eastAsia="ja-JP"/>
              </w:rPr>
            </w:pPr>
            <w:r w:rsidRPr="00547165">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D46711" w:rsidRPr="00547165" w14:paraId="4AB61FE0" w14:textId="77777777" w:rsidTr="009F33DA">
              <w:tc>
                <w:tcPr>
                  <w:tcW w:w="1009" w:type="dxa"/>
                  <w:shd w:val="clear" w:color="auto" w:fill="D9D9D9" w:themeFill="background1" w:themeFillShade="D9"/>
                </w:tcPr>
                <w:p w14:paraId="18E8B3FA"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Step</w:t>
                  </w:r>
                </w:p>
              </w:tc>
              <w:tc>
                <w:tcPr>
                  <w:tcW w:w="4693" w:type="dxa"/>
                  <w:shd w:val="clear" w:color="auto" w:fill="D9D9D9" w:themeFill="background1" w:themeFillShade="D9"/>
                </w:tcPr>
                <w:p w14:paraId="324D3113"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Actor Action</w:t>
                  </w:r>
                </w:p>
              </w:tc>
              <w:tc>
                <w:tcPr>
                  <w:tcW w:w="2852" w:type="dxa"/>
                  <w:shd w:val="clear" w:color="auto" w:fill="D9D9D9" w:themeFill="background1" w:themeFillShade="D9"/>
                </w:tcPr>
                <w:p w14:paraId="566062AB"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D46711" w:rsidRPr="00547165" w14:paraId="08A85835" w14:textId="77777777" w:rsidTr="009F33DA">
              <w:tc>
                <w:tcPr>
                  <w:tcW w:w="1009" w:type="dxa"/>
                </w:tcPr>
                <w:p w14:paraId="47F1A17A" w14:textId="77777777" w:rsidR="00D46711" w:rsidRPr="00547165" w:rsidRDefault="00D46711"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4693" w:type="dxa"/>
                </w:tcPr>
                <w:p w14:paraId="1BCC9BA4" w14:textId="77777777" w:rsidR="00D46711" w:rsidRPr="00547165" w:rsidRDefault="00D46711"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 xml:space="preserve">Send block phone number command </w:t>
                  </w:r>
                </w:p>
              </w:tc>
              <w:tc>
                <w:tcPr>
                  <w:tcW w:w="2852" w:type="dxa"/>
                </w:tcPr>
                <w:p w14:paraId="137B9FA6" w14:textId="77777777" w:rsidR="00D46711" w:rsidRPr="00547165" w:rsidRDefault="00D46711"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Block phone number</w:t>
                  </w:r>
                </w:p>
              </w:tc>
            </w:tr>
          </w:tbl>
          <w:p w14:paraId="3D4CA5DF" w14:textId="77777777" w:rsidR="00D46711" w:rsidRPr="00547165" w:rsidRDefault="00D46711" w:rsidP="009F33DA">
            <w:pPr>
              <w:spacing w:before="120" w:after="120" w:line="276" w:lineRule="auto"/>
              <w:rPr>
                <w:rFonts w:ascii="Times" w:eastAsia="Times" w:hAnsi="Times" w:cs="Times"/>
                <w:lang w:eastAsia="ja-JP"/>
              </w:rPr>
            </w:pPr>
            <w:r w:rsidRPr="00547165">
              <w:rPr>
                <w:rFonts w:ascii="Times" w:eastAsia="Times" w:hAnsi="Times" w:cs="Times"/>
                <w:lang w:eastAsia="ja-JP"/>
              </w:rPr>
              <w:t>Alternative Scenario: N/A</w:t>
            </w:r>
          </w:p>
          <w:p w14:paraId="408433D4" w14:textId="77777777" w:rsidR="00D46711" w:rsidRPr="00547165" w:rsidRDefault="00D46711" w:rsidP="009F33DA">
            <w:pPr>
              <w:spacing w:before="120" w:after="120" w:line="276" w:lineRule="auto"/>
              <w:rPr>
                <w:rFonts w:ascii="Times" w:eastAsia="Times" w:hAnsi="Times" w:cs="Times"/>
                <w:lang w:eastAsia="ja-JP"/>
              </w:rPr>
            </w:pPr>
            <w:r w:rsidRPr="00547165">
              <w:rPr>
                <w:rFonts w:ascii="Times" w:eastAsia="Times" w:hAnsi="Times" w:cs="Times"/>
                <w:lang w:eastAsia="ja-JP"/>
              </w:rPr>
              <w:t>Exceptions: N/A</w:t>
            </w:r>
          </w:p>
          <w:p w14:paraId="2AC5215C" w14:textId="77777777" w:rsidR="00D46711" w:rsidRPr="00547165" w:rsidRDefault="00D46711" w:rsidP="009F33DA">
            <w:pPr>
              <w:spacing w:before="120" w:after="120" w:line="276" w:lineRule="auto"/>
              <w:rPr>
                <w:rFonts w:ascii="Times" w:eastAsia="Times,Cambria" w:hAnsi="Times" w:cs="Times"/>
                <w:lang w:eastAsia="ja-JP"/>
              </w:rPr>
            </w:pPr>
            <w:r w:rsidRPr="00547165">
              <w:rPr>
                <w:rFonts w:ascii="Times" w:eastAsia="Times" w:hAnsi="Times" w:cs="Times"/>
                <w:lang w:eastAsia="ja-JP"/>
              </w:rPr>
              <w:t>Relationships: N/A</w:t>
            </w:r>
          </w:p>
          <w:p w14:paraId="679D9BFD" w14:textId="77777777" w:rsidR="00D46711" w:rsidRPr="00547165" w:rsidRDefault="00D46711" w:rsidP="009F33DA">
            <w:pPr>
              <w:spacing w:before="120" w:after="120" w:line="276" w:lineRule="auto"/>
              <w:rPr>
                <w:rFonts w:ascii="Times" w:eastAsia="Times" w:hAnsi="Times" w:cs="Times"/>
                <w:lang w:eastAsia="ja-JP"/>
              </w:rPr>
            </w:pPr>
            <w:r w:rsidRPr="00547165">
              <w:rPr>
                <w:rFonts w:ascii="Times" w:eastAsia="Times" w:hAnsi="Times" w:cs="Times"/>
                <w:lang w:eastAsia="ja-JP"/>
              </w:rPr>
              <w:t>Business Rules:</w:t>
            </w:r>
          </w:p>
          <w:p w14:paraId="24762363" w14:textId="77777777" w:rsidR="00D46711" w:rsidRPr="00547165" w:rsidRDefault="00D46711" w:rsidP="00CB7118">
            <w:pPr>
              <w:pStyle w:val="ListParagraph"/>
              <w:numPr>
                <w:ilvl w:val="0"/>
                <w:numId w:val="51"/>
              </w:numPr>
              <w:spacing w:before="120" w:after="120" w:line="276" w:lineRule="auto"/>
              <w:rPr>
                <w:rFonts w:ascii="Times" w:eastAsia="Times" w:hAnsi="Times" w:cs="Times"/>
                <w:lang w:eastAsia="ja-JP"/>
              </w:rPr>
            </w:pPr>
            <w:r w:rsidRPr="00547165">
              <w:rPr>
                <w:rFonts w:ascii="Times" w:eastAsia="Times" w:hAnsi="Times" w:cs="Times"/>
                <w:lang w:eastAsia="ja-JP"/>
              </w:rPr>
              <w:t>Success message:</w:t>
            </w:r>
          </w:p>
          <w:tbl>
            <w:tblPr>
              <w:tblStyle w:val="TableGrid"/>
              <w:tblW w:w="0" w:type="auto"/>
              <w:tblInd w:w="720" w:type="dxa"/>
              <w:tblLook w:val="04A0" w:firstRow="1" w:lastRow="0" w:firstColumn="1" w:lastColumn="0" w:noHBand="0" w:noVBand="1"/>
            </w:tblPr>
            <w:tblGrid>
              <w:gridCol w:w="7834"/>
            </w:tblGrid>
            <w:tr w:rsidR="00D46711" w:rsidRPr="00547165" w14:paraId="00B0D95B" w14:textId="77777777" w:rsidTr="009F33DA">
              <w:tc>
                <w:tcPr>
                  <w:tcW w:w="8554" w:type="dxa"/>
                </w:tcPr>
                <w:p w14:paraId="633844B6" w14:textId="77777777" w:rsidR="00D46711" w:rsidRPr="00547165" w:rsidRDefault="00D46711" w:rsidP="009F33DA">
                  <w:pPr>
                    <w:spacing w:before="120" w:after="120" w:line="276" w:lineRule="auto"/>
                    <w:rPr>
                      <w:rFonts w:ascii="Times" w:eastAsia="Times" w:hAnsi="Times" w:cs="Times"/>
                      <w:sz w:val="24"/>
                      <w:szCs w:val="24"/>
                      <w:lang w:eastAsia="ja-JP"/>
                    </w:rPr>
                  </w:pPr>
                  <w:proofErr w:type="spellStart"/>
                  <w:r w:rsidRPr="00547165">
                    <w:rPr>
                      <w:rFonts w:ascii="Times" w:eastAsia="Consolas" w:hAnsi="Times" w:cs="Times"/>
                      <w:sz w:val="24"/>
                      <w:szCs w:val="24"/>
                      <w:lang w:eastAsia="ja-JP"/>
                    </w:rPr>
                    <w:t>Thay</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đổi</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trạng</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thái</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chặn</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thành</w:t>
                  </w:r>
                  <w:proofErr w:type="spellEnd"/>
                  <w:r w:rsidRPr="00547165">
                    <w:rPr>
                      <w:rFonts w:ascii="Times" w:eastAsia="Consolas" w:hAnsi="Times" w:cs="Times"/>
                      <w:sz w:val="24"/>
                      <w:szCs w:val="24"/>
                      <w:lang w:eastAsia="ja-JP"/>
                    </w:rPr>
                    <w:t xml:space="preserve"> </w:t>
                  </w:r>
                  <w:proofErr w:type="spellStart"/>
                  <w:r w:rsidRPr="00547165">
                    <w:rPr>
                      <w:rFonts w:ascii="Times" w:eastAsia="Consolas" w:hAnsi="Times" w:cs="Times"/>
                      <w:sz w:val="24"/>
                      <w:szCs w:val="24"/>
                      <w:lang w:eastAsia="ja-JP"/>
                    </w:rPr>
                    <w:t>công</w:t>
                  </w:r>
                  <w:proofErr w:type="spellEnd"/>
                  <w:r w:rsidRPr="00547165">
                    <w:rPr>
                      <w:rFonts w:ascii="Times" w:eastAsia="Consolas" w:hAnsi="Times" w:cs="Times"/>
                      <w:sz w:val="24"/>
                      <w:szCs w:val="24"/>
                      <w:lang w:eastAsia="ja-JP"/>
                    </w:rPr>
                    <w:t>.</w:t>
                  </w:r>
                </w:p>
              </w:tc>
            </w:tr>
          </w:tbl>
          <w:p w14:paraId="1B8F265E" w14:textId="77777777" w:rsidR="00D46711" w:rsidRPr="00547165" w:rsidRDefault="00D46711" w:rsidP="009F33DA">
            <w:pPr>
              <w:pStyle w:val="ListParagraph"/>
              <w:spacing w:before="120" w:after="120" w:line="276" w:lineRule="auto"/>
              <w:rPr>
                <w:rFonts w:ascii="Times" w:eastAsia="Times" w:hAnsi="Times" w:cs="Times"/>
                <w:lang w:eastAsia="ja-JP"/>
              </w:rPr>
            </w:pPr>
          </w:p>
        </w:tc>
      </w:tr>
    </w:tbl>
    <w:p w14:paraId="6EC650BC" w14:textId="2AC9BB30" w:rsidR="00D46711" w:rsidRPr="00547165" w:rsidRDefault="00547165" w:rsidP="00547165">
      <w:pPr>
        <w:pStyle w:val="cAP"/>
        <w:ind w:left="1440" w:firstLine="720"/>
        <w:jc w:val="left"/>
        <w:rPr>
          <w:rFonts w:ascii="Times" w:eastAsia="Times" w:hAnsi="Times" w:cs="Times"/>
          <w:sz w:val="24"/>
          <w:szCs w:val="24"/>
        </w:rPr>
      </w:pPr>
      <w:r>
        <w:rPr>
          <w:rFonts w:ascii="Times" w:eastAsia="Times" w:hAnsi="Times" w:cs="Times"/>
          <w:sz w:val="24"/>
          <w:szCs w:val="24"/>
        </w:rPr>
        <w:t>Table 24 Use Case:</w:t>
      </w:r>
      <w:r w:rsidRPr="00E21E20">
        <w:rPr>
          <w:rFonts w:ascii="Times" w:eastAsia="Times" w:hAnsi="Times" w:cs="Times"/>
          <w:sz w:val="24"/>
          <w:szCs w:val="24"/>
        </w:rPr>
        <w:t xml:space="preserve"> </w:t>
      </w:r>
    </w:p>
    <w:p w14:paraId="6DD3FF75" w14:textId="6F4FDB86" w:rsidR="00EA2129" w:rsidRDefault="008B7812" w:rsidP="00CB7118">
      <w:pPr>
        <w:pStyle w:val="Heading5"/>
        <w:numPr>
          <w:ilvl w:val="3"/>
          <w:numId w:val="39"/>
        </w:numPr>
        <w:ind w:left="2410" w:hanging="992"/>
        <w:rPr>
          <w:rFonts w:ascii="Times" w:hAnsi="Times" w:cs="Times"/>
        </w:rPr>
      </w:pPr>
      <w:bookmarkStart w:id="205" w:name="_Toc520105322"/>
      <w:bookmarkStart w:id="206" w:name="_Toc520105492"/>
      <w:r>
        <w:rPr>
          <w:rFonts w:ascii="Times" w:eastAsia="Times" w:hAnsi="Times" w:cs="Times"/>
          <w:noProof/>
        </w:rPr>
        <w:lastRenderedPageBreak/>
        <w:drawing>
          <wp:anchor distT="0" distB="0" distL="114300" distR="114300" simplePos="0" relativeHeight="251658250" behindDoc="0" locked="0" layoutInCell="1" allowOverlap="1" wp14:anchorId="42D0A73D" wp14:editId="58B733CF">
            <wp:simplePos x="0" y="0"/>
            <wp:positionH relativeFrom="margin">
              <wp:align>right</wp:align>
            </wp:positionH>
            <wp:positionV relativeFrom="paragraph">
              <wp:posOffset>212725</wp:posOffset>
            </wp:positionV>
            <wp:extent cx="5581650" cy="12877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nicCreateMedicalRecord.png"/>
                    <pic:cNvPicPr/>
                  </pic:nvPicPr>
                  <pic:blipFill>
                    <a:blip r:embed="rId37">
                      <a:extLst>
                        <a:ext uri="{28A0092B-C50C-407E-A947-70E740481C1C}">
                          <a14:useLocalDpi xmlns:a14="http://schemas.microsoft.com/office/drawing/2010/main" val="0"/>
                        </a:ext>
                      </a:extLst>
                    </a:blip>
                    <a:stretch>
                      <a:fillRect/>
                    </a:stretch>
                  </pic:blipFill>
                  <pic:spPr>
                    <a:xfrm>
                      <a:off x="0" y="0"/>
                      <a:ext cx="5581650" cy="1287780"/>
                    </a:xfrm>
                    <a:prstGeom prst="rect">
                      <a:avLst/>
                    </a:prstGeom>
                  </pic:spPr>
                </pic:pic>
              </a:graphicData>
            </a:graphic>
            <wp14:sizeRelH relativeFrom="page">
              <wp14:pctWidth>0</wp14:pctWidth>
            </wp14:sizeRelH>
            <wp14:sizeRelV relativeFrom="page">
              <wp14:pctHeight>0</wp14:pctHeight>
            </wp14:sizeRelV>
          </wp:anchor>
        </w:drawing>
      </w:r>
      <w:r w:rsidR="00EA2129">
        <w:rPr>
          <w:rFonts w:ascii="Times" w:hAnsi="Times" w:cs="Times"/>
        </w:rPr>
        <w:t>&lt;Clinic&gt; Create Medical Record</w:t>
      </w:r>
      <w:bookmarkEnd w:id="205"/>
      <w:bookmarkEnd w:id="206"/>
    </w:p>
    <w:p w14:paraId="240D5E32" w14:textId="2E227E85" w:rsidR="009F33DA" w:rsidRPr="008B7812" w:rsidRDefault="008B7812" w:rsidP="008B7812">
      <w:pPr>
        <w:pStyle w:val="cAP"/>
        <w:ind w:left="1440" w:firstLine="72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23:</w:t>
      </w:r>
      <w:r>
        <w:rPr>
          <w:rFonts w:ascii="Times" w:eastAsia="Times" w:hAnsi="Times" w:cs="Times"/>
          <w:sz w:val="24"/>
          <w:szCs w:val="24"/>
        </w:rPr>
        <w:t xml:space="preserve"> </w:t>
      </w:r>
    </w:p>
    <w:tbl>
      <w:tblPr>
        <w:tblW w:w="502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096"/>
        <w:gridCol w:w="1654"/>
        <w:gridCol w:w="2191"/>
        <w:gridCol w:w="2874"/>
      </w:tblGrid>
      <w:tr w:rsidR="009F33DA" w:rsidRPr="00CC52CE" w14:paraId="35315C12"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011F9F5D"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 UC_C08</w:t>
            </w:r>
          </w:p>
        </w:tc>
      </w:tr>
      <w:tr w:rsidR="009F33DA" w:rsidRPr="00CC52CE" w14:paraId="62CC95D3" w14:textId="77777777" w:rsidTr="00547165">
        <w:tc>
          <w:tcPr>
            <w:tcW w:w="11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1A5FB9A"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No.</w:t>
            </w:r>
          </w:p>
        </w:tc>
        <w:tc>
          <w:tcPr>
            <w:tcW w:w="93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7B218DA"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UC_08</w:t>
            </w:r>
          </w:p>
        </w:tc>
        <w:tc>
          <w:tcPr>
            <w:tcW w:w="1243"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6703385" w14:textId="77777777" w:rsidR="009F33DA" w:rsidRPr="00547165" w:rsidRDefault="009F33DA" w:rsidP="009F33DA">
            <w:pPr>
              <w:spacing w:line="276" w:lineRule="auto"/>
              <w:rPr>
                <w:rFonts w:ascii="Times" w:eastAsia="Times,Cambria" w:hAnsi="Times" w:cs="Times"/>
                <w:b/>
                <w:lang w:eastAsia="ja-JP"/>
              </w:rPr>
            </w:pPr>
            <w:r w:rsidRPr="00547165">
              <w:rPr>
                <w:rFonts w:ascii="Times" w:eastAsia="Times" w:hAnsi="Times" w:cs="Times"/>
                <w:b/>
                <w:lang w:eastAsia="ja-JP"/>
              </w:rPr>
              <w:t>Use Case Version</w:t>
            </w:r>
          </w:p>
        </w:tc>
        <w:tc>
          <w:tcPr>
            <w:tcW w:w="163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975445E"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1.0</w:t>
            </w:r>
          </w:p>
        </w:tc>
      </w:tr>
      <w:tr w:rsidR="009F33DA" w:rsidRPr="00CC52CE" w14:paraId="3A79E138" w14:textId="77777777" w:rsidTr="009F33DA">
        <w:tc>
          <w:tcPr>
            <w:tcW w:w="118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D9CAB06"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Name</w:t>
            </w:r>
          </w:p>
        </w:tc>
        <w:tc>
          <w:tcPr>
            <w:tcW w:w="3811"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59EA2E"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rPr>
              <w:t>Create medical record</w:t>
            </w:r>
          </w:p>
        </w:tc>
      </w:tr>
      <w:tr w:rsidR="009F33DA" w:rsidRPr="00CC52CE" w14:paraId="072BBED7" w14:textId="77777777" w:rsidTr="009F33DA">
        <w:tc>
          <w:tcPr>
            <w:tcW w:w="11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0C1FA81"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Author</w:t>
            </w:r>
          </w:p>
        </w:tc>
        <w:tc>
          <w:tcPr>
            <w:tcW w:w="3811"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CB42CE9" w14:textId="77777777" w:rsidR="009F33DA" w:rsidRPr="00547165" w:rsidRDefault="009F33DA" w:rsidP="009F33DA">
            <w:pPr>
              <w:spacing w:line="276" w:lineRule="auto"/>
              <w:rPr>
                <w:rFonts w:ascii="Times" w:eastAsia="Times,Cambria" w:hAnsi="Times" w:cs="Times"/>
                <w:lang w:eastAsia="ja-JP"/>
              </w:rPr>
            </w:pPr>
            <w:proofErr w:type="spellStart"/>
            <w:r w:rsidRPr="00547165">
              <w:rPr>
                <w:rFonts w:ascii="Times" w:eastAsia="Times" w:hAnsi="Times" w:cs="Times"/>
              </w:rPr>
              <w:t>DuyNC</w:t>
            </w:r>
            <w:proofErr w:type="spellEnd"/>
          </w:p>
        </w:tc>
      </w:tr>
      <w:tr w:rsidR="009F33DA" w:rsidRPr="00CC52CE" w14:paraId="39B677DC" w14:textId="77777777" w:rsidTr="00547165">
        <w:tc>
          <w:tcPr>
            <w:tcW w:w="118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444E991"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Date</w:t>
            </w:r>
          </w:p>
        </w:tc>
        <w:tc>
          <w:tcPr>
            <w:tcW w:w="93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2C120A3"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18/07/2018</w:t>
            </w:r>
          </w:p>
        </w:tc>
        <w:tc>
          <w:tcPr>
            <w:tcW w:w="124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60DF98F" w14:textId="77777777" w:rsidR="009F33DA" w:rsidRPr="00547165" w:rsidRDefault="009F33DA" w:rsidP="009F33DA">
            <w:pPr>
              <w:spacing w:line="276" w:lineRule="auto"/>
              <w:rPr>
                <w:rFonts w:ascii="Times" w:eastAsia="Times,Cambria" w:hAnsi="Times" w:cs="Times"/>
                <w:b/>
                <w:lang w:eastAsia="ja-JP"/>
              </w:rPr>
            </w:pPr>
            <w:r w:rsidRPr="00547165">
              <w:rPr>
                <w:rFonts w:ascii="Times" w:eastAsia="Times" w:hAnsi="Times" w:cs="Times"/>
                <w:b/>
                <w:lang w:eastAsia="ja-JP"/>
              </w:rPr>
              <w:t>Priority</w:t>
            </w:r>
          </w:p>
        </w:tc>
        <w:tc>
          <w:tcPr>
            <w:tcW w:w="163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12BD5D0"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rPr>
              <w:t>Normal</w:t>
            </w:r>
          </w:p>
        </w:tc>
      </w:tr>
      <w:tr w:rsidR="009F33DA" w:rsidRPr="00662E9E" w14:paraId="05F7971B" w14:textId="77777777" w:rsidTr="009F33DA">
        <w:trPr>
          <w:trHeight w:val="206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82110F5"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Actor:</w:t>
            </w:r>
          </w:p>
          <w:p w14:paraId="17945F46" w14:textId="77777777" w:rsidR="009F33DA" w:rsidRPr="00547165" w:rsidRDefault="009F33DA" w:rsidP="00CB7118">
            <w:pPr>
              <w:pStyle w:val="ListParagraph"/>
              <w:numPr>
                <w:ilvl w:val="0"/>
                <w:numId w:val="48"/>
              </w:numPr>
              <w:spacing w:after="5" w:line="259" w:lineRule="auto"/>
              <w:rPr>
                <w:rFonts w:ascii="Times" w:eastAsia="Times,Cambria" w:hAnsi="Times" w:cs="Times"/>
              </w:rPr>
            </w:pPr>
            <w:r w:rsidRPr="00547165">
              <w:rPr>
                <w:rFonts w:ascii="Times" w:eastAsia="Times" w:hAnsi="Times" w:cs="Times"/>
              </w:rPr>
              <w:t>Clinic</w:t>
            </w:r>
          </w:p>
          <w:p w14:paraId="3217B2DC"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Summary:</w:t>
            </w:r>
          </w:p>
          <w:p w14:paraId="52355EC3" w14:textId="77777777" w:rsidR="009F33DA" w:rsidRPr="00547165" w:rsidRDefault="009F33DA" w:rsidP="00CB7118">
            <w:pPr>
              <w:pStyle w:val="ListParagraph"/>
              <w:numPr>
                <w:ilvl w:val="0"/>
                <w:numId w:val="48"/>
              </w:numPr>
              <w:spacing w:after="23" w:line="259" w:lineRule="auto"/>
              <w:ind w:right="327"/>
              <w:rPr>
                <w:rFonts w:ascii="Times" w:eastAsia="Times" w:hAnsi="Times" w:cs="Times"/>
              </w:rPr>
            </w:pPr>
            <w:r w:rsidRPr="00547165">
              <w:rPr>
                <w:rFonts w:ascii="Times" w:eastAsia="Times" w:hAnsi="Times" w:cs="Times"/>
              </w:rPr>
              <w:t>When the patient visits the clinic, the clinic creates a patient record to store the patient's information including the patient’s information, symptom, medicine, and counseling.</w:t>
            </w:r>
          </w:p>
          <w:p w14:paraId="64814B8F"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Goal:</w:t>
            </w:r>
          </w:p>
          <w:p w14:paraId="4F3C9C4B" w14:textId="77777777" w:rsidR="009F33DA" w:rsidRPr="00547165" w:rsidRDefault="009F33DA" w:rsidP="00CB7118">
            <w:pPr>
              <w:pStyle w:val="ListParagraph"/>
              <w:numPr>
                <w:ilvl w:val="0"/>
                <w:numId w:val="48"/>
              </w:numPr>
              <w:spacing w:after="23" w:line="259" w:lineRule="auto"/>
              <w:ind w:right="327"/>
              <w:rPr>
                <w:rFonts w:ascii="Times" w:eastAsia="Times" w:hAnsi="Times" w:cs="Times"/>
              </w:rPr>
            </w:pPr>
            <w:r w:rsidRPr="00547165">
              <w:rPr>
                <w:rFonts w:ascii="Times" w:eastAsia="Times" w:hAnsi="Times" w:cs="Times"/>
              </w:rPr>
              <w:t>The clinics can be creating new patient’s medical record and the clinic based on the patient's medical records to make treatment easier and faster when the patient return.</w:t>
            </w:r>
          </w:p>
          <w:p w14:paraId="6344BFF0"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Triggers:</w:t>
            </w:r>
          </w:p>
          <w:p w14:paraId="5F843A18" w14:textId="77777777" w:rsidR="009F33DA" w:rsidRPr="00547165" w:rsidRDefault="009F33DA" w:rsidP="00CB7118">
            <w:pPr>
              <w:pStyle w:val="ListParagraph"/>
              <w:widowControl w:val="0"/>
              <w:numPr>
                <w:ilvl w:val="0"/>
                <w:numId w:val="49"/>
              </w:numPr>
              <w:spacing w:after="23"/>
              <w:ind w:right="327"/>
              <w:rPr>
                <w:rFonts w:ascii="Times" w:eastAsia="Times" w:hAnsi="Times" w:cs="Times"/>
              </w:rPr>
            </w:pPr>
            <w:r w:rsidRPr="00547165">
              <w:rPr>
                <w:rFonts w:ascii="Times" w:eastAsia="Times" w:hAnsi="Times" w:cs="Times"/>
              </w:rPr>
              <w:t>The clinic sends a command to create the patient’s medical record</w:t>
            </w:r>
          </w:p>
          <w:p w14:paraId="6EB597BD" w14:textId="77777777" w:rsidR="009F33DA" w:rsidRPr="00547165" w:rsidRDefault="009F33DA" w:rsidP="009F33DA">
            <w:pPr>
              <w:widowControl w:val="0"/>
              <w:spacing w:after="23"/>
              <w:ind w:right="327"/>
              <w:rPr>
                <w:rFonts w:ascii="Times" w:eastAsia="Times" w:hAnsi="Times" w:cs="Times"/>
                <w:lang w:eastAsia="ja-JP"/>
              </w:rPr>
            </w:pPr>
            <w:r w:rsidRPr="00547165">
              <w:rPr>
                <w:rFonts w:ascii="Times" w:eastAsia="Times" w:hAnsi="Times" w:cs="Times"/>
                <w:lang w:eastAsia="ja-JP"/>
              </w:rPr>
              <w:t>Preconditions:</w:t>
            </w:r>
            <w:r w:rsidRPr="00547165">
              <w:rPr>
                <w:rFonts w:ascii="Times" w:eastAsia="Times" w:hAnsi="Times" w:cs="Times"/>
                <w:lang w:eastAsia="ja-JP"/>
              </w:rPr>
              <w:tab/>
            </w:r>
          </w:p>
          <w:p w14:paraId="478B1283" w14:textId="77777777" w:rsidR="009F33DA" w:rsidRPr="00547165" w:rsidRDefault="009F33DA" w:rsidP="00CB7118">
            <w:pPr>
              <w:pStyle w:val="ListParagraph"/>
              <w:widowControl w:val="0"/>
              <w:numPr>
                <w:ilvl w:val="0"/>
                <w:numId w:val="49"/>
              </w:numPr>
              <w:spacing w:after="23"/>
              <w:ind w:right="327"/>
              <w:rPr>
                <w:rFonts w:ascii="Times" w:eastAsia="Times" w:hAnsi="Times" w:cs="Times"/>
              </w:rPr>
            </w:pPr>
            <w:r w:rsidRPr="00547165">
              <w:rPr>
                <w:rFonts w:ascii="Times" w:eastAsia="Times" w:hAnsi="Times" w:cs="Times"/>
              </w:rPr>
              <w:t xml:space="preserve">The patient must be </w:t>
            </w:r>
            <w:r w:rsidRPr="00547165">
              <w:rPr>
                <w:rFonts w:ascii="Times" w:eastAsia="Times" w:hAnsi="Times" w:cs="Times"/>
                <w:noProof/>
              </w:rPr>
              <w:t>visited</w:t>
            </w:r>
            <w:r w:rsidRPr="00547165">
              <w:rPr>
                <w:rFonts w:ascii="Times" w:eastAsia="Times" w:hAnsi="Times" w:cs="Times"/>
              </w:rPr>
              <w:t xml:space="preserve"> and complete the examination.</w:t>
            </w:r>
          </w:p>
          <w:p w14:paraId="3D521850" w14:textId="77777777" w:rsidR="009F33DA" w:rsidRPr="00547165" w:rsidRDefault="009F33DA" w:rsidP="009F33DA">
            <w:pPr>
              <w:widowControl w:val="0"/>
              <w:spacing w:after="23"/>
              <w:ind w:right="327"/>
              <w:rPr>
                <w:rFonts w:ascii="Times" w:eastAsia="Times" w:hAnsi="Times" w:cs="Times"/>
                <w:color w:val="4472C4" w:themeColor="accent1"/>
              </w:rPr>
            </w:pPr>
            <w:r w:rsidRPr="00547165">
              <w:rPr>
                <w:rFonts w:ascii="Times" w:eastAsia="Times" w:hAnsi="Times" w:cs="Times"/>
                <w:lang w:eastAsia="ja-JP"/>
              </w:rPr>
              <w:t>Post Conditions:</w:t>
            </w:r>
          </w:p>
          <w:p w14:paraId="117B7E0C" w14:textId="77777777" w:rsidR="009F33DA" w:rsidRPr="00547165" w:rsidRDefault="009F33DA" w:rsidP="00CB7118">
            <w:pPr>
              <w:numPr>
                <w:ilvl w:val="0"/>
                <w:numId w:val="47"/>
              </w:numPr>
              <w:spacing w:before="60" w:after="25"/>
              <w:ind w:right="327" w:hanging="360"/>
              <w:contextualSpacing/>
              <w:rPr>
                <w:rFonts w:ascii="Times" w:eastAsia="Times" w:hAnsi="Times" w:cs="Times"/>
              </w:rPr>
            </w:pPr>
            <w:r w:rsidRPr="00547165">
              <w:rPr>
                <w:rFonts w:ascii="Times" w:eastAsia="Times" w:hAnsi="Times" w:cs="Times"/>
              </w:rPr>
              <w:t>Success: The patient’s medical record history will be saved.</w:t>
            </w:r>
          </w:p>
          <w:p w14:paraId="499F42B0" w14:textId="77777777" w:rsidR="009F33DA" w:rsidRPr="00547165" w:rsidRDefault="009F33DA" w:rsidP="00CB7118">
            <w:pPr>
              <w:numPr>
                <w:ilvl w:val="0"/>
                <w:numId w:val="47"/>
              </w:numPr>
              <w:spacing w:before="60"/>
              <w:ind w:right="327" w:hanging="360"/>
              <w:contextualSpacing/>
              <w:rPr>
                <w:rFonts w:ascii="Times" w:eastAsia="Times" w:hAnsi="Times" w:cs="Times"/>
              </w:rPr>
            </w:pPr>
            <w:r w:rsidRPr="00547165">
              <w:rPr>
                <w:rFonts w:ascii="Times" w:eastAsia="Times" w:hAnsi="Times" w:cs="Times"/>
              </w:rPr>
              <w:t>Fail: Show error message.</w:t>
            </w:r>
          </w:p>
          <w:p w14:paraId="7DCE39D8" w14:textId="77777777" w:rsidR="009F33DA" w:rsidRPr="00547165" w:rsidRDefault="009F33DA" w:rsidP="009F33DA">
            <w:pPr>
              <w:tabs>
                <w:tab w:val="center" w:pos="4118"/>
              </w:tabs>
              <w:spacing w:before="60"/>
              <w:ind w:right="327"/>
              <w:contextualSpacing/>
              <w:rPr>
                <w:rFonts w:ascii="Times" w:eastAsia="Times" w:hAnsi="Times" w:cs="Times"/>
              </w:rPr>
            </w:pPr>
            <w:r w:rsidRPr="00547165">
              <w:rPr>
                <w:rFonts w:ascii="Times" w:eastAsia="Times" w:hAnsi="Times" w:cs="Times"/>
              </w:rPr>
              <w:t xml:space="preserve"> </w:t>
            </w:r>
            <w:r w:rsidRPr="00547165">
              <w:rPr>
                <w:rFonts w:ascii="Times" w:eastAsia="Times" w:hAnsi="Times" w:cs="Times"/>
              </w:rPr>
              <w:tab/>
            </w:r>
          </w:p>
          <w:p w14:paraId="6B8E007D"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Main Success Scenario:</w:t>
            </w:r>
          </w:p>
          <w:tbl>
            <w:tblPr>
              <w:tblStyle w:val="TableGrid"/>
              <w:tblW w:w="8615" w:type="dxa"/>
              <w:tblLayout w:type="fixed"/>
              <w:tblLook w:val="04A0" w:firstRow="1" w:lastRow="0" w:firstColumn="1" w:lastColumn="0" w:noHBand="0" w:noVBand="1"/>
            </w:tblPr>
            <w:tblGrid>
              <w:gridCol w:w="726"/>
              <w:gridCol w:w="2669"/>
              <w:gridCol w:w="5220"/>
            </w:tblGrid>
            <w:tr w:rsidR="009F33DA" w:rsidRPr="00547165" w14:paraId="5577EDE6" w14:textId="77777777" w:rsidTr="009F33DA">
              <w:tc>
                <w:tcPr>
                  <w:tcW w:w="726" w:type="dxa"/>
                  <w:shd w:val="clear" w:color="auto" w:fill="D9D9D9" w:themeFill="background1" w:themeFillShade="D9"/>
                </w:tcPr>
                <w:p w14:paraId="41B5A057"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Step</w:t>
                  </w:r>
                </w:p>
              </w:tc>
              <w:tc>
                <w:tcPr>
                  <w:tcW w:w="2669" w:type="dxa"/>
                  <w:shd w:val="clear" w:color="auto" w:fill="D9D9D9" w:themeFill="background1" w:themeFillShade="D9"/>
                </w:tcPr>
                <w:p w14:paraId="6FD4F6DB"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Action</w:t>
                  </w:r>
                </w:p>
              </w:tc>
              <w:tc>
                <w:tcPr>
                  <w:tcW w:w="5220" w:type="dxa"/>
                  <w:shd w:val="clear" w:color="auto" w:fill="D9D9D9" w:themeFill="background1" w:themeFillShade="D9"/>
                </w:tcPr>
                <w:p w14:paraId="580F13D0"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3D08474E" w14:textId="77777777" w:rsidTr="009F33DA">
              <w:tc>
                <w:tcPr>
                  <w:tcW w:w="726" w:type="dxa"/>
                </w:tcPr>
                <w:p w14:paraId="74EE7A80"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1</w:t>
                  </w:r>
                </w:p>
              </w:tc>
              <w:tc>
                <w:tcPr>
                  <w:tcW w:w="2669" w:type="dxa"/>
                </w:tcPr>
                <w:p w14:paraId="7BDE7A8E"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sends a command to create a medical record.</w:t>
                  </w:r>
                </w:p>
              </w:tc>
              <w:tc>
                <w:tcPr>
                  <w:tcW w:w="5220" w:type="dxa"/>
                </w:tcPr>
                <w:p w14:paraId="211095BF" w14:textId="77777777" w:rsidR="009F33DA" w:rsidRPr="00547165" w:rsidRDefault="009F33DA" w:rsidP="009F33DA">
                  <w:pPr>
                    <w:spacing w:before="120" w:after="120" w:line="276" w:lineRule="auto"/>
                    <w:rPr>
                      <w:rFonts w:ascii="Times" w:eastAsia="Times" w:hAnsi="Times" w:cs="Times"/>
                      <w:color w:val="auto"/>
                      <w:sz w:val="24"/>
                      <w:szCs w:val="24"/>
                      <w:lang w:eastAsia="ja-JP"/>
                    </w:rPr>
                  </w:pPr>
                </w:p>
                <w:p w14:paraId="144D731E" w14:textId="77777777" w:rsidR="009F33DA" w:rsidRPr="00547165" w:rsidRDefault="009F33DA" w:rsidP="009F33DA">
                  <w:pPr>
                    <w:pStyle w:val="ListParagraph"/>
                    <w:spacing w:before="120" w:after="120" w:line="276" w:lineRule="auto"/>
                    <w:ind w:left="0"/>
                    <w:rPr>
                      <w:rFonts w:ascii="Times" w:eastAsia="Times" w:hAnsi="Times" w:cs="Times"/>
                      <w:sz w:val="24"/>
                      <w:szCs w:val="24"/>
                      <w:lang w:eastAsia="ja-JP"/>
                    </w:rPr>
                  </w:pPr>
                  <w:r w:rsidRPr="00547165">
                    <w:rPr>
                      <w:rFonts w:ascii="Times" w:eastAsia="Times" w:hAnsi="Times" w:cs="Times"/>
                      <w:color w:val="auto"/>
                      <w:sz w:val="24"/>
                      <w:szCs w:val="24"/>
                      <w:lang w:eastAsia="ja-JP"/>
                    </w:rPr>
                    <w:t>The system requires medical record information of the patient:</w:t>
                  </w:r>
                </w:p>
                <w:p w14:paraId="7A45F83F"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Reminding: free text input, max length 255</w:t>
                  </w:r>
                </w:p>
                <w:p w14:paraId="69518B7C"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Disease: free text input, max length 255</w:t>
                  </w:r>
                </w:p>
                <w:p w14:paraId="786104F6"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Symptoms: free text input, max length 255</w:t>
                  </w:r>
                </w:p>
              </w:tc>
            </w:tr>
            <w:tr w:rsidR="009F33DA" w:rsidRPr="00547165" w14:paraId="72B60F3F" w14:textId="77777777" w:rsidTr="009F33DA">
              <w:tc>
                <w:tcPr>
                  <w:tcW w:w="726" w:type="dxa"/>
                </w:tcPr>
                <w:p w14:paraId="01A45195"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2</w:t>
                  </w:r>
                </w:p>
              </w:tc>
              <w:tc>
                <w:tcPr>
                  <w:tcW w:w="2669" w:type="dxa"/>
                </w:tcPr>
                <w:p w14:paraId="17DA773B"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inputs information</w:t>
                  </w:r>
                </w:p>
              </w:tc>
              <w:tc>
                <w:tcPr>
                  <w:tcW w:w="5220" w:type="dxa"/>
                </w:tcPr>
                <w:p w14:paraId="331CCB75" w14:textId="77777777" w:rsidR="009F33DA" w:rsidRPr="00547165" w:rsidRDefault="009F33DA" w:rsidP="009F33DA">
                  <w:pPr>
                    <w:spacing w:before="120" w:after="120" w:line="276" w:lineRule="auto"/>
                    <w:rPr>
                      <w:rFonts w:ascii="Times" w:eastAsia="Times" w:hAnsi="Times" w:cs="Times"/>
                      <w:color w:val="auto"/>
                      <w:sz w:val="24"/>
                      <w:szCs w:val="24"/>
                      <w:lang w:val="vi-VN" w:eastAsia="ja-JP"/>
                    </w:rPr>
                  </w:pPr>
                </w:p>
              </w:tc>
            </w:tr>
            <w:tr w:rsidR="009F33DA" w:rsidRPr="00547165" w14:paraId="7A5EFB37" w14:textId="77777777" w:rsidTr="009F33DA">
              <w:tc>
                <w:tcPr>
                  <w:tcW w:w="726" w:type="dxa"/>
                </w:tcPr>
                <w:p w14:paraId="4D73CDDF" w14:textId="77777777" w:rsidR="009F33DA" w:rsidRPr="00547165" w:rsidRDefault="009F33DA" w:rsidP="009F33DA">
                  <w:pPr>
                    <w:spacing w:before="120" w:after="120"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lastRenderedPageBreak/>
                    <w:t>3</w:t>
                  </w:r>
                </w:p>
              </w:tc>
              <w:tc>
                <w:tcPr>
                  <w:tcW w:w="2669" w:type="dxa"/>
                </w:tcPr>
                <w:p w14:paraId="6EADCE7B"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eastAsia="Times" w:hAnsi="Times" w:cs="Times"/>
                      <w:sz w:val="24"/>
                      <w:szCs w:val="24"/>
                      <w:lang w:eastAsia="ja-JP"/>
                    </w:rPr>
                    <w:t>Actor sends a command to add medicine</w:t>
                  </w:r>
                </w:p>
                <w:p w14:paraId="1CD74929"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hAnsi="Times" w:cs="Times"/>
                      <w:sz w:val="24"/>
                      <w:szCs w:val="24"/>
                    </w:rPr>
                    <w:t>[Alternative 1]</w:t>
                  </w:r>
                </w:p>
              </w:tc>
              <w:tc>
                <w:tcPr>
                  <w:tcW w:w="5220" w:type="dxa"/>
                </w:tcPr>
                <w:p w14:paraId="0A1E62C5" w14:textId="77777777" w:rsidR="009F33DA" w:rsidRPr="00547165" w:rsidRDefault="009F33DA" w:rsidP="009F33DA">
                  <w:pPr>
                    <w:spacing w:before="120" w:after="120" w:line="276" w:lineRule="auto"/>
                    <w:jc w:val="center"/>
                    <w:rPr>
                      <w:rFonts w:ascii="Times" w:eastAsia="Times" w:hAnsi="Times" w:cs="Times"/>
                      <w:sz w:val="24"/>
                      <w:szCs w:val="24"/>
                      <w:lang w:val="vi-VN" w:eastAsia="ja-JP"/>
                    </w:rPr>
                  </w:pPr>
                </w:p>
                <w:p w14:paraId="4ABFCDDF"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The system requires medicine information of the patient:</w:t>
                  </w:r>
                </w:p>
                <w:p w14:paraId="3B49C798" w14:textId="77777777" w:rsidR="009F33DA" w:rsidRPr="00547165" w:rsidRDefault="009F33DA" w:rsidP="00CB7118">
                  <w:pPr>
                    <w:pStyle w:val="ListParagraph"/>
                    <w:numPr>
                      <w:ilvl w:val="0"/>
                      <w:numId w:val="47"/>
                    </w:numPr>
                    <w:spacing w:before="120" w:after="120" w:line="276" w:lineRule="auto"/>
                    <w:ind w:left="0" w:hanging="36"/>
                    <w:rPr>
                      <w:rFonts w:ascii="Times" w:eastAsia="Times" w:hAnsi="Times" w:cs="Times"/>
                      <w:sz w:val="24"/>
                      <w:szCs w:val="24"/>
                      <w:lang w:eastAsia="ja-JP"/>
                    </w:rPr>
                  </w:pPr>
                  <w:r w:rsidRPr="00547165">
                    <w:rPr>
                      <w:rFonts w:ascii="Times" w:eastAsia="Times" w:hAnsi="Times" w:cs="Times"/>
                      <w:sz w:val="24"/>
                      <w:szCs w:val="24"/>
                      <w:lang w:eastAsia="ja-JP"/>
                    </w:rPr>
                    <w:t>Name: drop</w:t>
                  </w:r>
                  <w:r w:rsidRPr="00547165">
                    <w:rPr>
                      <w:rFonts w:ascii="Times" w:eastAsia="Times" w:hAnsi="Times" w:cs="Times"/>
                      <w:noProof/>
                      <w:sz w:val="24"/>
                      <w:szCs w:val="24"/>
                      <w:lang w:eastAsia="ja-JP"/>
                    </w:rPr>
                    <w:t>-</w:t>
                  </w:r>
                  <w:r w:rsidRPr="00547165">
                    <w:rPr>
                      <w:rFonts w:ascii="Times" w:eastAsia="Times" w:hAnsi="Times" w:cs="Times"/>
                      <w:sz w:val="24"/>
                      <w:szCs w:val="24"/>
                      <w:lang w:eastAsia="ja-JP"/>
                    </w:rPr>
                    <w:t>down list, require, unique</w:t>
                  </w:r>
                </w:p>
                <w:p w14:paraId="187AD50F" w14:textId="77777777" w:rsidR="009F33DA" w:rsidRPr="00547165" w:rsidRDefault="009F33DA" w:rsidP="00CB7118">
                  <w:pPr>
                    <w:pStyle w:val="ListParagraph"/>
                    <w:numPr>
                      <w:ilvl w:val="0"/>
                      <w:numId w:val="47"/>
                    </w:numPr>
                    <w:spacing w:before="120" w:after="120" w:line="276" w:lineRule="auto"/>
                    <w:ind w:left="0" w:hanging="36"/>
                    <w:rPr>
                      <w:rFonts w:ascii="Times" w:eastAsia="Times" w:hAnsi="Times" w:cs="Times"/>
                      <w:sz w:val="24"/>
                      <w:szCs w:val="24"/>
                      <w:lang w:eastAsia="ja-JP"/>
                    </w:rPr>
                  </w:pPr>
                  <w:r w:rsidRPr="00547165">
                    <w:rPr>
                      <w:rFonts w:ascii="Times" w:eastAsia="Times" w:hAnsi="Times" w:cs="Times"/>
                      <w:sz w:val="24"/>
                      <w:szCs w:val="24"/>
                      <w:lang w:eastAsia="ja-JP"/>
                    </w:rPr>
                    <w:t>Description: free text input, max length 255</w:t>
                  </w:r>
                </w:p>
                <w:p w14:paraId="3B4C54D3" w14:textId="77777777" w:rsidR="009F33DA" w:rsidRPr="00547165" w:rsidRDefault="009F33DA" w:rsidP="00CB7118">
                  <w:pPr>
                    <w:pStyle w:val="ListParagraph"/>
                    <w:numPr>
                      <w:ilvl w:val="0"/>
                      <w:numId w:val="47"/>
                    </w:numPr>
                    <w:spacing w:before="120" w:after="120" w:line="276" w:lineRule="auto"/>
                    <w:ind w:left="0" w:hanging="36"/>
                    <w:rPr>
                      <w:rFonts w:ascii="Times" w:eastAsia="Times" w:hAnsi="Times" w:cs="Times"/>
                      <w:sz w:val="24"/>
                      <w:szCs w:val="24"/>
                      <w:lang w:eastAsia="ja-JP"/>
                    </w:rPr>
                  </w:pPr>
                  <w:r w:rsidRPr="00547165">
                    <w:rPr>
                      <w:rFonts w:ascii="Times" w:eastAsia="Times" w:hAnsi="Times" w:cs="Times"/>
                      <w:sz w:val="24"/>
                      <w:szCs w:val="24"/>
                      <w:lang w:eastAsia="ja-JP"/>
                    </w:rPr>
                    <w:t>Quaintly: number, max length 11</w:t>
                  </w:r>
                </w:p>
              </w:tc>
            </w:tr>
            <w:tr w:rsidR="009F33DA" w:rsidRPr="00547165" w14:paraId="38DE1C72" w14:textId="77777777" w:rsidTr="009F33DA">
              <w:tc>
                <w:tcPr>
                  <w:tcW w:w="726" w:type="dxa"/>
                </w:tcPr>
                <w:p w14:paraId="28D861A5" w14:textId="77777777" w:rsidR="009F33DA" w:rsidRPr="00547165" w:rsidRDefault="009F33DA" w:rsidP="009F33DA">
                  <w:pPr>
                    <w:spacing w:before="120" w:after="120"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4</w:t>
                  </w:r>
                </w:p>
              </w:tc>
              <w:tc>
                <w:tcPr>
                  <w:tcW w:w="2669" w:type="dxa"/>
                </w:tcPr>
                <w:p w14:paraId="1026C9BE"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inputs information</w:t>
                  </w:r>
                </w:p>
                <w:p w14:paraId="3B16267C"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hAnsi="Times" w:cs="Times"/>
                      <w:sz w:val="24"/>
                      <w:szCs w:val="24"/>
                    </w:rPr>
                    <w:t>[Alternative 2]</w:t>
                  </w:r>
                </w:p>
              </w:tc>
              <w:tc>
                <w:tcPr>
                  <w:tcW w:w="5220" w:type="dxa"/>
                </w:tcPr>
                <w:p w14:paraId="5BCF402E" w14:textId="77777777" w:rsidR="009F33DA" w:rsidRPr="00547165" w:rsidRDefault="009F33DA" w:rsidP="009F33DA">
                  <w:pPr>
                    <w:spacing w:before="120" w:after="120" w:line="276" w:lineRule="auto"/>
                    <w:rPr>
                      <w:rFonts w:ascii="Times" w:eastAsia="Times" w:hAnsi="Times" w:cs="Times"/>
                      <w:sz w:val="24"/>
                      <w:szCs w:val="24"/>
                      <w:lang w:val="vi-VN" w:eastAsia="ja-JP"/>
                    </w:rPr>
                  </w:pPr>
                </w:p>
              </w:tc>
            </w:tr>
            <w:tr w:rsidR="009F33DA" w:rsidRPr="00547165" w14:paraId="3314035C" w14:textId="77777777" w:rsidTr="009F33DA">
              <w:tc>
                <w:tcPr>
                  <w:tcW w:w="726" w:type="dxa"/>
                </w:tcPr>
                <w:p w14:paraId="3BF6254B" w14:textId="77777777" w:rsidR="009F33DA" w:rsidRPr="00547165" w:rsidRDefault="009F33DA" w:rsidP="009F33DA">
                  <w:pPr>
                    <w:spacing w:before="120" w:after="120"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5</w:t>
                  </w:r>
                </w:p>
              </w:tc>
              <w:tc>
                <w:tcPr>
                  <w:tcW w:w="2669" w:type="dxa"/>
                </w:tcPr>
                <w:p w14:paraId="6D018CF4"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eastAsia="Times" w:hAnsi="Times" w:cs="Times"/>
                      <w:color w:val="auto"/>
                      <w:sz w:val="24"/>
                      <w:szCs w:val="24"/>
                      <w:lang w:eastAsia="ja-JP"/>
                    </w:rPr>
                    <w:t xml:space="preserve">Actor </w:t>
                  </w:r>
                  <w:r w:rsidRPr="00547165">
                    <w:rPr>
                      <w:rFonts w:ascii="Times" w:eastAsia="Times" w:hAnsi="Times" w:cs="Times"/>
                      <w:sz w:val="24"/>
                      <w:szCs w:val="24"/>
                      <w:lang w:eastAsia="ja-JP"/>
                    </w:rPr>
                    <w:t>sends a command to save</w:t>
                  </w:r>
                </w:p>
                <w:p w14:paraId="6F895D41" w14:textId="77777777" w:rsidR="009F33DA" w:rsidRPr="00547165" w:rsidRDefault="009F33DA" w:rsidP="009F33DA">
                  <w:pPr>
                    <w:spacing w:before="120" w:after="120" w:line="276" w:lineRule="auto"/>
                    <w:rPr>
                      <w:rFonts w:ascii="Times" w:hAnsi="Times" w:cs="Times"/>
                      <w:sz w:val="24"/>
                      <w:szCs w:val="24"/>
                    </w:rPr>
                  </w:pPr>
                  <w:r w:rsidRPr="00547165">
                    <w:rPr>
                      <w:rFonts w:ascii="Times" w:hAnsi="Times" w:cs="Times"/>
                      <w:sz w:val="24"/>
                      <w:szCs w:val="24"/>
                    </w:rPr>
                    <w:t>[Alternative 3]</w:t>
                  </w:r>
                </w:p>
              </w:tc>
              <w:tc>
                <w:tcPr>
                  <w:tcW w:w="5220" w:type="dxa"/>
                </w:tcPr>
                <w:p w14:paraId="03CB871F" w14:textId="77777777" w:rsidR="009F33DA" w:rsidRPr="00547165" w:rsidRDefault="009F33DA" w:rsidP="009F33DA">
                  <w:pPr>
                    <w:pStyle w:val="ListParagraph"/>
                    <w:spacing w:before="120" w:after="120" w:line="276" w:lineRule="auto"/>
                    <w:ind w:left="0"/>
                    <w:rPr>
                      <w:rFonts w:ascii="Times" w:eastAsia="Times" w:hAnsi="Times" w:cs="Times"/>
                      <w:color w:val="auto"/>
                      <w:sz w:val="24"/>
                      <w:szCs w:val="24"/>
                      <w:lang w:eastAsia="ja-JP"/>
                    </w:rPr>
                  </w:pPr>
                </w:p>
                <w:p w14:paraId="320B5128" w14:textId="77777777" w:rsidR="009F33DA" w:rsidRPr="00547165" w:rsidRDefault="009F33DA" w:rsidP="009F33DA">
                  <w:pPr>
                    <w:pStyle w:val="ListParagraph"/>
                    <w:spacing w:before="120" w:after="120" w:line="276" w:lineRule="auto"/>
                    <w:ind w:left="0"/>
                    <w:rPr>
                      <w:rFonts w:ascii="Times" w:eastAsia="Times" w:hAnsi="Times" w:cs="Times"/>
                      <w:color w:val="auto"/>
                      <w:sz w:val="24"/>
                      <w:szCs w:val="24"/>
                      <w:lang w:eastAsia="ja-JP"/>
                    </w:rPr>
                  </w:pPr>
                </w:p>
                <w:p w14:paraId="77353B67" w14:textId="77777777" w:rsidR="009F33DA" w:rsidRPr="00547165" w:rsidRDefault="009F33DA" w:rsidP="009F33DA">
                  <w:pPr>
                    <w:pStyle w:val="ListParagraph"/>
                    <w:spacing w:before="120" w:after="120" w:line="276" w:lineRule="auto"/>
                    <w:ind w:left="0"/>
                    <w:rPr>
                      <w:rFonts w:ascii="Times" w:eastAsia="Times" w:hAnsi="Times" w:cs="Times"/>
                      <w:sz w:val="24"/>
                      <w:szCs w:val="24"/>
                      <w:lang w:eastAsia="ja-JP"/>
                    </w:rPr>
                  </w:pPr>
                  <w:r w:rsidRPr="00547165">
                    <w:rPr>
                      <w:rFonts w:ascii="Times" w:eastAsia="Times" w:hAnsi="Times" w:cs="Times"/>
                      <w:noProof/>
                      <w:sz w:val="24"/>
                      <w:szCs w:val="24"/>
                      <w:lang w:eastAsia="ja-JP"/>
                    </w:rPr>
                    <w:t>The new</w:t>
                  </w:r>
                  <w:r w:rsidRPr="00547165">
                    <w:rPr>
                      <w:rFonts w:ascii="Times" w:eastAsia="Times" w:hAnsi="Times" w:cs="Times"/>
                      <w:sz w:val="24"/>
                      <w:szCs w:val="24"/>
                      <w:lang w:eastAsia="ja-JP"/>
                    </w:rPr>
                    <w:t xml:space="preserve"> medical record has been adding to the system</w:t>
                  </w:r>
                </w:p>
                <w:p w14:paraId="5034D062" w14:textId="77777777" w:rsidR="009F33DA" w:rsidRPr="00547165" w:rsidRDefault="009F33DA" w:rsidP="009F33DA">
                  <w:pPr>
                    <w:pStyle w:val="ListParagraph"/>
                    <w:spacing w:before="120" w:after="120" w:line="276" w:lineRule="auto"/>
                    <w:ind w:left="0"/>
                    <w:rPr>
                      <w:rFonts w:ascii="Times" w:hAnsi="Times" w:cs="Times"/>
                      <w:sz w:val="24"/>
                      <w:szCs w:val="24"/>
                    </w:rPr>
                  </w:pPr>
                  <w:r w:rsidRPr="00547165">
                    <w:rPr>
                      <w:rFonts w:ascii="Times" w:hAnsi="Times" w:cs="Times"/>
                      <w:sz w:val="24"/>
                      <w:szCs w:val="24"/>
                    </w:rPr>
                    <w:t>[Exception 1,2]</w:t>
                  </w:r>
                </w:p>
                <w:p w14:paraId="152B2415" w14:textId="77777777" w:rsidR="009F33DA" w:rsidRPr="00547165" w:rsidRDefault="009F33DA" w:rsidP="009F33DA">
                  <w:pPr>
                    <w:pStyle w:val="ListParagraph"/>
                    <w:spacing w:before="120" w:after="120" w:line="276" w:lineRule="auto"/>
                    <w:ind w:left="0"/>
                    <w:rPr>
                      <w:rFonts w:ascii="Times" w:eastAsia="Times" w:hAnsi="Times" w:cs="Times"/>
                      <w:sz w:val="24"/>
                      <w:szCs w:val="24"/>
                      <w:lang w:eastAsia="ja-JP"/>
                    </w:rPr>
                  </w:pPr>
                  <w:r w:rsidRPr="00547165">
                    <w:rPr>
                      <w:rFonts w:ascii="Times" w:hAnsi="Times" w:cs="Times"/>
                      <w:sz w:val="24"/>
                      <w:szCs w:val="24"/>
                    </w:rPr>
                    <w:t>Show message created successfully</w:t>
                  </w:r>
                </w:p>
              </w:tc>
            </w:tr>
          </w:tbl>
          <w:p w14:paraId="21D1B013" w14:textId="77777777" w:rsidR="009F33DA" w:rsidRPr="00547165" w:rsidRDefault="009F33DA" w:rsidP="009F33DA">
            <w:pPr>
              <w:spacing w:line="276" w:lineRule="auto"/>
              <w:rPr>
                <w:rFonts w:ascii="Times" w:eastAsia="Times" w:hAnsi="Times" w:cs="Times"/>
                <w:lang w:eastAsia="ja-JP"/>
              </w:rPr>
            </w:pPr>
          </w:p>
          <w:p w14:paraId="045C7F9B"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Alternative Scenario:</w:t>
            </w:r>
          </w:p>
          <w:tbl>
            <w:tblPr>
              <w:tblStyle w:val="TableGrid"/>
              <w:tblW w:w="8615" w:type="dxa"/>
              <w:tblLayout w:type="fixed"/>
              <w:tblLook w:val="04A0" w:firstRow="1" w:lastRow="0" w:firstColumn="1" w:lastColumn="0" w:noHBand="0" w:noVBand="1"/>
            </w:tblPr>
            <w:tblGrid>
              <w:gridCol w:w="697"/>
              <w:gridCol w:w="3510"/>
              <w:gridCol w:w="4408"/>
            </w:tblGrid>
            <w:tr w:rsidR="009F33DA" w:rsidRPr="00547165" w14:paraId="57850DC1" w14:textId="77777777" w:rsidTr="009F33DA">
              <w:tc>
                <w:tcPr>
                  <w:tcW w:w="697" w:type="dxa"/>
                  <w:shd w:val="clear" w:color="auto" w:fill="D9D9D9" w:themeFill="background1" w:themeFillShade="D9"/>
                </w:tcPr>
                <w:p w14:paraId="6B980159"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No</w:t>
                  </w:r>
                </w:p>
              </w:tc>
              <w:tc>
                <w:tcPr>
                  <w:tcW w:w="3510" w:type="dxa"/>
                  <w:shd w:val="clear" w:color="auto" w:fill="D9D9D9" w:themeFill="background1" w:themeFillShade="D9"/>
                </w:tcPr>
                <w:p w14:paraId="41789B55"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Cause</w:t>
                  </w:r>
                </w:p>
              </w:tc>
              <w:tc>
                <w:tcPr>
                  <w:tcW w:w="4408" w:type="dxa"/>
                  <w:shd w:val="clear" w:color="auto" w:fill="D9D9D9" w:themeFill="background1" w:themeFillShade="D9"/>
                </w:tcPr>
                <w:p w14:paraId="4AEBEA37"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497A6EBC" w14:textId="77777777" w:rsidTr="009F33DA">
              <w:tc>
                <w:tcPr>
                  <w:tcW w:w="697" w:type="dxa"/>
                </w:tcPr>
                <w:p w14:paraId="266D93C9"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3510" w:type="dxa"/>
                </w:tcPr>
                <w:p w14:paraId="54CB445C"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noProof/>
                      <w:color w:val="auto"/>
                      <w:sz w:val="24"/>
                      <w:szCs w:val="24"/>
                      <w:lang w:eastAsia="ja-JP"/>
                    </w:rPr>
                    <w:t>The actor</w:t>
                  </w:r>
                  <w:r w:rsidRPr="00547165">
                    <w:rPr>
                      <w:rFonts w:ascii="Times" w:eastAsia="Times,Cambria" w:hAnsi="Times" w:cs="Times"/>
                      <w:color w:val="auto"/>
                      <w:sz w:val="24"/>
                      <w:szCs w:val="24"/>
                      <w:lang w:eastAsia="ja-JP"/>
                    </w:rPr>
                    <w:t xml:space="preserve"> does not </w:t>
                  </w:r>
                  <w:r w:rsidRPr="00547165">
                    <w:rPr>
                      <w:rFonts w:ascii="Times" w:eastAsia="Times,Cambria" w:hAnsi="Times" w:cs="Times"/>
                      <w:noProof/>
                      <w:color w:val="auto"/>
                      <w:sz w:val="24"/>
                      <w:szCs w:val="24"/>
                      <w:lang w:eastAsia="ja-JP"/>
                    </w:rPr>
                    <w:t>send</w:t>
                  </w:r>
                  <w:r w:rsidRPr="00547165">
                    <w:rPr>
                      <w:rFonts w:ascii="Times" w:eastAsia="Times,Cambria" w:hAnsi="Times" w:cs="Times"/>
                      <w:color w:val="auto"/>
                      <w:sz w:val="24"/>
                      <w:szCs w:val="24"/>
                      <w:lang w:eastAsia="ja-JP"/>
                    </w:rPr>
                    <w:t xml:space="preserve"> a command to add medicine.</w:t>
                  </w:r>
                </w:p>
              </w:tc>
              <w:tc>
                <w:tcPr>
                  <w:tcW w:w="4408" w:type="dxa"/>
                </w:tcPr>
                <w:p w14:paraId="150A5C0F"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The system will not display medicine information.</w:t>
                  </w:r>
                </w:p>
              </w:tc>
            </w:tr>
            <w:tr w:rsidR="009F33DA" w:rsidRPr="00547165" w14:paraId="5C1EAC0B" w14:textId="77777777" w:rsidTr="009F33DA">
              <w:tc>
                <w:tcPr>
                  <w:tcW w:w="697" w:type="dxa"/>
                </w:tcPr>
                <w:p w14:paraId="78F7007B" w14:textId="77777777" w:rsidR="009F33DA" w:rsidRPr="00547165" w:rsidRDefault="009F33DA" w:rsidP="009F33DA">
                  <w:pPr>
                    <w:spacing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2</w:t>
                  </w:r>
                </w:p>
              </w:tc>
              <w:tc>
                <w:tcPr>
                  <w:tcW w:w="3510" w:type="dxa"/>
                </w:tcPr>
                <w:p w14:paraId="36DA54E3"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The actor sends a command to remove.</w:t>
                  </w:r>
                </w:p>
              </w:tc>
              <w:tc>
                <w:tcPr>
                  <w:tcW w:w="4408" w:type="dxa"/>
                </w:tcPr>
                <w:p w14:paraId="70F75903"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Medicine will be removed out of the list medicines.</w:t>
                  </w:r>
                </w:p>
              </w:tc>
            </w:tr>
            <w:tr w:rsidR="009F33DA" w:rsidRPr="00547165" w14:paraId="32A77739" w14:textId="77777777" w:rsidTr="009F33DA">
              <w:tc>
                <w:tcPr>
                  <w:tcW w:w="697" w:type="dxa"/>
                </w:tcPr>
                <w:p w14:paraId="1FBB07D3" w14:textId="77777777" w:rsidR="009F33DA" w:rsidRPr="00547165" w:rsidRDefault="009F33DA" w:rsidP="009F33DA">
                  <w:pPr>
                    <w:spacing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3</w:t>
                  </w:r>
                </w:p>
              </w:tc>
              <w:tc>
                <w:tcPr>
                  <w:tcW w:w="3510" w:type="dxa"/>
                </w:tcPr>
                <w:p w14:paraId="6527FDB8"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The actor sends a command to cancel.</w:t>
                  </w:r>
                </w:p>
              </w:tc>
              <w:tc>
                <w:tcPr>
                  <w:tcW w:w="4408" w:type="dxa"/>
                </w:tcPr>
                <w:p w14:paraId="4A3D7467"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The system will close the create medical record view.</w:t>
                  </w:r>
                </w:p>
              </w:tc>
            </w:tr>
          </w:tbl>
          <w:p w14:paraId="5D959D72" w14:textId="77777777" w:rsidR="009F33DA" w:rsidRPr="00547165" w:rsidRDefault="009F33DA" w:rsidP="009F33DA">
            <w:pPr>
              <w:spacing w:line="276" w:lineRule="auto"/>
              <w:rPr>
                <w:rFonts w:ascii="Times" w:eastAsia="Times" w:hAnsi="Times" w:cs="Times"/>
                <w:lang w:eastAsia="ja-JP"/>
              </w:rPr>
            </w:pPr>
          </w:p>
          <w:p w14:paraId="4FC61327"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Exceptions</w:t>
            </w:r>
            <w:r w:rsidRPr="00547165">
              <w:rPr>
                <w:rFonts w:ascii="Times" w:eastAsia="Times" w:hAnsi="Times" w:cs="Times"/>
                <w:lang w:val="vi-VN" w:eastAsia="ja-JP"/>
              </w:rPr>
              <w:t>:</w:t>
            </w:r>
          </w:p>
          <w:tbl>
            <w:tblPr>
              <w:tblStyle w:val="TableGrid"/>
              <w:tblW w:w="8615" w:type="dxa"/>
              <w:tblLayout w:type="fixed"/>
              <w:tblLook w:val="04A0" w:firstRow="1" w:lastRow="0" w:firstColumn="1" w:lastColumn="0" w:noHBand="0" w:noVBand="1"/>
            </w:tblPr>
            <w:tblGrid>
              <w:gridCol w:w="697"/>
              <w:gridCol w:w="3510"/>
              <w:gridCol w:w="4408"/>
            </w:tblGrid>
            <w:tr w:rsidR="009F33DA" w:rsidRPr="00547165" w14:paraId="7404283B" w14:textId="77777777" w:rsidTr="009F33DA">
              <w:tc>
                <w:tcPr>
                  <w:tcW w:w="697" w:type="dxa"/>
                  <w:shd w:val="clear" w:color="auto" w:fill="D9D9D9" w:themeFill="background1" w:themeFillShade="D9"/>
                </w:tcPr>
                <w:p w14:paraId="7CD998DB"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No</w:t>
                  </w:r>
                </w:p>
              </w:tc>
              <w:tc>
                <w:tcPr>
                  <w:tcW w:w="3510" w:type="dxa"/>
                  <w:shd w:val="clear" w:color="auto" w:fill="D9D9D9" w:themeFill="background1" w:themeFillShade="D9"/>
                </w:tcPr>
                <w:p w14:paraId="42C9F3A8"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Cause</w:t>
                  </w:r>
                </w:p>
              </w:tc>
              <w:tc>
                <w:tcPr>
                  <w:tcW w:w="4408" w:type="dxa"/>
                  <w:shd w:val="clear" w:color="auto" w:fill="D9D9D9" w:themeFill="background1" w:themeFillShade="D9"/>
                </w:tcPr>
                <w:p w14:paraId="589555A9"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6928689D" w14:textId="77777777" w:rsidTr="009F33DA">
              <w:tc>
                <w:tcPr>
                  <w:tcW w:w="697" w:type="dxa"/>
                </w:tcPr>
                <w:p w14:paraId="5E885897"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3510" w:type="dxa"/>
                </w:tcPr>
                <w:p w14:paraId="2FBB8E1F"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Patient’s medical record has existed.</w:t>
                  </w:r>
                </w:p>
              </w:tc>
              <w:tc>
                <w:tcPr>
                  <w:tcW w:w="4408" w:type="dxa"/>
                </w:tcPr>
                <w:p w14:paraId="4947F901"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Show message to notify the actor that medical record has existed in the system.</w:t>
                  </w:r>
                </w:p>
              </w:tc>
            </w:tr>
            <w:tr w:rsidR="009F33DA" w:rsidRPr="00547165" w14:paraId="0876942A" w14:textId="77777777" w:rsidTr="009F33DA">
              <w:tc>
                <w:tcPr>
                  <w:tcW w:w="697" w:type="dxa"/>
                </w:tcPr>
                <w:p w14:paraId="4E42334A" w14:textId="77777777" w:rsidR="009F33DA" w:rsidRPr="00547165" w:rsidRDefault="009F33DA" w:rsidP="009F33DA">
                  <w:pPr>
                    <w:spacing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2</w:t>
                  </w:r>
                </w:p>
              </w:tc>
              <w:tc>
                <w:tcPr>
                  <w:tcW w:w="3510" w:type="dxa"/>
                </w:tcPr>
                <w:p w14:paraId="5CB67912" w14:textId="77777777" w:rsidR="009F33DA" w:rsidRPr="00547165" w:rsidRDefault="009F33DA" w:rsidP="009F33DA">
                  <w:pPr>
                    <w:spacing w:line="276" w:lineRule="auto"/>
                    <w:rPr>
                      <w:rFonts w:ascii="Times" w:eastAsia="Times,Cambria" w:hAnsi="Times" w:cs="Times"/>
                      <w:sz w:val="24"/>
                      <w:szCs w:val="24"/>
                      <w:lang w:eastAsia="ja-JP"/>
                    </w:rPr>
                  </w:pPr>
                  <w:r w:rsidRPr="00547165">
                    <w:rPr>
                      <w:rFonts w:ascii="Times" w:eastAsia="Times,Cambria" w:hAnsi="Times" w:cs="Times"/>
                      <w:sz w:val="24"/>
                      <w:szCs w:val="24"/>
                      <w:lang w:eastAsia="ja-JP"/>
                    </w:rPr>
                    <w:t>The actor does not choose medicine name.</w:t>
                  </w:r>
                </w:p>
              </w:tc>
              <w:tc>
                <w:tcPr>
                  <w:tcW w:w="4408" w:type="dxa"/>
                </w:tcPr>
                <w:p w14:paraId="5F4F838D" w14:textId="77777777" w:rsidR="009F33DA" w:rsidRPr="00547165" w:rsidRDefault="009F33DA" w:rsidP="009F33DA">
                  <w:pPr>
                    <w:spacing w:line="276" w:lineRule="auto"/>
                    <w:rPr>
                      <w:rFonts w:ascii="Times" w:eastAsia="Times" w:hAnsi="Times" w:cs="Times"/>
                      <w:sz w:val="24"/>
                      <w:szCs w:val="24"/>
                    </w:rPr>
                  </w:pPr>
                  <w:r w:rsidRPr="00547165">
                    <w:rPr>
                      <w:rFonts w:ascii="Times" w:eastAsia="Times" w:hAnsi="Times" w:cs="Times"/>
                      <w:sz w:val="24"/>
                      <w:szCs w:val="24"/>
                    </w:rPr>
                    <w:t>Show message to notify the actor that medicine name is required.</w:t>
                  </w:r>
                </w:p>
              </w:tc>
            </w:tr>
          </w:tbl>
          <w:p w14:paraId="481EBDDD" w14:textId="77777777" w:rsidR="009F33DA" w:rsidRPr="00547165" w:rsidRDefault="009F33DA" w:rsidP="009F33DA">
            <w:pPr>
              <w:spacing w:line="276" w:lineRule="auto"/>
              <w:rPr>
                <w:rFonts w:ascii="Times" w:eastAsia="Times" w:hAnsi="Times" w:cs="Times"/>
                <w:lang w:val="vi-VN" w:eastAsia="ja-JP"/>
              </w:rPr>
            </w:pPr>
          </w:p>
          <w:p w14:paraId="5E66A060" w14:textId="77777777" w:rsidR="009F33DA" w:rsidRPr="00547165" w:rsidRDefault="009F33DA" w:rsidP="009F33DA">
            <w:pPr>
              <w:spacing w:before="120" w:after="120" w:line="276" w:lineRule="auto"/>
              <w:rPr>
                <w:rFonts w:ascii="Times" w:eastAsia="Times" w:hAnsi="Times" w:cs="Times"/>
                <w:lang w:val="vi-VN" w:eastAsia="ja-JP"/>
              </w:rPr>
            </w:pPr>
            <w:r w:rsidRPr="00547165">
              <w:rPr>
                <w:rFonts w:ascii="Times" w:eastAsia="Times" w:hAnsi="Times" w:cs="Times"/>
                <w:lang w:eastAsia="ja-JP"/>
              </w:rPr>
              <w:t>Relationships:  N/A</w:t>
            </w:r>
          </w:p>
          <w:p w14:paraId="22235B98" w14:textId="77777777" w:rsidR="009F33DA" w:rsidRPr="00547165" w:rsidRDefault="009F33DA" w:rsidP="009F33DA">
            <w:pPr>
              <w:spacing w:before="120" w:after="120" w:line="276" w:lineRule="auto"/>
              <w:rPr>
                <w:rFonts w:ascii="Times" w:eastAsia="Times" w:hAnsi="Times" w:cs="Times"/>
                <w:lang w:eastAsia="ja-JP"/>
              </w:rPr>
            </w:pPr>
            <w:r w:rsidRPr="00547165">
              <w:rPr>
                <w:rFonts w:ascii="Times" w:eastAsia="Times" w:hAnsi="Times" w:cs="Times"/>
                <w:lang w:eastAsia="ja-JP"/>
              </w:rPr>
              <w:t xml:space="preserve">Business Rules: </w:t>
            </w:r>
          </w:p>
          <w:p w14:paraId="417D8C18" w14:textId="77777777" w:rsidR="009F33DA" w:rsidRPr="00547165" w:rsidRDefault="009F33DA" w:rsidP="00CB7118">
            <w:pPr>
              <w:pStyle w:val="ListParagraph"/>
              <w:numPr>
                <w:ilvl w:val="0"/>
                <w:numId w:val="49"/>
              </w:numPr>
              <w:spacing w:before="120" w:after="120" w:line="276" w:lineRule="auto"/>
              <w:rPr>
                <w:rFonts w:ascii="Times" w:eastAsia="Times" w:hAnsi="Times" w:cs="Times"/>
              </w:rPr>
            </w:pPr>
            <w:r w:rsidRPr="00547165">
              <w:rPr>
                <w:rFonts w:ascii="Times" w:eastAsia="Times" w:hAnsi="Times" w:cs="Times"/>
              </w:rPr>
              <w:t>After the examination is completed, the clinic stores the patient’s medical record.</w:t>
            </w:r>
          </w:p>
          <w:p w14:paraId="08743F34" w14:textId="77777777" w:rsidR="009F33DA" w:rsidRPr="00547165" w:rsidRDefault="009F33DA" w:rsidP="00CB7118">
            <w:pPr>
              <w:pStyle w:val="ListParagraph"/>
              <w:numPr>
                <w:ilvl w:val="0"/>
                <w:numId w:val="49"/>
              </w:numPr>
              <w:spacing w:before="120" w:after="120" w:line="276" w:lineRule="auto"/>
              <w:rPr>
                <w:rFonts w:ascii="Times" w:eastAsia="Times" w:hAnsi="Times" w:cs="Times"/>
              </w:rPr>
            </w:pPr>
            <w:r w:rsidRPr="00547165">
              <w:rPr>
                <w:rFonts w:ascii="Times" w:eastAsia="Times" w:hAnsi="Times" w:cs="Times"/>
              </w:rPr>
              <w:t xml:space="preserve">The medical record can contain </w:t>
            </w:r>
            <w:r w:rsidRPr="00547165">
              <w:rPr>
                <w:rFonts w:ascii="Times" w:eastAsia="Times" w:hAnsi="Times" w:cs="Times"/>
                <w:noProof/>
              </w:rPr>
              <w:t>multiple</w:t>
            </w:r>
            <w:r w:rsidRPr="00547165">
              <w:rPr>
                <w:rFonts w:ascii="Times" w:eastAsia="Times" w:hAnsi="Times" w:cs="Times"/>
              </w:rPr>
              <w:t xml:space="preserve"> disease, symptom, and medicines.</w:t>
            </w:r>
          </w:p>
          <w:p w14:paraId="6EA95021" w14:textId="77777777" w:rsidR="009F33DA" w:rsidRPr="00547165" w:rsidRDefault="009F33DA" w:rsidP="00CB7118">
            <w:pPr>
              <w:pStyle w:val="ListParagraph"/>
              <w:numPr>
                <w:ilvl w:val="0"/>
                <w:numId w:val="49"/>
              </w:numPr>
              <w:spacing w:before="120" w:after="120" w:line="276" w:lineRule="auto"/>
              <w:rPr>
                <w:rFonts w:ascii="Times" w:eastAsia="Times" w:hAnsi="Times" w:cs="Times"/>
              </w:rPr>
            </w:pPr>
            <w:r w:rsidRPr="00547165">
              <w:rPr>
                <w:rFonts w:ascii="Times" w:eastAsia="Times" w:hAnsi="Times" w:cs="Times"/>
              </w:rPr>
              <w:t>If the actor adds medicine, medicine name is required and unique.</w:t>
            </w:r>
          </w:p>
          <w:p w14:paraId="70740290" w14:textId="77777777" w:rsidR="009F33DA" w:rsidRPr="00547165" w:rsidRDefault="009F33DA" w:rsidP="00CB7118">
            <w:pPr>
              <w:pStyle w:val="ListParagraph"/>
              <w:numPr>
                <w:ilvl w:val="0"/>
                <w:numId w:val="49"/>
              </w:numPr>
              <w:spacing w:before="120" w:after="120" w:line="276" w:lineRule="auto"/>
              <w:rPr>
                <w:rFonts w:ascii="Times" w:eastAsia="Times" w:hAnsi="Times" w:cs="Times"/>
              </w:rPr>
            </w:pPr>
            <w:r w:rsidRPr="00547165">
              <w:rPr>
                <w:rFonts w:ascii="Times" w:eastAsia="Times" w:hAnsi="Times" w:cs="Times"/>
              </w:rPr>
              <w:t>When the actor chooses medicine, the system will suggest description and quantity for this medicine.</w:t>
            </w:r>
          </w:p>
          <w:p w14:paraId="2D9342D4" w14:textId="77777777" w:rsidR="009F33DA" w:rsidRPr="00547165" w:rsidRDefault="009F33DA" w:rsidP="00CB7118">
            <w:pPr>
              <w:pStyle w:val="ListParagraph"/>
              <w:numPr>
                <w:ilvl w:val="0"/>
                <w:numId w:val="49"/>
              </w:numPr>
              <w:spacing w:before="120" w:after="120" w:line="276" w:lineRule="auto"/>
              <w:rPr>
                <w:rFonts w:ascii="Times" w:eastAsia="Times" w:hAnsi="Times" w:cs="Times"/>
              </w:rPr>
            </w:pPr>
            <w:r w:rsidRPr="00547165">
              <w:rPr>
                <w:rFonts w:ascii="Times" w:eastAsia="Times" w:hAnsi="Times" w:cs="Times"/>
              </w:rPr>
              <w:t>When the actor creates medical record complete:</w:t>
            </w:r>
          </w:p>
          <w:p w14:paraId="057783E1" w14:textId="77777777" w:rsidR="009F33DA" w:rsidRPr="00547165" w:rsidRDefault="009F33DA" w:rsidP="00CB7118">
            <w:pPr>
              <w:pStyle w:val="ListParagraph"/>
              <w:numPr>
                <w:ilvl w:val="1"/>
                <w:numId w:val="49"/>
              </w:numPr>
              <w:spacing w:before="120" w:after="120" w:line="276" w:lineRule="auto"/>
              <w:rPr>
                <w:rFonts w:ascii="Times" w:eastAsia="Times" w:hAnsi="Times" w:cs="Times"/>
              </w:rPr>
            </w:pPr>
            <w:r w:rsidRPr="00547165">
              <w:rPr>
                <w:rFonts w:ascii="Times" w:eastAsia="Times" w:hAnsi="Times" w:cs="Times"/>
              </w:rPr>
              <w:lastRenderedPageBreak/>
              <w:t>If successfully, the patient’s medical record will be stored in the system and show the message “</w:t>
            </w:r>
            <w:proofErr w:type="spellStart"/>
            <w:r w:rsidRPr="00547165">
              <w:rPr>
                <w:rFonts w:ascii="Times" w:eastAsia="Times" w:hAnsi="Times" w:cs="Times"/>
              </w:rPr>
              <w:t>Tạo</w:t>
            </w:r>
            <w:proofErr w:type="spellEnd"/>
            <w:r w:rsidRPr="00547165">
              <w:rPr>
                <w:rFonts w:ascii="Times" w:eastAsia="Times" w:hAnsi="Times" w:cs="Times"/>
              </w:rPr>
              <w:t xml:space="preserve"> </w:t>
            </w:r>
            <w:proofErr w:type="spellStart"/>
            <w:r w:rsidRPr="00547165">
              <w:rPr>
                <w:rFonts w:ascii="Times" w:eastAsia="Times" w:hAnsi="Times" w:cs="Times"/>
              </w:rPr>
              <w:t>bệnh</w:t>
            </w:r>
            <w:proofErr w:type="spellEnd"/>
            <w:r w:rsidRPr="00547165">
              <w:rPr>
                <w:rFonts w:ascii="Times" w:eastAsia="Times" w:hAnsi="Times" w:cs="Times"/>
              </w:rPr>
              <w:t xml:space="preserve"> </w:t>
            </w:r>
            <w:proofErr w:type="spellStart"/>
            <w:r w:rsidRPr="00547165">
              <w:rPr>
                <w:rFonts w:ascii="Times" w:eastAsia="Times" w:hAnsi="Times" w:cs="Times"/>
              </w:rPr>
              <w:t>án</w:t>
            </w:r>
            <w:proofErr w:type="spellEnd"/>
            <w:r w:rsidRPr="00547165">
              <w:rPr>
                <w:rFonts w:ascii="Times" w:eastAsia="Times" w:hAnsi="Times" w:cs="Times"/>
              </w:rPr>
              <w:t xml:space="preserve"> </w:t>
            </w:r>
            <w:proofErr w:type="spellStart"/>
            <w:r w:rsidRPr="00547165">
              <w:rPr>
                <w:rFonts w:ascii="Times" w:eastAsia="Times" w:hAnsi="Times" w:cs="Times"/>
              </w:rPr>
              <w:t>thành</w:t>
            </w:r>
            <w:proofErr w:type="spellEnd"/>
            <w:r w:rsidRPr="00547165">
              <w:rPr>
                <w:rFonts w:ascii="Times" w:eastAsia="Times" w:hAnsi="Times" w:cs="Times"/>
              </w:rPr>
              <w:t xml:space="preserve"> </w:t>
            </w:r>
            <w:proofErr w:type="spellStart"/>
            <w:r w:rsidRPr="00547165">
              <w:rPr>
                <w:rFonts w:ascii="Times" w:eastAsia="Times" w:hAnsi="Times" w:cs="Times"/>
              </w:rPr>
              <w:t>công</w:t>
            </w:r>
            <w:proofErr w:type="spellEnd"/>
            <w:r w:rsidRPr="00547165">
              <w:rPr>
                <w:rFonts w:ascii="Times" w:eastAsia="Times" w:hAnsi="Times" w:cs="Times"/>
              </w:rPr>
              <w:t>”.</w:t>
            </w:r>
          </w:p>
          <w:p w14:paraId="550AFF71" w14:textId="77777777" w:rsidR="009F33DA" w:rsidRPr="00547165" w:rsidRDefault="009F33DA" w:rsidP="00CB7118">
            <w:pPr>
              <w:pStyle w:val="ListParagraph"/>
              <w:numPr>
                <w:ilvl w:val="1"/>
                <w:numId w:val="49"/>
              </w:numPr>
              <w:spacing w:before="120" w:after="120" w:line="276" w:lineRule="auto"/>
              <w:rPr>
                <w:rFonts w:ascii="Times" w:eastAsia="Times" w:hAnsi="Times" w:cs="Times"/>
              </w:rPr>
            </w:pPr>
            <w:r w:rsidRPr="00547165">
              <w:rPr>
                <w:rFonts w:ascii="Times" w:eastAsia="Times" w:hAnsi="Times" w:cs="Times"/>
              </w:rPr>
              <w:t>If fail, patient’s medical record will not be stored in the system and the system will show error message “</w:t>
            </w:r>
            <w:proofErr w:type="spellStart"/>
            <w:r w:rsidRPr="00547165">
              <w:rPr>
                <w:rFonts w:ascii="Times" w:eastAsia="Times" w:hAnsi="Times" w:cs="Times"/>
              </w:rPr>
              <w:t>Tạo</w:t>
            </w:r>
            <w:proofErr w:type="spellEnd"/>
            <w:r w:rsidRPr="00547165">
              <w:rPr>
                <w:rFonts w:ascii="Times" w:eastAsia="Times" w:hAnsi="Times" w:cs="Times"/>
              </w:rPr>
              <w:t xml:space="preserve"> </w:t>
            </w:r>
            <w:proofErr w:type="spellStart"/>
            <w:r w:rsidRPr="00547165">
              <w:rPr>
                <w:rFonts w:ascii="Times" w:eastAsia="Times" w:hAnsi="Times" w:cs="Times"/>
              </w:rPr>
              <w:t>bệnh</w:t>
            </w:r>
            <w:proofErr w:type="spellEnd"/>
            <w:r w:rsidRPr="00547165">
              <w:rPr>
                <w:rFonts w:ascii="Times" w:eastAsia="Times" w:hAnsi="Times" w:cs="Times"/>
              </w:rPr>
              <w:t xml:space="preserve"> </w:t>
            </w:r>
            <w:proofErr w:type="spellStart"/>
            <w:r w:rsidRPr="00547165">
              <w:rPr>
                <w:rFonts w:ascii="Times" w:eastAsia="Times" w:hAnsi="Times" w:cs="Times"/>
              </w:rPr>
              <w:t>án</w:t>
            </w:r>
            <w:proofErr w:type="spellEnd"/>
            <w:r w:rsidRPr="00547165">
              <w:rPr>
                <w:rFonts w:ascii="Times" w:eastAsia="Times" w:hAnsi="Times" w:cs="Times"/>
              </w:rPr>
              <w:t xml:space="preserve"> </w:t>
            </w:r>
            <w:proofErr w:type="spellStart"/>
            <w:r w:rsidRPr="00547165">
              <w:rPr>
                <w:rFonts w:ascii="Times" w:eastAsia="Times" w:hAnsi="Times" w:cs="Times"/>
              </w:rPr>
              <w:t>thất</w:t>
            </w:r>
            <w:proofErr w:type="spellEnd"/>
            <w:r w:rsidRPr="00547165">
              <w:rPr>
                <w:rFonts w:ascii="Times" w:eastAsia="Times" w:hAnsi="Times" w:cs="Times"/>
              </w:rPr>
              <w:t xml:space="preserve"> </w:t>
            </w:r>
            <w:proofErr w:type="spellStart"/>
            <w:r w:rsidRPr="00547165">
              <w:rPr>
                <w:rFonts w:ascii="Times" w:eastAsia="Times" w:hAnsi="Times" w:cs="Times"/>
              </w:rPr>
              <w:t>bại</w:t>
            </w:r>
            <w:proofErr w:type="spellEnd"/>
            <w:r w:rsidRPr="00547165">
              <w:rPr>
                <w:rFonts w:ascii="Times" w:eastAsia="Times" w:hAnsi="Times" w:cs="Times"/>
              </w:rPr>
              <w:t>”.</w:t>
            </w:r>
          </w:p>
          <w:p w14:paraId="21F66E71"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 w:hAnsi="Times" w:cs="Times"/>
              </w:rPr>
              <w:t>If patient’s medical record has existed, the system show message “</w:t>
            </w:r>
            <w:proofErr w:type="spellStart"/>
            <w:r w:rsidRPr="00547165">
              <w:rPr>
                <w:rFonts w:ascii="Times" w:eastAsia="Times" w:hAnsi="Times" w:cs="Times"/>
              </w:rPr>
              <w:t>Bệnh</w:t>
            </w:r>
            <w:proofErr w:type="spellEnd"/>
            <w:r w:rsidRPr="00547165">
              <w:rPr>
                <w:rFonts w:ascii="Times" w:eastAsia="Times" w:hAnsi="Times" w:cs="Times"/>
              </w:rPr>
              <w:t xml:space="preserve"> </w:t>
            </w:r>
            <w:proofErr w:type="spellStart"/>
            <w:r w:rsidRPr="00547165">
              <w:rPr>
                <w:rFonts w:ascii="Times" w:eastAsia="Times" w:hAnsi="Times" w:cs="Times"/>
              </w:rPr>
              <w:t>án</w:t>
            </w:r>
            <w:proofErr w:type="spellEnd"/>
            <w:r w:rsidRPr="00547165">
              <w:rPr>
                <w:rFonts w:ascii="Times" w:eastAsia="Times" w:hAnsi="Times" w:cs="Times"/>
              </w:rPr>
              <w:t xml:space="preserve"> </w:t>
            </w:r>
            <w:proofErr w:type="spellStart"/>
            <w:r w:rsidRPr="00547165">
              <w:rPr>
                <w:rFonts w:ascii="Times" w:eastAsia="Times" w:hAnsi="Times" w:cs="Times"/>
              </w:rPr>
              <w:t>đã</w:t>
            </w:r>
            <w:proofErr w:type="spellEnd"/>
            <w:r w:rsidRPr="00547165">
              <w:rPr>
                <w:rFonts w:ascii="Times" w:eastAsia="Times" w:hAnsi="Times" w:cs="Times"/>
              </w:rPr>
              <w:t xml:space="preserve"> </w:t>
            </w:r>
            <w:proofErr w:type="spellStart"/>
            <w:r w:rsidRPr="00547165">
              <w:rPr>
                <w:rFonts w:ascii="Times" w:eastAsia="Times" w:hAnsi="Times" w:cs="Times"/>
              </w:rPr>
              <w:t>tồn</w:t>
            </w:r>
            <w:proofErr w:type="spellEnd"/>
            <w:r w:rsidRPr="00547165">
              <w:rPr>
                <w:rFonts w:ascii="Times" w:eastAsia="Times" w:hAnsi="Times" w:cs="Times"/>
              </w:rPr>
              <w:t xml:space="preserve"> </w:t>
            </w:r>
            <w:proofErr w:type="spellStart"/>
            <w:r w:rsidRPr="00547165">
              <w:rPr>
                <w:rFonts w:ascii="Times" w:eastAsia="Times" w:hAnsi="Times" w:cs="Times"/>
              </w:rPr>
              <w:t>tại</w:t>
            </w:r>
            <w:proofErr w:type="spellEnd"/>
            <w:r w:rsidRPr="00547165">
              <w:rPr>
                <w:rFonts w:ascii="Times" w:eastAsia="Times" w:hAnsi="Times" w:cs="Times"/>
              </w:rPr>
              <w:t>”.</w:t>
            </w:r>
          </w:p>
        </w:tc>
      </w:tr>
    </w:tbl>
    <w:p w14:paraId="360BEB67" w14:textId="6865CD59" w:rsidR="00D46711" w:rsidRPr="00547165" w:rsidRDefault="00547165" w:rsidP="00547165">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25 Use Case:</w:t>
      </w:r>
      <w:r w:rsidRPr="00E21E20">
        <w:rPr>
          <w:rFonts w:ascii="Times" w:eastAsia="Times" w:hAnsi="Times" w:cs="Times"/>
          <w:sz w:val="24"/>
          <w:szCs w:val="24"/>
        </w:rPr>
        <w:t xml:space="preserve"> </w:t>
      </w:r>
    </w:p>
    <w:p w14:paraId="11E0B195" w14:textId="40AB13BD" w:rsidR="00EA2129" w:rsidRPr="009F33DA" w:rsidRDefault="008B7812" w:rsidP="00CB7118">
      <w:pPr>
        <w:pStyle w:val="Heading5"/>
        <w:numPr>
          <w:ilvl w:val="3"/>
          <w:numId w:val="39"/>
        </w:numPr>
        <w:ind w:left="2410" w:hanging="992"/>
        <w:rPr>
          <w:rFonts w:ascii="Times" w:hAnsi="Times" w:cs="Times"/>
        </w:rPr>
      </w:pPr>
      <w:bookmarkStart w:id="207" w:name="_Toc520105323"/>
      <w:bookmarkStart w:id="208" w:name="_Toc520105493"/>
      <w:r>
        <w:rPr>
          <w:rFonts w:ascii="Times" w:eastAsia="Times" w:hAnsi="Times" w:cs="Times"/>
          <w:noProof/>
        </w:rPr>
        <w:drawing>
          <wp:anchor distT="0" distB="0" distL="114300" distR="114300" simplePos="0" relativeHeight="251658251" behindDoc="0" locked="0" layoutInCell="1" allowOverlap="1" wp14:anchorId="3E58C8B6" wp14:editId="1A79412B">
            <wp:simplePos x="0" y="0"/>
            <wp:positionH relativeFrom="margin">
              <wp:align>right</wp:align>
            </wp:positionH>
            <wp:positionV relativeFrom="paragraph">
              <wp:posOffset>240030</wp:posOffset>
            </wp:positionV>
            <wp:extent cx="5581650" cy="16732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nicViewdetailpatient.png"/>
                    <pic:cNvPicPr/>
                  </pic:nvPicPr>
                  <pic:blipFill>
                    <a:blip r:embed="rId38">
                      <a:extLst>
                        <a:ext uri="{28A0092B-C50C-407E-A947-70E740481C1C}">
                          <a14:useLocalDpi xmlns:a14="http://schemas.microsoft.com/office/drawing/2010/main" val="0"/>
                        </a:ext>
                      </a:extLst>
                    </a:blip>
                    <a:stretch>
                      <a:fillRect/>
                    </a:stretch>
                  </pic:blipFill>
                  <pic:spPr>
                    <a:xfrm>
                      <a:off x="0" y="0"/>
                      <a:ext cx="5581650" cy="1673225"/>
                    </a:xfrm>
                    <a:prstGeom prst="rect">
                      <a:avLst/>
                    </a:prstGeom>
                  </pic:spPr>
                </pic:pic>
              </a:graphicData>
            </a:graphic>
            <wp14:sizeRelH relativeFrom="page">
              <wp14:pctWidth>0</wp14:pctWidth>
            </wp14:sizeRelH>
            <wp14:sizeRelV relativeFrom="page">
              <wp14:pctHeight>0</wp14:pctHeight>
            </wp14:sizeRelV>
          </wp:anchor>
        </w:drawing>
      </w:r>
      <w:r w:rsidR="00EA2129">
        <w:rPr>
          <w:rFonts w:ascii="Times" w:hAnsi="Times" w:cs="Times"/>
        </w:rPr>
        <w:t>&lt;Clinic&gt; View Detail Patient</w:t>
      </w:r>
      <w:bookmarkEnd w:id="207"/>
      <w:bookmarkEnd w:id="208"/>
    </w:p>
    <w:p w14:paraId="4791F023" w14:textId="2C175020" w:rsidR="009F33DA" w:rsidRPr="008B7812" w:rsidRDefault="008B7812" w:rsidP="008B7812">
      <w:pPr>
        <w:pStyle w:val="cAP"/>
        <w:ind w:left="2160" w:firstLine="72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24:</w:t>
      </w:r>
      <w:r>
        <w:rPr>
          <w:rFonts w:ascii="Times" w:eastAsia="Times" w:hAnsi="Times" w:cs="Times"/>
          <w:sz w:val="24"/>
          <w:szCs w:val="24"/>
        </w:rPr>
        <w:t xml:space="preserve"> </w:t>
      </w:r>
      <w:r w:rsidR="009F33DA">
        <w:tab/>
      </w:r>
    </w:p>
    <w:tbl>
      <w:tblPr>
        <w:tblW w:w="5035"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71"/>
        <w:gridCol w:w="1657"/>
        <w:gridCol w:w="2194"/>
        <w:gridCol w:w="2919"/>
      </w:tblGrid>
      <w:tr w:rsidR="009F33DA" w:rsidRPr="00CC52CE" w14:paraId="1D8EFDD7"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4B637FF"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 UC_C09</w:t>
            </w:r>
          </w:p>
        </w:tc>
      </w:tr>
      <w:tr w:rsidR="009F33DA" w:rsidRPr="00CC52CE" w14:paraId="156F9BFB" w14:textId="77777777" w:rsidTr="009F33DA">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1ACF088"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No.</w:t>
            </w:r>
          </w:p>
        </w:tc>
        <w:tc>
          <w:tcPr>
            <w:tcW w:w="937"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2945990"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UC_C09</w:t>
            </w:r>
          </w:p>
        </w:tc>
        <w:tc>
          <w:tcPr>
            <w:tcW w:w="1241"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003CC015" w14:textId="77777777" w:rsidR="009F33DA" w:rsidRPr="00547165" w:rsidRDefault="009F33DA" w:rsidP="009F33DA">
            <w:pPr>
              <w:spacing w:line="276" w:lineRule="auto"/>
              <w:rPr>
                <w:rFonts w:ascii="Times" w:eastAsia="Times,Cambria" w:hAnsi="Times" w:cs="Times"/>
                <w:b/>
                <w:lang w:eastAsia="ja-JP"/>
              </w:rPr>
            </w:pPr>
            <w:r w:rsidRPr="00547165">
              <w:rPr>
                <w:rFonts w:ascii="Times" w:eastAsia="Times" w:hAnsi="Times" w:cs="Times"/>
                <w:b/>
                <w:lang w:eastAsia="ja-JP"/>
              </w:rPr>
              <w:t>Use Case Version</w:t>
            </w:r>
          </w:p>
        </w:tc>
        <w:tc>
          <w:tcPr>
            <w:tcW w:w="165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5A1A625"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1.0</w:t>
            </w:r>
          </w:p>
        </w:tc>
      </w:tr>
      <w:tr w:rsidR="009F33DA" w:rsidRPr="00CC52CE" w14:paraId="5CDDF81A" w14:textId="77777777" w:rsidTr="009F33DA">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5BFB96F"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Name</w:t>
            </w:r>
          </w:p>
        </w:tc>
        <w:tc>
          <w:tcPr>
            <w:tcW w:w="382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739BB94"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rPr>
              <w:t>View detail patient</w:t>
            </w:r>
          </w:p>
        </w:tc>
      </w:tr>
      <w:tr w:rsidR="009F33DA" w:rsidRPr="00CC52CE" w14:paraId="56E368AF" w14:textId="77777777" w:rsidTr="009F33DA">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A83E765"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Author</w:t>
            </w:r>
          </w:p>
        </w:tc>
        <w:tc>
          <w:tcPr>
            <w:tcW w:w="382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150E163" w14:textId="77777777" w:rsidR="009F33DA" w:rsidRPr="00547165" w:rsidRDefault="009F33DA" w:rsidP="009F33DA">
            <w:pPr>
              <w:spacing w:line="276" w:lineRule="auto"/>
              <w:rPr>
                <w:rFonts w:ascii="Times" w:eastAsia="Times,Cambria" w:hAnsi="Times" w:cs="Times"/>
                <w:lang w:eastAsia="ja-JP"/>
              </w:rPr>
            </w:pPr>
            <w:proofErr w:type="spellStart"/>
            <w:r w:rsidRPr="00547165">
              <w:rPr>
                <w:rFonts w:ascii="Times" w:eastAsia="Times" w:hAnsi="Times" w:cs="Times"/>
              </w:rPr>
              <w:t>DuyNC</w:t>
            </w:r>
            <w:proofErr w:type="spellEnd"/>
          </w:p>
        </w:tc>
      </w:tr>
      <w:tr w:rsidR="009F33DA" w:rsidRPr="00CC52CE" w14:paraId="626A4B83" w14:textId="77777777" w:rsidTr="009F33DA">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D33D39E"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Date</w:t>
            </w:r>
          </w:p>
        </w:tc>
        <w:tc>
          <w:tcPr>
            <w:tcW w:w="93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84A50A0"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18/07/2018</w:t>
            </w:r>
          </w:p>
        </w:tc>
        <w:tc>
          <w:tcPr>
            <w:tcW w:w="12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604109F" w14:textId="77777777" w:rsidR="009F33DA" w:rsidRPr="00547165" w:rsidRDefault="009F33DA" w:rsidP="009F33DA">
            <w:pPr>
              <w:spacing w:line="276" w:lineRule="auto"/>
              <w:rPr>
                <w:rFonts w:ascii="Times" w:eastAsia="Times,Cambria" w:hAnsi="Times" w:cs="Times"/>
                <w:b/>
                <w:lang w:eastAsia="ja-JP"/>
              </w:rPr>
            </w:pPr>
            <w:r w:rsidRPr="00547165">
              <w:rPr>
                <w:rFonts w:ascii="Times" w:eastAsia="Times" w:hAnsi="Times" w:cs="Times"/>
                <w:b/>
                <w:lang w:eastAsia="ja-JP"/>
              </w:rPr>
              <w:t>Priority</w:t>
            </w:r>
          </w:p>
        </w:tc>
        <w:tc>
          <w:tcPr>
            <w:tcW w:w="165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4FE7F65"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rPr>
              <w:t>Normal</w:t>
            </w:r>
          </w:p>
        </w:tc>
      </w:tr>
      <w:tr w:rsidR="009F33DA" w:rsidRPr="00270A74" w14:paraId="02AE7AE8" w14:textId="77777777" w:rsidTr="009F33DA">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2DFCA51"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Actor:</w:t>
            </w:r>
          </w:p>
          <w:p w14:paraId="7E614436" w14:textId="77777777" w:rsidR="009F33DA" w:rsidRPr="00547165" w:rsidRDefault="009F33DA" w:rsidP="00CB7118">
            <w:pPr>
              <w:pStyle w:val="ListParagraph"/>
              <w:numPr>
                <w:ilvl w:val="0"/>
                <w:numId w:val="49"/>
              </w:numPr>
              <w:spacing w:after="5" w:line="259" w:lineRule="auto"/>
              <w:rPr>
                <w:rFonts w:ascii="Times" w:eastAsia="Times,Cambria" w:hAnsi="Times" w:cs="Times"/>
              </w:rPr>
            </w:pPr>
            <w:r w:rsidRPr="00547165">
              <w:rPr>
                <w:rFonts w:ascii="Times" w:eastAsia="Times" w:hAnsi="Times" w:cs="Times"/>
              </w:rPr>
              <w:t>Clinic</w:t>
            </w:r>
          </w:p>
          <w:p w14:paraId="7482D40F"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Summary:</w:t>
            </w:r>
          </w:p>
          <w:p w14:paraId="5A0E3ACF" w14:textId="77777777" w:rsidR="009F33DA" w:rsidRPr="00547165" w:rsidRDefault="009F33DA" w:rsidP="00CB7118">
            <w:pPr>
              <w:pStyle w:val="ListParagraph"/>
              <w:numPr>
                <w:ilvl w:val="0"/>
                <w:numId w:val="49"/>
              </w:numPr>
              <w:spacing w:after="23" w:line="259" w:lineRule="auto"/>
              <w:ind w:right="327"/>
              <w:rPr>
                <w:rFonts w:ascii="Times" w:eastAsia="Times" w:hAnsi="Times" w:cs="Times"/>
              </w:rPr>
            </w:pPr>
            <w:r w:rsidRPr="00547165">
              <w:rPr>
                <w:rFonts w:ascii="Times" w:eastAsia="Times" w:hAnsi="Times" w:cs="Times"/>
              </w:rPr>
              <w:t>When the patient comes to the clinic, the clinic will see patient’s information such as personal info, medical record history.</w:t>
            </w:r>
          </w:p>
          <w:p w14:paraId="6EF2FEAC"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Goal:</w:t>
            </w:r>
          </w:p>
          <w:p w14:paraId="7B2106C4" w14:textId="77777777" w:rsidR="009F33DA" w:rsidRPr="00547165" w:rsidRDefault="009F33DA" w:rsidP="00CB7118">
            <w:pPr>
              <w:pStyle w:val="ListParagraph"/>
              <w:numPr>
                <w:ilvl w:val="0"/>
                <w:numId w:val="49"/>
              </w:numPr>
              <w:spacing w:after="23" w:line="259" w:lineRule="auto"/>
              <w:ind w:right="327"/>
              <w:rPr>
                <w:rFonts w:ascii="Times" w:eastAsia="Times" w:hAnsi="Times" w:cs="Times"/>
              </w:rPr>
            </w:pPr>
            <w:r w:rsidRPr="00547165">
              <w:rPr>
                <w:rFonts w:ascii="Times" w:eastAsia="Times" w:hAnsi="Times" w:cs="Times"/>
              </w:rPr>
              <w:t>The clinic can see the details of the patient's information.</w:t>
            </w:r>
          </w:p>
          <w:p w14:paraId="3D0D77D4"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Triggers:</w:t>
            </w:r>
          </w:p>
          <w:p w14:paraId="48BAC5C6" w14:textId="77777777" w:rsidR="009F33DA" w:rsidRPr="00547165" w:rsidRDefault="009F33DA" w:rsidP="00CB7118">
            <w:pPr>
              <w:pStyle w:val="ListParagraph"/>
              <w:widowControl w:val="0"/>
              <w:numPr>
                <w:ilvl w:val="0"/>
                <w:numId w:val="49"/>
              </w:numPr>
              <w:spacing w:after="23"/>
              <w:ind w:right="327"/>
              <w:rPr>
                <w:rFonts w:ascii="Times" w:eastAsia="Times" w:hAnsi="Times" w:cs="Times"/>
              </w:rPr>
            </w:pPr>
            <w:r w:rsidRPr="00547165">
              <w:rPr>
                <w:rFonts w:ascii="Times" w:eastAsia="Times" w:hAnsi="Times" w:cs="Times"/>
              </w:rPr>
              <w:t>The clinic sends a command to view the patient’s information.</w:t>
            </w:r>
          </w:p>
          <w:p w14:paraId="40421AE4" w14:textId="77777777" w:rsidR="009F33DA" w:rsidRPr="00547165" w:rsidRDefault="009F33DA" w:rsidP="009F33DA">
            <w:pPr>
              <w:widowControl w:val="0"/>
              <w:spacing w:after="23"/>
              <w:ind w:right="327"/>
              <w:rPr>
                <w:rFonts w:ascii="Times" w:eastAsia="Times" w:hAnsi="Times" w:cs="Times"/>
                <w:lang w:eastAsia="ja-JP"/>
              </w:rPr>
            </w:pPr>
            <w:r w:rsidRPr="00547165">
              <w:rPr>
                <w:rFonts w:ascii="Times" w:eastAsia="Times" w:hAnsi="Times" w:cs="Times"/>
                <w:lang w:eastAsia="ja-JP"/>
              </w:rPr>
              <w:t>Preconditions:</w:t>
            </w:r>
            <w:r w:rsidRPr="00547165">
              <w:rPr>
                <w:rFonts w:ascii="Times" w:eastAsia="Times" w:hAnsi="Times" w:cs="Times"/>
                <w:lang w:eastAsia="ja-JP"/>
              </w:rPr>
              <w:tab/>
              <w:t>N/A</w:t>
            </w:r>
          </w:p>
          <w:p w14:paraId="430E6E20" w14:textId="77777777" w:rsidR="009F33DA" w:rsidRPr="00547165" w:rsidRDefault="009F33DA" w:rsidP="009F33DA">
            <w:pPr>
              <w:widowControl w:val="0"/>
              <w:spacing w:after="23"/>
              <w:ind w:right="327"/>
              <w:rPr>
                <w:rFonts w:ascii="Times" w:eastAsia="Times" w:hAnsi="Times" w:cs="Times"/>
                <w:color w:val="4472C4" w:themeColor="accent1"/>
              </w:rPr>
            </w:pPr>
            <w:r w:rsidRPr="00547165">
              <w:rPr>
                <w:rFonts w:ascii="Times" w:eastAsia="Times" w:hAnsi="Times" w:cs="Times"/>
                <w:lang w:eastAsia="ja-JP"/>
              </w:rPr>
              <w:t>Post Conditions:</w:t>
            </w:r>
          </w:p>
          <w:p w14:paraId="1BA39E8A" w14:textId="77777777" w:rsidR="009F33DA" w:rsidRPr="00547165" w:rsidRDefault="009F33DA" w:rsidP="00CB7118">
            <w:pPr>
              <w:numPr>
                <w:ilvl w:val="0"/>
                <w:numId w:val="49"/>
              </w:numPr>
              <w:spacing w:before="60" w:after="25"/>
              <w:ind w:right="327"/>
              <w:contextualSpacing/>
              <w:rPr>
                <w:rFonts w:ascii="Times" w:eastAsia="Times" w:hAnsi="Times" w:cs="Times"/>
              </w:rPr>
            </w:pPr>
            <w:r w:rsidRPr="00547165">
              <w:rPr>
                <w:rFonts w:ascii="Times" w:eastAsia="Times" w:hAnsi="Times" w:cs="Times"/>
              </w:rPr>
              <w:t>Success: All patient information shows up.</w:t>
            </w:r>
          </w:p>
          <w:p w14:paraId="6F05D099" w14:textId="77777777" w:rsidR="009F33DA" w:rsidRPr="00547165" w:rsidRDefault="009F33DA" w:rsidP="00CB7118">
            <w:pPr>
              <w:numPr>
                <w:ilvl w:val="0"/>
                <w:numId w:val="49"/>
              </w:numPr>
              <w:spacing w:before="60"/>
              <w:ind w:right="327"/>
              <w:contextualSpacing/>
              <w:rPr>
                <w:rFonts w:ascii="Times" w:eastAsia="Times" w:hAnsi="Times" w:cs="Times"/>
              </w:rPr>
            </w:pPr>
            <w:r w:rsidRPr="00547165">
              <w:rPr>
                <w:rFonts w:ascii="Times" w:eastAsia="Times" w:hAnsi="Times" w:cs="Times"/>
              </w:rPr>
              <w:t>Fail: Show error message.</w:t>
            </w:r>
            <w:r w:rsidRPr="00547165">
              <w:rPr>
                <w:rFonts w:ascii="Times" w:eastAsia="Times" w:hAnsi="Times" w:cs="Times"/>
              </w:rPr>
              <w:tab/>
            </w:r>
          </w:p>
          <w:p w14:paraId="4D206DD3"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Main Success Scenario:</w:t>
            </w:r>
          </w:p>
          <w:tbl>
            <w:tblPr>
              <w:tblStyle w:val="TableGrid"/>
              <w:tblW w:w="8615" w:type="dxa"/>
              <w:tblLook w:val="04A0" w:firstRow="1" w:lastRow="0" w:firstColumn="1" w:lastColumn="0" w:noHBand="0" w:noVBand="1"/>
            </w:tblPr>
            <w:tblGrid>
              <w:gridCol w:w="643"/>
              <w:gridCol w:w="2932"/>
              <w:gridCol w:w="5040"/>
            </w:tblGrid>
            <w:tr w:rsidR="009F33DA" w:rsidRPr="00547165" w14:paraId="22E20D59" w14:textId="77777777" w:rsidTr="009F33DA">
              <w:tc>
                <w:tcPr>
                  <w:tcW w:w="643" w:type="dxa"/>
                  <w:shd w:val="clear" w:color="auto" w:fill="D9D9D9" w:themeFill="background1" w:themeFillShade="D9"/>
                </w:tcPr>
                <w:p w14:paraId="70221563"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Step</w:t>
                  </w:r>
                </w:p>
              </w:tc>
              <w:tc>
                <w:tcPr>
                  <w:tcW w:w="2932" w:type="dxa"/>
                  <w:shd w:val="clear" w:color="auto" w:fill="D9D9D9" w:themeFill="background1" w:themeFillShade="D9"/>
                </w:tcPr>
                <w:p w14:paraId="669B59B8"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Action</w:t>
                  </w:r>
                </w:p>
              </w:tc>
              <w:tc>
                <w:tcPr>
                  <w:tcW w:w="5040" w:type="dxa"/>
                  <w:shd w:val="clear" w:color="auto" w:fill="D9D9D9" w:themeFill="background1" w:themeFillShade="D9"/>
                </w:tcPr>
                <w:p w14:paraId="70CDD144"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62A2B8E4" w14:textId="77777777" w:rsidTr="009F33DA">
              <w:tc>
                <w:tcPr>
                  <w:tcW w:w="643" w:type="dxa"/>
                </w:tcPr>
                <w:p w14:paraId="5526DBAF"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1</w:t>
                  </w:r>
                </w:p>
              </w:tc>
              <w:tc>
                <w:tcPr>
                  <w:tcW w:w="2932" w:type="dxa"/>
                </w:tcPr>
                <w:p w14:paraId="4EC6A5EF"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sends a command to view the patient’s information.</w:t>
                  </w:r>
                </w:p>
              </w:tc>
              <w:tc>
                <w:tcPr>
                  <w:tcW w:w="5040" w:type="dxa"/>
                </w:tcPr>
                <w:p w14:paraId="35D8A81A" w14:textId="77777777" w:rsidR="009F33DA" w:rsidRPr="00547165" w:rsidRDefault="009F33DA" w:rsidP="009F33DA">
                  <w:pPr>
                    <w:spacing w:before="120" w:after="120" w:line="276" w:lineRule="auto"/>
                    <w:rPr>
                      <w:rFonts w:ascii="Times" w:eastAsia="Times" w:hAnsi="Times" w:cs="Times"/>
                      <w:color w:val="auto"/>
                      <w:sz w:val="24"/>
                      <w:szCs w:val="24"/>
                      <w:lang w:eastAsia="ja-JP"/>
                    </w:rPr>
                  </w:pPr>
                </w:p>
                <w:p w14:paraId="53B5C4F6"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The system shows the patient’s information detail:</w:t>
                  </w:r>
                </w:p>
                <w:p w14:paraId="7F51F132"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lastRenderedPageBreak/>
                    <w:t>Full name: free text input, max length 30</w:t>
                  </w:r>
                </w:p>
                <w:p w14:paraId="059F1795"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Phone Number: text</w:t>
                  </w:r>
                </w:p>
                <w:p w14:paraId="435871E4"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Address: free text input, max length 255</w:t>
                  </w:r>
                </w:p>
                <w:p w14:paraId="33160B99"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Date of birth: number text input, date format</w:t>
                  </w:r>
                </w:p>
                <w:p w14:paraId="6FC7C944"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Gender: drop</w:t>
                  </w:r>
                  <w:r w:rsidRPr="00547165">
                    <w:rPr>
                      <w:rFonts w:ascii="Times" w:eastAsia="Times" w:hAnsi="Times" w:cs="Times"/>
                      <w:noProof/>
                      <w:sz w:val="24"/>
                      <w:szCs w:val="24"/>
                      <w:lang w:eastAsia="ja-JP"/>
                    </w:rPr>
                    <w:t>-</w:t>
                  </w:r>
                  <w:r w:rsidRPr="00547165">
                    <w:rPr>
                      <w:rFonts w:ascii="Times" w:eastAsia="Times" w:hAnsi="Times" w:cs="Times"/>
                      <w:sz w:val="24"/>
                      <w:szCs w:val="24"/>
                      <w:lang w:eastAsia="ja-JP"/>
                    </w:rPr>
                    <w:t>down list</w:t>
                  </w:r>
                </w:p>
                <w:p w14:paraId="5E8129FE"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Disease name: text</w:t>
                  </w:r>
                </w:p>
                <w:p w14:paraId="1C34CB85"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 xml:space="preserve">Symptom: text </w:t>
                  </w:r>
                </w:p>
                <w:p w14:paraId="3070636A"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Time: date</w:t>
                  </w:r>
                </w:p>
              </w:tc>
            </w:tr>
            <w:tr w:rsidR="009F33DA" w:rsidRPr="00547165" w14:paraId="16BEB17B" w14:textId="77777777" w:rsidTr="009F33DA">
              <w:tc>
                <w:tcPr>
                  <w:tcW w:w="643" w:type="dxa"/>
                </w:tcPr>
                <w:p w14:paraId="179BE570"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lastRenderedPageBreak/>
                    <w:t>2</w:t>
                  </w:r>
                </w:p>
              </w:tc>
              <w:tc>
                <w:tcPr>
                  <w:tcW w:w="2932" w:type="dxa"/>
                </w:tcPr>
                <w:p w14:paraId="52BDAEA9"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inputs information</w:t>
                  </w:r>
                </w:p>
                <w:p w14:paraId="51E27358"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hAnsi="Times" w:cs="Times"/>
                      <w:sz w:val="24"/>
                      <w:szCs w:val="24"/>
                    </w:rPr>
                    <w:t>[Alternative 1]</w:t>
                  </w:r>
                </w:p>
              </w:tc>
              <w:tc>
                <w:tcPr>
                  <w:tcW w:w="5040" w:type="dxa"/>
                </w:tcPr>
                <w:p w14:paraId="776FCAA9" w14:textId="77777777" w:rsidR="009F33DA" w:rsidRPr="00547165" w:rsidRDefault="009F33DA" w:rsidP="009F33DA">
                  <w:pPr>
                    <w:spacing w:before="120" w:after="120" w:line="276" w:lineRule="auto"/>
                    <w:rPr>
                      <w:rFonts w:ascii="Times" w:eastAsia="Times" w:hAnsi="Times" w:cs="Times"/>
                      <w:color w:val="auto"/>
                      <w:sz w:val="24"/>
                      <w:szCs w:val="24"/>
                      <w:lang w:val="vi-VN" w:eastAsia="ja-JP"/>
                    </w:rPr>
                  </w:pPr>
                </w:p>
              </w:tc>
            </w:tr>
            <w:tr w:rsidR="009F33DA" w:rsidRPr="00547165" w14:paraId="4BF3A504" w14:textId="77777777" w:rsidTr="009F33DA">
              <w:tc>
                <w:tcPr>
                  <w:tcW w:w="643" w:type="dxa"/>
                </w:tcPr>
                <w:p w14:paraId="2CAB675E" w14:textId="77777777" w:rsidR="009F33DA" w:rsidRPr="00547165" w:rsidRDefault="009F33DA" w:rsidP="009F33DA">
                  <w:pPr>
                    <w:spacing w:before="120" w:after="120"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3</w:t>
                  </w:r>
                </w:p>
              </w:tc>
              <w:tc>
                <w:tcPr>
                  <w:tcW w:w="2932" w:type="dxa"/>
                </w:tcPr>
                <w:p w14:paraId="46A95704"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eastAsia="Times" w:hAnsi="Times" w:cs="Times"/>
                      <w:sz w:val="24"/>
                      <w:szCs w:val="24"/>
                      <w:lang w:eastAsia="ja-JP"/>
                    </w:rPr>
                    <w:t>Actor send a command to view the medical record</w:t>
                  </w:r>
                </w:p>
                <w:p w14:paraId="697C146F"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hAnsi="Times" w:cs="Times"/>
                      <w:sz w:val="24"/>
                      <w:szCs w:val="24"/>
                    </w:rPr>
                    <w:t>[Alternative 2]</w:t>
                  </w:r>
                </w:p>
              </w:tc>
              <w:tc>
                <w:tcPr>
                  <w:tcW w:w="5040" w:type="dxa"/>
                </w:tcPr>
                <w:p w14:paraId="5828DA50" w14:textId="77777777" w:rsidR="009F33DA" w:rsidRPr="00547165" w:rsidRDefault="009F33DA" w:rsidP="009F33DA">
                  <w:pPr>
                    <w:spacing w:before="120" w:after="120" w:line="276" w:lineRule="auto"/>
                    <w:rPr>
                      <w:rFonts w:ascii="Times" w:eastAsia="Times" w:hAnsi="Times" w:cs="Times"/>
                      <w:sz w:val="24"/>
                      <w:szCs w:val="24"/>
                      <w:lang w:val="vi-VN" w:eastAsia="ja-JP"/>
                    </w:rPr>
                  </w:pPr>
                </w:p>
                <w:p w14:paraId="324C0FCC"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The system shows the medical record detail:</w:t>
                  </w:r>
                </w:p>
                <w:p w14:paraId="2B06CBB2" w14:textId="77777777" w:rsidR="009F33DA" w:rsidRPr="00547165" w:rsidRDefault="009F33DA" w:rsidP="00CB7118">
                  <w:pPr>
                    <w:pStyle w:val="ListParagraph"/>
                    <w:numPr>
                      <w:ilvl w:val="0"/>
                      <w:numId w:val="47"/>
                    </w:numPr>
                    <w:spacing w:before="120" w:after="120" w:line="276" w:lineRule="auto"/>
                    <w:ind w:left="0" w:hanging="36"/>
                    <w:rPr>
                      <w:rFonts w:ascii="Times" w:eastAsia="Times" w:hAnsi="Times" w:cs="Times"/>
                      <w:sz w:val="24"/>
                      <w:szCs w:val="24"/>
                      <w:lang w:eastAsia="ja-JP"/>
                    </w:rPr>
                  </w:pPr>
                  <w:r w:rsidRPr="00547165">
                    <w:rPr>
                      <w:rFonts w:ascii="Times" w:eastAsia="Times" w:hAnsi="Times" w:cs="Times"/>
                      <w:sz w:val="24"/>
                      <w:szCs w:val="24"/>
                      <w:lang w:eastAsia="ja-JP"/>
                    </w:rPr>
                    <w:t>Medicine Name: text</w:t>
                  </w:r>
                </w:p>
                <w:p w14:paraId="3EC12330" w14:textId="77777777" w:rsidR="009F33DA" w:rsidRPr="00547165" w:rsidRDefault="009F33DA" w:rsidP="00CB7118">
                  <w:pPr>
                    <w:pStyle w:val="ListParagraph"/>
                    <w:numPr>
                      <w:ilvl w:val="0"/>
                      <w:numId w:val="47"/>
                    </w:numPr>
                    <w:spacing w:before="120" w:after="120" w:line="276" w:lineRule="auto"/>
                    <w:ind w:left="0" w:hanging="36"/>
                    <w:rPr>
                      <w:rFonts w:ascii="Times" w:eastAsia="Times" w:hAnsi="Times" w:cs="Times"/>
                      <w:sz w:val="24"/>
                      <w:szCs w:val="24"/>
                      <w:lang w:eastAsia="ja-JP"/>
                    </w:rPr>
                  </w:pPr>
                  <w:r w:rsidRPr="00547165">
                    <w:rPr>
                      <w:rFonts w:ascii="Times" w:eastAsia="Times" w:hAnsi="Times" w:cs="Times"/>
                      <w:sz w:val="24"/>
                      <w:szCs w:val="24"/>
                      <w:lang w:eastAsia="ja-JP"/>
                    </w:rPr>
                    <w:t xml:space="preserve">Medicine Description: text </w:t>
                  </w:r>
                </w:p>
                <w:p w14:paraId="126FB2C5" w14:textId="77777777" w:rsidR="009F33DA" w:rsidRPr="00547165" w:rsidRDefault="009F33DA" w:rsidP="00CB7118">
                  <w:pPr>
                    <w:pStyle w:val="ListParagraph"/>
                    <w:numPr>
                      <w:ilvl w:val="0"/>
                      <w:numId w:val="47"/>
                    </w:numPr>
                    <w:spacing w:before="120" w:after="120" w:line="276" w:lineRule="auto"/>
                    <w:ind w:left="0" w:hanging="36"/>
                    <w:rPr>
                      <w:rFonts w:ascii="Times" w:eastAsia="Times" w:hAnsi="Times" w:cs="Times"/>
                      <w:sz w:val="24"/>
                      <w:szCs w:val="24"/>
                      <w:lang w:eastAsia="ja-JP"/>
                    </w:rPr>
                  </w:pPr>
                  <w:r w:rsidRPr="00547165">
                    <w:rPr>
                      <w:rFonts w:ascii="Times" w:eastAsia="Times" w:hAnsi="Times" w:cs="Times"/>
                      <w:sz w:val="24"/>
                      <w:szCs w:val="24"/>
                      <w:lang w:eastAsia="ja-JP"/>
                    </w:rPr>
                    <w:t>Medicine Quaintly: number</w:t>
                  </w:r>
                </w:p>
                <w:p w14:paraId="6229EA3C" w14:textId="77777777" w:rsidR="009F33DA" w:rsidRPr="00547165" w:rsidRDefault="009F33DA" w:rsidP="00CB7118">
                  <w:pPr>
                    <w:pStyle w:val="ListParagraph"/>
                    <w:numPr>
                      <w:ilvl w:val="0"/>
                      <w:numId w:val="47"/>
                    </w:numPr>
                    <w:spacing w:before="120" w:after="120" w:line="276" w:lineRule="auto"/>
                    <w:ind w:left="0" w:hanging="36"/>
                    <w:rPr>
                      <w:rFonts w:ascii="Times" w:eastAsia="Times" w:hAnsi="Times" w:cs="Times"/>
                      <w:sz w:val="24"/>
                      <w:szCs w:val="24"/>
                      <w:lang w:eastAsia="ja-JP"/>
                    </w:rPr>
                  </w:pPr>
                  <w:r w:rsidRPr="00547165">
                    <w:rPr>
                      <w:rFonts w:ascii="Times" w:eastAsia="Times" w:hAnsi="Times" w:cs="Times"/>
                      <w:sz w:val="24"/>
                      <w:szCs w:val="24"/>
                      <w:lang w:eastAsia="ja-JP"/>
                    </w:rPr>
                    <w:t>Reminding: text</w:t>
                  </w:r>
                </w:p>
                <w:p w14:paraId="7D0BE240" w14:textId="77777777" w:rsidR="009F33DA" w:rsidRPr="00547165" w:rsidRDefault="009F33DA" w:rsidP="00CB7118">
                  <w:pPr>
                    <w:pStyle w:val="ListParagraph"/>
                    <w:numPr>
                      <w:ilvl w:val="0"/>
                      <w:numId w:val="47"/>
                    </w:numPr>
                    <w:spacing w:before="120" w:after="120" w:line="276" w:lineRule="auto"/>
                    <w:ind w:left="0" w:firstLine="0"/>
                    <w:rPr>
                      <w:rFonts w:ascii="Times" w:eastAsia="Times" w:hAnsi="Times" w:cs="Times"/>
                      <w:sz w:val="24"/>
                      <w:szCs w:val="24"/>
                      <w:lang w:eastAsia="ja-JP"/>
                    </w:rPr>
                  </w:pPr>
                  <w:r w:rsidRPr="00547165">
                    <w:rPr>
                      <w:rFonts w:ascii="Times" w:eastAsia="Times" w:hAnsi="Times" w:cs="Times"/>
                      <w:sz w:val="24"/>
                      <w:szCs w:val="24"/>
                      <w:lang w:eastAsia="ja-JP"/>
                    </w:rPr>
                    <w:t>Symptom: text</w:t>
                  </w:r>
                </w:p>
              </w:tc>
            </w:tr>
            <w:tr w:rsidR="009F33DA" w:rsidRPr="00547165" w14:paraId="0C2DE8DD" w14:textId="77777777" w:rsidTr="009F33DA">
              <w:tc>
                <w:tcPr>
                  <w:tcW w:w="643" w:type="dxa"/>
                </w:tcPr>
                <w:p w14:paraId="5D0E565B" w14:textId="77777777" w:rsidR="009F33DA" w:rsidRPr="00547165" w:rsidRDefault="009F33DA" w:rsidP="009F33DA">
                  <w:pPr>
                    <w:spacing w:before="120" w:after="120"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4</w:t>
                  </w:r>
                </w:p>
              </w:tc>
              <w:tc>
                <w:tcPr>
                  <w:tcW w:w="2932" w:type="dxa"/>
                </w:tcPr>
                <w:p w14:paraId="0A13BAFA"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eastAsia="Times" w:hAnsi="Times" w:cs="Times"/>
                      <w:color w:val="auto"/>
                      <w:sz w:val="24"/>
                      <w:szCs w:val="24"/>
                      <w:lang w:eastAsia="ja-JP"/>
                    </w:rPr>
                    <w:t xml:space="preserve">Actor </w:t>
                  </w:r>
                  <w:r w:rsidRPr="00547165">
                    <w:rPr>
                      <w:rFonts w:ascii="Times" w:eastAsia="Times" w:hAnsi="Times" w:cs="Times"/>
                      <w:sz w:val="24"/>
                      <w:szCs w:val="24"/>
                      <w:lang w:eastAsia="ja-JP"/>
                    </w:rPr>
                    <w:t>sends a command to save</w:t>
                  </w:r>
                </w:p>
                <w:p w14:paraId="31F8BB19" w14:textId="77777777" w:rsidR="009F33DA" w:rsidRPr="00547165" w:rsidRDefault="009F33DA" w:rsidP="009F33DA">
                  <w:pPr>
                    <w:spacing w:before="120" w:after="120" w:line="276" w:lineRule="auto"/>
                    <w:rPr>
                      <w:rFonts w:ascii="Times" w:hAnsi="Times" w:cs="Times"/>
                      <w:sz w:val="24"/>
                      <w:szCs w:val="24"/>
                    </w:rPr>
                  </w:pPr>
                  <w:r w:rsidRPr="00547165">
                    <w:rPr>
                      <w:rFonts w:ascii="Times" w:hAnsi="Times" w:cs="Times"/>
                      <w:sz w:val="24"/>
                      <w:szCs w:val="24"/>
                    </w:rPr>
                    <w:t>[Alternative 3]</w:t>
                  </w:r>
                </w:p>
              </w:tc>
              <w:tc>
                <w:tcPr>
                  <w:tcW w:w="5040" w:type="dxa"/>
                </w:tcPr>
                <w:p w14:paraId="2E2E835A" w14:textId="77777777" w:rsidR="009F33DA" w:rsidRPr="00547165" w:rsidRDefault="009F33DA" w:rsidP="009F33DA">
                  <w:pPr>
                    <w:pStyle w:val="ListParagraph"/>
                    <w:spacing w:before="120" w:after="120" w:line="276" w:lineRule="auto"/>
                    <w:ind w:left="0"/>
                    <w:rPr>
                      <w:rFonts w:ascii="Times" w:eastAsia="Times" w:hAnsi="Times" w:cs="Times"/>
                      <w:color w:val="auto"/>
                      <w:sz w:val="24"/>
                      <w:szCs w:val="24"/>
                      <w:lang w:eastAsia="ja-JP"/>
                    </w:rPr>
                  </w:pPr>
                </w:p>
                <w:p w14:paraId="4971E24B" w14:textId="77777777" w:rsidR="009F33DA" w:rsidRPr="00547165" w:rsidRDefault="009F33DA" w:rsidP="009F33DA">
                  <w:pPr>
                    <w:pStyle w:val="ListParagraph"/>
                    <w:spacing w:before="120" w:after="120" w:line="276" w:lineRule="auto"/>
                    <w:ind w:left="0"/>
                    <w:rPr>
                      <w:rFonts w:ascii="Times" w:eastAsia="Times" w:hAnsi="Times" w:cs="Times"/>
                      <w:color w:val="auto"/>
                      <w:sz w:val="24"/>
                      <w:szCs w:val="24"/>
                      <w:lang w:eastAsia="ja-JP"/>
                    </w:rPr>
                  </w:pPr>
                </w:p>
                <w:p w14:paraId="310345D7" w14:textId="77777777" w:rsidR="009F33DA" w:rsidRPr="00547165" w:rsidRDefault="009F33DA" w:rsidP="009F33DA">
                  <w:pPr>
                    <w:pStyle w:val="ListParagraph"/>
                    <w:spacing w:before="120" w:after="120" w:line="276" w:lineRule="auto"/>
                    <w:ind w:left="0"/>
                    <w:rPr>
                      <w:rFonts w:ascii="Times" w:eastAsia="Times" w:hAnsi="Times" w:cs="Times"/>
                      <w:sz w:val="24"/>
                      <w:szCs w:val="24"/>
                      <w:lang w:eastAsia="ja-JP"/>
                    </w:rPr>
                  </w:pPr>
                  <w:r w:rsidRPr="00547165">
                    <w:rPr>
                      <w:rFonts w:ascii="Times" w:eastAsia="Times" w:hAnsi="Times" w:cs="Times"/>
                      <w:sz w:val="24"/>
                      <w:szCs w:val="24"/>
                      <w:lang w:eastAsia="ja-JP"/>
                    </w:rPr>
                    <w:t>New patient’s information has been updating to the system.</w:t>
                  </w:r>
                </w:p>
                <w:p w14:paraId="659B26D7" w14:textId="77777777" w:rsidR="009F33DA" w:rsidRPr="00547165" w:rsidRDefault="009F33DA" w:rsidP="009F33DA">
                  <w:pPr>
                    <w:pStyle w:val="ListParagraph"/>
                    <w:spacing w:before="120" w:after="120" w:line="276" w:lineRule="auto"/>
                    <w:ind w:left="0"/>
                    <w:rPr>
                      <w:rFonts w:ascii="Times" w:eastAsia="Times" w:hAnsi="Times" w:cs="Times"/>
                      <w:sz w:val="24"/>
                      <w:szCs w:val="24"/>
                      <w:lang w:eastAsia="ja-JP"/>
                    </w:rPr>
                  </w:pPr>
                  <w:r w:rsidRPr="00547165">
                    <w:rPr>
                      <w:rFonts w:ascii="Times" w:hAnsi="Times" w:cs="Times"/>
                      <w:sz w:val="24"/>
                      <w:szCs w:val="24"/>
                    </w:rPr>
                    <w:t>Show message update successfully</w:t>
                  </w:r>
                </w:p>
              </w:tc>
            </w:tr>
          </w:tbl>
          <w:p w14:paraId="584B2932" w14:textId="77777777" w:rsidR="009F33DA" w:rsidRPr="00547165" w:rsidRDefault="009F33DA" w:rsidP="009F33DA">
            <w:pPr>
              <w:spacing w:line="276" w:lineRule="auto"/>
              <w:rPr>
                <w:rFonts w:ascii="Times" w:eastAsia="Times" w:hAnsi="Times" w:cs="Times"/>
                <w:lang w:eastAsia="ja-JP"/>
              </w:rPr>
            </w:pPr>
          </w:p>
          <w:p w14:paraId="567844DF"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Alternative Scenario:</w:t>
            </w:r>
          </w:p>
          <w:tbl>
            <w:tblPr>
              <w:tblStyle w:val="TableGrid"/>
              <w:tblW w:w="8615" w:type="dxa"/>
              <w:tblLook w:val="04A0" w:firstRow="1" w:lastRow="0" w:firstColumn="1" w:lastColumn="0" w:noHBand="0" w:noVBand="1"/>
            </w:tblPr>
            <w:tblGrid>
              <w:gridCol w:w="697"/>
              <w:gridCol w:w="3510"/>
              <w:gridCol w:w="4408"/>
            </w:tblGrid>
            <w:tr w:rsidR="009F33DA" w:rsidRPr="00547165" w14:paraId="09A1D943" w14:textId="77777777" w:rsidTr="009F33DA">
              <w:tc>
                <w:tcPr>
                  <w:tcW w:w="697" w:type="dxa"/>
                  <w:shd w:val="clear" w:color="auto" w:fill="D9D9D9" w:themeFill="background1" w:themeFillShade="D9"/>
                </w:tcPr>
                <w:p w14:paraId="5EF6F374"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No</w:t>
                  </w:r>
                </w:p>
              </w:tc>
              <w:tc>
                <w:tcPr>
                  <w:tcW w:w="3510" w:type="dxa"/>
                  <w:shd w:val="clear" w:color="auto" w:fill="D9D9D9" w:themeFill="background1" w:themeFillShade="D9"/>
                </w:tcPr>
                <w:p w14:paraId="42E69E2E"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Cause</w:t>
                  </w:r>
                </w:p>
              </w:tc>
              <w:tc>
                <w:tcPr>
                  <w:tcW w:w="4408" w:type="dxa"/>
                  <w:shd w:val="clear" w:color="auto" w:fill="D9D9D9" w:themeFill="background1" w:themeFillShade="D9"/>
                </w:tcPr>
                <w:p w14:paraId="244F19EA"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15953AD4" w14:textId="77777777" w:rsidTr="009F33DA">
              <w:tc>
                <w:tcPr>
                  <w:tcW w:w="697" w:type="dxa"/>
                </w:tcPr>
                <w:p w14:paraId="21189C1C"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3510" w:type="dxa"/>
                </w:tcPr>
                <w:p w14:paraId="48299D90"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noProof/>
                      <w:color w:val="auto"/>
                      <w:sz w:val="24"/>
                      <w:szCs w:val="24"/>
                      <w:lang w:eastAsia="ja-JP"/>
                    </w:rPr>
                    <w:t>The actor</w:t>
                  </w:r>
                  <w:r w:rsidRPr="00547165">
                    <w:rPr>
                      <w:rFonts w:ascii="Times" w:eastAsia="Times,Cambria" w:hAnsi="Times" w:cs="Times"/>
                      <w:color w:val="auto"/>
                      <w:sz w:val="24"/>
                      <w:szCs w:val="24"/>
                      <w:lang w:eastAsia="ja-JP"/>
                    </w:rPr>
                    <w:t xml:space="preserve"> does not input new information.</w:t>
                  </w:r>
                </w:p>
              </w:tc>
              <w:tc>
                <w:tcPr>
                  <w:tcW w:w="4408" w:type="dxa"/>
                </w:tcPr>
                <w:p w14:paraId="7F8E6A69"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Data does not change.</w:t>
                  </w:r>
                </w:p>
              </w:tc>
            </w:tr>
            <w:tr w:rsidR="009F33DA" w:rsidRPr="00547165" w14:paraId="635A7A17" w14:textId="77777777" w:rsidTr="009F33DA">
              <w:tc>
                <w:tcPr>
                  <w:tcW w:w="697" w:type="dxa"/>
                </w:tcPr>
                <w:p w14:paraId="18FE9416" w14:textId="77777777" w:rsidR="009F33DA" w:rsidRPr="00547165" w:rsidRDefault="009F33DA" w:rsidP="009F33DA">
                  <w:pPr>
                    <w:spacing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2</w:t>
                  </w:r>
                </w:p>
              </w:tc>
              <w:tc>
                <w:tcPr>
                  <w:tcW w:w="3510" w:type="dxa"/>
                </w:tcPr>
                <w:p w14:paraId="7983C4E3"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noProof/>
                      <w:color w:val="auto"/>
                      <w:sz w:val="24"/>
                      <w:szCs w:val="24"/>
                      <w:lang w:eastAsia="ja-JP"/>
                    </w:rPr>
                    <w:t>The actor</w:t>
                  </w:r>
                  <w:r w:rsidRPr="00547165">
                    <w:rPr>
                      <w:rFonts w:ascii="Times" w:eastAsia="Times,Cambria" w:hAnsi="Times" w:cs="Times"/>
                      <w:color w:val="auto"/>
                      <w:sz w:val="24"/>
                      <w:szCs w:val="24"/>
                      <w:lang w:eastAsia="ja-JP"/>
                    </w:rPr>
                    <w:t xml:space="preserve"> does not </w:t>
                  </w:r>
                  <w:r w:rsidRPr="00547165">
                    <w:rPr>
                      <w:rFonts w:ascii="Times" w:eastAsia="Times,Cambria" w:hAnsi="Times" w:cs="Times"/>
                      <w:noProof/>
                      <w:color w:val="auto"/>
                      <w:sz w:val="24"/>
                      <w:szCs w:val="24"/>
                      <w:lang w:eastAsia="ja-JP"/>
                    </w:rPr>
                    <w:t>send</w:t>
                  </w:r>
                  <w:r w:rsidRPr="00547165">
                    <w:rPr>
                      <w:rFonts w:ascii="Times" w:eastAsia="Times,Cambria" w:hAnsi="Times" w:cs="Times"/>
                      <w:color w:val="auto"/>
                      <w:sz w:val="24"/>
                      <w:szCs w:val="24"/>
                      <w:lang w:eastAsia="ja-JP"/>
                    </w:rPr>
                    <w:t xml:space="preserve"> a command to </w:t>
                  </w:r>
                  <w:r w:rsidRPr="00547165">
                    <w:rPr>
                      <w:rFonts w:ascii="Times" w:eastAsia="Times" w:hAnsi="Times" w:cs="Times"/>
                      <w:sz w:val="24"/>
                      <w:szCs w:val="24"/>
                      <w:lang w:eastAsia="ja-JP"/>
                    </w:rPr>
                    <w:t>view the medical record</w:t>
                  </w:r>
                  <w:r w:rsidRPr="00547165">
                    <w:rPr>
                      <w:rFonts w:ascii="Times" w:eastAsia="Times,Cambria" w:hAnsi="Times" w:cs="Times"/>
                      <w:color w:val="auto"/>
                      <w:sz w:val="24"/>
                      <w:szCs w:val="24"/>
                      <w:lang w:eastAsia="ja-JP"/>
                    </w:rPr>
                    <w:t>.</w:t>
                  </w:r>
                </w:p>
              </w:tc>
              <w:tc>
                <w:tcPr>
                  <w:tcW w:w="4408" w:type="dxa"/>
                </w:tcPr>
                <w:p w14:paraId="4F2541CF"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 xml:space="preserve">The system will not display </w:t>
                  </w:r>
                  <w:r w:rsidRPr="00547165">
                    <w:rPr>
                      <w:rFonts w:ascii="Times" w:eastAsia="Times" w:hAnsi="Times" w:cs="Times"/>
                      <w:sz w:val="24"/>
                      <w:szCs w:val="24"/>
                      <w:lang w:eastAsia="ja-JP"/>
                    </w:rPr>
                    <w:t>view medical record</w:t>
                  </w:r>
                  <w:r w:rsidRPr="00547165">
                    <w:rPr>
                      <w:rFonts w:ascii="Times" w:eastAsia="Times,Cambria" w:hAnsi="Times" w:cs="Times"/>
                      <w:color w:val="auto"/>
                      <w:sz w:val="24"/>
                      <w:szCs w:val="24"/>
                      <w:lang w:eastAsia="ja-JP"/>
                    </w:rPr>
                    <w:t xml:space="preserve"> information.</w:t>
                  </w:r>
                </w:p>
              </w:tc>
            </w:tr>
            <w:tr w:rsidR="009F33DA" w:rsidRPr="00547165" w14:paraId="6F05B944" w14:textId="77777777" w:rsidTr="009F33DA">
              <w:tc>
                <w:tcPr>
                  <w:tcW w:w="697" w:type="dxa"/>
                </w:tcPr>
                <w:p w14:paraId="210AA0AB" w14:textId="77777777" w:rsidR="009F33DA" w:rsidRPr="00547165" w:rsidRDefault="009F33DA" w:rsidP="009F33DA">
                  <w:pPr>
                    <w:spacing w:line="276" w:lineRule="auto"/>
                    <w:jc w:val="center"/>
                    <w:rPr>
                      <w:rFonts w:ascii="Times" w:eastAsia="Times" w:hAnsi="Times" w:cs="Times"/>
                      <w:sz w:val="24"/>
                      <w:szCs w:val="24"/>
                      <w:lang w:eastAsia="ja-JP"/>
                    </w:rPr>
                  </w:pPr>
                  <w:r w:rsidRPr="00547165">
                    <w:rPr>
                      <w:rFonts w:ascii="Times" w:eastAsia="Times" w:hAnsi="Times" w:cs="Times"/>
                      <w:sz w:val="24"/>
                      <w:szCs w:val="24"/>
                      <w:lang w:eastAsia="ja-JP"/>
                    </w:rPr>
                    <w:t>3</w:t>
                  </w:r>
                </w:p>
              </w:tc>
              <w:tc>
                <w:tcPr>
                  <w:tcW w:w="3510" w:type="dxa"/>
                </w:tcPr>
                <w:p w14:paraId="2FC29192"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Actor sends a command to cancel.</w:t>
                  </w:r>
                </w:p>
              </w:tc>
              <w:tc>
                <w:tcPr>
                  <w:tcW w:w="4408" w:type="dxa"/>
                </w:tcPr>
                <w:p w14:paraId="56575286"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The system will close the medical record view.</w:t>
                  </w:r>
                </w:p>
              </w:tc>
            </w:tr>
          </w:tbl>
          <w:p w14:paraId="49A156B2" w14:textId="77777777" w:rsidR="009F33DA" w:rsidRPr="00547165" w:rsidRDefault="009F33DA" w:rsidP="009F33DA">
            <w:pPr>
              <w:spacing w:line="276" w:lineRule="auto"/>
              <w:rPr>
                <w:rFonts w:ascii="Times" w:eastAsia="Times" w:hAnsi="Times" w:cs="Times"/>
                <w:lang w:eastAsia="ja-JP"/>
              </w:rPr>
            </w:pPr>
          </w:p>
          <w:p w14:paraId="4D87C135"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Exceptions</w:t>
            </w:r>
            <w:r w:rsidRPr="00547165">
              <w:rPr>
                <w:rFonts w:ascii="Times" w:eastAsia="Times" w:hAnsi="Times" w:cs="Times"/>
                <w:lang w:val="vi-VN" w:eastAsia="ja-JP"/>
              </w:rPr>
              <w:t>:</w:t>
            </w:r>
            <w:r w:rsidRPr="00547165">
              <w:rPr>
                <w:rFonts w:ascii="Times" w:eastAsia="Times" w:hAnsi="Times" w:cs="Times"/>
                <w:lang w:eastAsia="ja-JP"/>
              </w:rPr>
              <w:t xml:space="preserve"> N/A</w:t>
            </w:r>
          </w:p>
          <w:p w14:paraId="6C0BE039" w14:textId="77777777" w:rsidR="009F33DA" w:rsidRPr="00547165" w:rsidRDefault="009F33DA" w:rsidP="009F33DA">
            <w:pPr>
              <w:spacing w:before="120" w:after="120" w:line="276" w:lineRule="auto"/>
              <w:rPr>
                <w:rFonts w:ascii="Times" w:eastAsia="Times" w:hAnsi="Times" w:cs="Times"/>
                <w:lang w:val="vi-VN" w:eastAsia="ja-JP"/>
              </w:rPr>
            </w:pPr>
            <w:r w:rsidRPr="00547165">
              <w:rPr>
                <w:rFonts w:ascii="Times" w:eastAsia="Times" w:hAnsi="Times" w:cs="Times"/>
                <w:lang w:eastAsia="ja-JP"/>
              </w:rPr>
              <w:t>Relationships:  View detail medical record.</w:t>
            </w:r>
          </w:p>
          <w:p w14:paraId="1EA5DFF9" w14:textId="77777777" w:rsidR="009F33DA" w:rsidRPr="00547165" w:rsidRDefault="009F33DA" w:rsidP="009F33DA">
            <w:pPr>
              <w:spacing w:before="120" w:after="120" w:line="276" w:lineRule="auto"/>
              <w:rPr>
                <w:rFonts w:ascii="Times" w:eastAsia="Times" w:hAnsi="Times" w:cs="Times"/>
                <w:lang w:eastAsia="ja-JP"/>
              </w:rPr>
            </w:pPr>
            <w:r w:rsidRPr="00547165">
              <w:rPr>
                <w:rFonts w:ascii="Times" w:eastAsia="Times" w:hAnsi="Times" w:cs="Times"/>
                <w:lang w:eastAsia="ja-JP"/>
              </w:rPr>
              <w:t xml:space="preserve">Business Rules: </w:t>
            </w:r>
          </w:p>
          <w:p w14:paraId="5C8E1145"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 w:hAnsi="Times" w:cs="Times"/>
              </w:rPr>
              <w:t>When the patient comes to the clinic, the clinic can see the patient’s information.</w:t>
            </w:r>
          </w:p>
          <w:p w14:paraId="51397EA6"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lastRenderedPageBreak/>
              <w:t xml:space="preserve">Date of birth must be </w:t>
            </w:r>
            <w:r w:rsidRPr="00547165">
              <w:rPr>
                <w:rFonts w:ascii="Times" w:eastAsia="Times,Cambria" w:hAnsi="Times" w:cs="Times"/>
                <w:noProof/>
                <w:lang w:eastAsia="ja-JP"/>
              </w:rPr>
              <w:t>validated</w:t>
            </w:r>
            <w:r w:rsidRPr="00547165">
              <w:rPr>
                <w:rFonts w:ascii="Times" w:eastAsia="Times,Cambria" w:hAnsi="Times" w:cs="Times"/>
                <w:lang w:eastAsia="ja-JP"/>
              </w:rPr>
              <w:t xml:space="preserve"> by date format: dd/mm/</w:t>
            </w:r>
            <w:proofErr w:type="spellStart"/>
            <w:r w:rsidRPr="00547165">
              <w:rPr>
                <w:rFonts w:ascii="Times" w:eastAsia="Times,Cambria" w:hAnsi="Times" w:cs="Times"/>
                <w:lang w:eastAsia="ja-JP"/>
              </w:rPr>
              <w:t>yyyy</w:t>
            </w:r>
            <w:proofErr w:type="spellEnd"/>
          </w:p>
          <w:p w14:paraId="25BC8671"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t xml:space="preserve">When the clinic input patient’s information and </w:t>
            </w:r>
            <w:r w:rsidRPr="00547165">
              <w:rPr>
                <w:rFonts w:ascii="Times" w:eastAsia="Times,Cambria" w:hAnsi="Times" w:cs="Times"/>
                <w:noProof/>
                <w:lang w:eastAsia="ja-JP"/>
              </w:rPr>
              <w:t>sends</w:t>
            </w:r>
            <w:r w:rsidRPr="00547165">
              <w:rPr>
                <w:rFonts w:ascii="Times" w:eastAsia="Times,Cambria" w:hAnsi="Times" w:cs="Times"/>
                <w:lang w:eastAsia="ja-JP"/>
              </w:rPr>
              <w:t xml:space="preserve"> a command to update:</w:t>
            </w:r>
          </w:p>
          <w:p w14:paraId="4C7E5240" w14:textId="77777777" w:rsidR="009F33DA" w:rsidRPr="00547165" w:rsidRDefault="009F33DA" w:rsidP="00CB7118">
            <w:pPr>
              <w:pStyle w:val="ListParagraph"/>
              <w:numPr>
                <w:ilvl w:val="1"/>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t>If successfully, the patient’s information will be a change in the system and show the message “</w:t>
            </w:r>
            <w:proofErr w:type="spellStart"/>
            <w:r w:rsidRPr="00547165">
              <w:rPr>
                <w:rFonts w:ascii="Times" w:eastAsia="Times,Cambria" w:hAnsi="Times" w:cs="Times"/>
                <w:lang w:eastAsia="ja-JP"/>
              </w:rPr>
              <w:t>Cập</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nhật</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thông</w:t>
            </w:r>
            <w:proofErr w:type="spellEnd"/>
            <w:r w:rsidRPr="00547165">
              <w:rPr>
                <w:rFonts w:ascii="Times" w:eastAsia="Times,Cambria" w:hAnsi="Times" w:cs="Times"/>
                <w:lang w:eastAsia="ja-JP"/>
              </w:rPr>
              <w:t xml:space="preserve"> tin </w:t>
            </w:r>
            <w:proofErr w:type="spellStart"/>
            <w:r w:rsidRPr="00547165">
              <w:rPr>
                <w:rFonts w:ascii="Times" w:eastAsia="Times,Cambria" w:hAnsi="Times" w:cs="Times"/>
                <w:lang w:eastAsia="ja-JP"/>
              </w:rPr>
              <w:t>bệnh</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nhân</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thành</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công</w:t>
            </w:r>
            <w:proofErr w:type="spellEnd"/>
            <w:r w:rsidRPr="00547165">
              <w:rPr>
                <w:rFonts w:ascii="Times" w:eastAsia="Times,Cambria" w:hAnsi="Times" w:cs="Times"/>
                <w:lang w:eastAsia="ja-JP"/>
              </w:rPr>
              <w:t>”.</w:t>
            </w:r>
          </w:p>
          <w:p w14:paraId="252639BE" w14:textId="77777777" w:rsidR="009F33DA" w:rsidRPr="00547165" w:rsidRDefault="009F33DA" w:rsidP="00CB7118">
            <w:pPr>
              <w:pStyle w:val="ListParagraph"/>
              <w:numPr>
                <w:ilvl w:val="1"/>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t>If fail, the patient’s information will not be updated in the system and the system will show error message “</w:t>
            </w:r>
            <w:proofErr w:type="spellStart"/>
            <w:r w:rsidRPr="00547165">
              <w:rPr>
                <w:rFonts w:ascii="Times" w:eastAsia="Times,Cambria" w:hAnsi="Times" w:cs="Times"/>
                <w:lang w:eastAsia="ja-JP"/>
              </w:rPr>
              <w:t>Cập</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nhật</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thông</w:t>
            </w:r>
            <w:proofErr w:type="spellEnd"/>
            <w:r w:rsidRPr="00547165">
              <w:rPr>
                <w:rFonts w:ascii="Times" w:eastAsia="Times,Cambria" w:hAnsi="Times" w:cs="Times"/>
                <w:lang w:eastAsia="ja-JP"/>
              </w:rPr>
              <w:t xml:space="preserve"> tin </w:t>
            </w:r>
            <w:proofErr w:type="spellStart"/>
            <w:r w:rsidRPr="00547165">
              <w:rPr>
                <w:rFonts w:ascii="Times" w:eastAsia="Times,Cambria" w:hAnsi="Times" w:cs="Times"/>
                <w:lang w:eastAsia="ja-JP"/>
              </w:rPr>
              <w:t>bệnh</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nhân</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thất</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bại</w:t>
            </w:r>
            <w:proofErr w:type="spellEnd"/>
            <w:r w:rsidRPr="00547165">
              <w:rPr>
                <w:rFonts w:ascii="Times" w:eastAsia="Times,Cambria" w:hAnsi="Times" w:cs="Times"/>
                <w:lang w:eastAsia="ja-JP"/>
              </w:rPr>
              <w:t>”.</w:t>
            </w:r>
          </w:p>
          <w:p w14:paraId="4681F55B"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t>When the clinic requests to view medical record detail, a pop up which contains the patient’s medical record information will display.</w:t>
            </w:r>
          </w:p>
        </w:tc>
      </w:tr>
    </w:tbl>
    <w:p w14:paraId="26BFC360" w14:textId="4899A3F9" w:rsidR="009F33DA" w:rsidRPr="00547165" w:rsidRDefault="00547165" w:rsidP="00547165">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26 Use Case:</w:t>
      </w:r>
      <w:r w:rsidRPr="00E21E20">
        <w:rPr>
          <w:rFonts w:ascii="Times" w:eastAsia="Times" w:hAnsi="Times" w:cs="Times"/>
          <w:sz w:val="24"/>
          <w:szCs w:val="24"/>
        </w:rPr>
        <w:t xml:space="preserve"> </w:t>
      </w:r>
    </w:p>
    <w:p w14:paraId="2BCA008C" w14:textId="7E900DE2" w:rsidR="00EA2129" w:rsidRDefault="008B7812" w:rsidP="00CB7118">
      <w:pPr>
        <w:pStyle w:val="Heading5"/>
        <w:numPr>
          <w:ilvl w:val="3"/>
          <w:numId w:val="39"/>
        </w:numPr>
        <w:ind w:left="2410" w:hanging="992"/>
        <w:rPr>
          <w:rFonts w:ascii="Times" w:hAnsi="Times" w:cs="Times"/>
        </w:rPr>
      </w:pPr>
      <w:bookmarkStart w:id="209" w:name="_Toc520105324"/>
      <w:bookmarkStart w:id="210" w:name="_Toc520105494"/>
      <w:r>
        <w:rPr>
          <w:rFonts w:ascii="Times" w:eastAsia="Times" w:hAnsi="Times" w:cs="Times"/>
          <w:noProof/>
        </w:rPr>
        <w:drawing>
          <wp:anchor distT="0" distB="0" distL="114300" distR="114300" simplePos="0" relativeHeight="251658252" behindDoc="0" locked="0" layoutInCell="1" allowOverlap="1" wp14:anchorId="12A60707" wp14:editId="1436C053">
            <wp:simplePos x="0" y="0"/>
            <wp:positionH relativeFrom="margin">
              <wp:posOffset>12700</wp:posOffset>
            </wp:positionH>
            <wp:positionV relativeFrom="paragraph">
              <wp:posOffset>245110</wp:posOffset>
            </wp:positionV>
            <wp:extent cx="5581650" cy="10591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nicViewAverage.png"/>
                    <pic:cNvPicPr/>
                  </pic:nvPicPr>
                  <pic:blipFill>
                    <a:blip r:embed="rId39">
                      <a:extLst>
                        <a:ext uri="{28A0092B-C50C-407E-A947-70E740481C1C}">
                          <a14:useLocalDpi xmlns:a14="http://schemas.microsoft.com/office/drawing/2010/main" val="0"/>
                        </a:ext>
                      </a:extLst>
                    </a:blip>
                    <a:stretch>
                      <a:fillRect/>
                    </a:stretch>
                  </pic:blipFill>
                  <pic:spPr>
                    <a:xfrm>
                      <a:off x="0" y="0"/>
                      <a:ext cx="5581650" cy="1059180"/>
                    </a:xfrm>
                    <a:prstGeom prst="rect">
                      <a:avLst/>
                    </a:prstGeom>
                  </pic:spPr>
                </pic:pic>
              </a:graphicData>
            </a:graphic>
            <wp14:sizeRelH relativeFrom="page">
              <wp14:pctWidth>0</wp14:pctWidth>
            </wp14:sizeRelH>
            <wp14:sizeRelV relativeFrom="page">
              <wp14:pctHeight>0</wp14:pctHeight>
            </wp14:sizeRelV>
          </wp:anchor>
        </w:drawing>
      </w:r>
      <w:r w:rsidR="00EA2129">
        <w:rPr>
          <w:rFonts w:ascii="Times" w:hAnsi="Times" w:cs="Times"/>
        </w:rPr>
        <w:t>&lt;Clinic&gt; View Average Patient Statistic</w:t>
      </w:r>
      <w:bookmarkEnd w:id="209"/>
      <w:bookmarkEnd w:id="210"/>
    </w:p>
    <w:p w14:paraId="6744E5E4" w14:textId="732E581D" w:rsidR="009F33DA" w:rsidRPr="008B7812" w:rsidRDefault="008B7812" w:rsidP="008B7812">
      <w:pPr>
        <w:pStyle w:val="cAP"/>
        <w:ind w:left="2160" w:firstLine="72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25:</w:t>
      </w:r>
      <w:r>
        <w:rPr>
          <w:rFonts w:ascii="Times" w:eastAsia="Times" w:hAnsi="Times" w:cs="Times"/>
          <w:sz w:val="24"/>
          <w:szCs w:val="24"/>
        </w:rPr>
        <w:t xml:space="preserve"> </w:t>
      </w:r>
    </w:p>
    <w:tbl>
      <w:tblPr>
        <w:tblW w:w="502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114"/>
        <w:gridCol w:w="1675"/>
        <w:gridCol w:w="2218"/>
        <w:gridCol w:w="2924"/>
      </w:tblGrid>
      <w:tr w:rsidR="009F33DA" w:rsidRPr="00547165" w14:paraId="0519868B"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7E1BA1C2"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 UC_C10</w:t>
            </w:r>
          </w:p>
        </w:tc>
      </w:tr>
      <w:tr w:rsidR="009F33DA" w:rsidRPr="00547165" w14:paraId="347444B3" w14:textId="77777777" w:rsidTr="009F33DA">
        <w:tc>
          <w:tcPr>
            <w:tcW w:w="11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F4B3346"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No.</w:t>
            </w:r>
          </w:p>
        </w:tc>
        <w:tc>
          <w:tcPr>
            <w:tcW w:w="93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42FAE7C9"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UC_C10</w:t>
            </w:r>
          </w:p>
        </w:tc>
        <w:tc>
          <w:tcPr>
            <w:tcW w:w="1242"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E9ADE51" w14:textId="77777777" w:rsidR="009F33DA" w:rsidRPr="00547165" w:rsidRDefault="009F33DA" w:rsidP="009F33DA">
            <w:pPr>
              <w:spacing w:line="276" w:lineRule="auto"/>
              <w:rPr>
                <w:rFonts w:ascii="Times" w:eastAsia="Times,Cambria" w:hAnsi="Times" w:cs="Times"/>
                <w:b/>
                <w:lang w:eastAsia="ja-JP"/>
              </w:rPr>
            </w:pPr>
            <w:r w:rsidRPr="00547165">
              <w:rPr>
                <w:rFonts w:ascii="Times" w:eastAsia="Times" w:hAnsi="Times" w:cs="Times"/>
                <w:b/>
                <w:lang w:eastAsia="ja-JP"/>
              </w:rPr>
              <w:t>Use Case Version</w:t>
            </w:r>
          </w:p>
        </w:tc>
        <w:tc>
          <w:tcPr>
            <w:tcW w:w="163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64F8A2B"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1.0</w:t>
            </w:r>
          </w:p>
        </w:tc>
      </w:tr>
      <w:tr w:rsidR="009F33DA" w:rsidRPr="00547165" w14:paraId="100F20AE" w14:textId="77777777" w:rsidTr="009F33DA">
        <w:tc>
          <w:tcPr>
            <w:tcW w:w="118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B7C5FE4"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Use Case Name</w:t>
            </w:r>
          </w:p>
        </w:tc>
        <w:tc>
          <w:tcPr>
            <w:tcW w:w="3817"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D779801"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rPr>
              <w:t>View average patient statistic</w:t>
            </w:r>
          </w:p>
        </w:tc>
      </w:tr>
      <w:tr w:rsidR="009F33DA" w:rsidRPr="00547165" w14:paraId="41A394F3" w14:textId="77777777" w:rsidTr="009F33DA">
        <w:tc>
          <w:tcPr>
            <w:tcW w:w="11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F655D2C"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Author</w:t>
            </w:r>
          </w:p>
        </w:tc>
        <w:tc>
          <w:tcPr>
            <w:tcW w:w="381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EB43008" w14:textId="77777777" w:rsidR="009F33DA" w:rsidRPr="00547165" w:rsidRDefault="009F33DA" w:rsidP="009F33DA">
            <w:pPr>
              <w:spacing w:line="276" w:lineRule="auto"/>
              <w:rPr>
                <w:rFonts w:ascii="Times" w:eastAsia="Times,Cambria" w:hAnsi="Times" w:cs="Times"/>
                <w:lang w:eastAsia="ja-JP"/>
              </w:rPr>
            </w:pPr>
            <w:proofErr w:type="spellStart"/>
            <w:r w:rsidRPr="00547165">
              <w:rPr>
                <w:rFonts w:ascii="Times" w:eastAsia="Times" w:hAnsi="Times" w:cs="Times"/>
              </w:rPr>
              <w:t>DuyNC</w:t>
            </w:r>
            <w:proofErr w:type="spellEnd"/>
          </w:p>
        </w:tc>
      </w:tr>
      <w:tr w:rsidR="009F33DA" w:rsidRPr="00547165" w14:paraId="532B379D" w14:textId="77777777" w:rsidTr="009F33DA">
        <w:tc>
          <w:tcPr>
            <w:tcW w:w="118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B95F349"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Date</w:t>
            </w:r>
          </w:p>
        </w:tc>
        <w:tc>
          <w:tcPr>
            <w:tcW w:w="93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2A31C87"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19/07/2018</w:t>
            </w:r>
          </w:p>
        </w:tc>
        <w:tc>
          <w:tcPr>
            <w:tcW w:w="1242"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68A14D3" w14:textId="77777777" w:rsidR="009F33DA" w:rsidRPr="00547165" w:rsidRDefault="009F33DA" w:rsidP="009F33DA">
            <w:pPr>
              <w:spacing w:line="276" w:lineRule="auto"/>
              <w:rPr>
                <w:rFonts w:ascii="Times" w:eastAsia="Times,Cambria" w:hAnsi="Times" w:cs="Times"/>
                <w:b/>
                <w:lang w:eastAsia="ja-JP"/>
              </w:rPr>
            </w:pPr>
            <w:r w:rsidRPr="00547165">
              <w:rPr>
                <w:rFonts w:ascii="Times" w:eastAsia="Times" w:hAnsi="Times" w:cs="Times"/>
                <w:b/>
                <w:lang w:eastAsia="ja-JP"/>
              </w:rPr>
              <w:t>Priority</w:t>
            </w:r>
          </w:p>
        </w:tc>
        <w:tc>
          <w:tcPr>
            <w:tcW w:w="163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A4DBBD2"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rPr>
              <w:t>Normal</w:t>
            </w:r>
          </w:p>
        </w:tc>
      </w:tr>
      <w:tr w:rsidR="009F33DA" w:rsidRPr="00547165" w14:paraId="07631029" w14:textId="77777777" w:rsidTr="009F33DA">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C015116"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Actor:</w:t>
            </w:r>
          </w:p>
          <w:p w14:paraId="199084AC" w14:textId="77777777" w:rsidR="009F33DA" w:rsidRPr="00547165" w:rsidRDefault="009F33DA" w:rsidP="00CB7118">
            <w:pPr>
              <w:pStyle w:val="ListParagraph"/>
              <w:numPr>
                <w:ilvl w:val="0"/>
                <w:numId w:val="49"/>
              </w:numPr>
              <w:spacing w:after="5" w:line="259" w:lineRule="auto"/>
              <w:rPr>
                <w:rFonts w:ascii="Times" w:eastAsia="Times,Cambria" w:hAnsi="Times" w:cs="Times"/>
              </w:rPr>
            </w:pPr>
            <w:r w:rsidRPr="00547165">
              <w:rPr>
                <w:rFonts w:ascii="Times" w:eastAsia="Times" w:hAnsi="Times" w:cs="Times"/>
              </w:rPr>
              <w:t>Clinic</w:t>
            </w:r>
          </w:p>
          <w:p w14:paraId="583E7F7E"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Summary:</w:t>
            </w:r>
          </w:p>
          <w:p w14:paraId="70ADE9C6" w14:textId="77777777" w:rsidR="009F33DA" w:rsidRPr="00547165" w:rsidRDefault="009F33DA" w:rsidP="00CB7118">
            <w:pPr>
              <w:pStyle w:val="ListParagraph"/>
              <w:numPr>
                <w:ilvl w:val="0"/>
                <w:numId w:val="49"/>
              </w:numPr>
              <w:spacing w:after="23" w:line="259" w:lineRule="auto"/>
              <w:ind w:right="327"/>
              <w:rPr>
                <w:rFonts w:ascii="Times" w:eastAsia="Times" w:hAnsi="Times" w:cs="Times"/>
              </w:rPr>
            </w:pPr>
            <w:r w:rsidRPr="00547165">
              <w:rPr>
                <w:rFonts w:ascii="Times" w:eastAsia="Times" w:hAnsi="Times" w:cs="Times"/>
              </w:rPr>
              <w:t xml:space="preserve">The clinic will see a line, which presents the average number of patients coming to the clinic across the years. </w:t>
            </w:r>
          </w:p>
          <w:p w14:paraId="5AEE4B70"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Goal:</w:t>
            </w:r>
          </w:p>
          <w:p w14:paraId="02D0E0EE" w14:textId="77777777" w:rsidR="009F33DA" w:rsidRPr="00547165" w:rsidRDefault="009F33DA" w:rsidP="00CB7118">
            <w:pPr>
              <w:pStyle w:val="ListParagraph"/>
              <w:numPr>
                <w:ilvl w:val="0"/>
                <w:numId w:val="49"/>
              </w:numPr>
              <w:spacing w:after="23" w:line="259" w:lineRule="auto"/>
              <w:ind w:right="327"/>
              <w:rPr>
                <w:rFonts w:ascii="Times" w:eastAsia="Times" w:hAnsi="Times" w:cs="Times"/>
              </w:rPr>
            </w:pPr>
            <w:r w:rsidRPr="00547165">
              <w:rPr>
                <w:rFonts w:ascii="Times" w:eastAsia="Times" w:hAnsi="Times" w:cs="Times"/>
              </w:rPr>
              <w:t>The clinic can know the number of patients who come to the clinic across the years.</w:t>
            </w:r>
          </w:p>
          <w:p w14:paraId="2251CAC0" w14:textId="77777777" w:rsidR="009F33DA" w:rsidRPr="00547165" w:rsidRDefault="009F33DA" w:rsidP="009F33DA">
            <w:pPr>
              <w:spacing w:line="276" w:lineRule="auto"/>
              <w:rPr>
                <w:rFonts w:ascii="Times" w:eastAsia="Times,Cambria" w:hAnsi="Times" w:cs="Times"/>
                <w:lang w:eastAsia="ja-JP"/>
              </w:rPr>
            </w:pPr>
            <w:r w:rsidRPr="00547165">
              <w:rPr>
                <w:rFonts w:ascii="Times" w:eastAsia="Times" w:hAnsi="Times" w:cs="Times"/>
                <w:lang w:eastAsia="ja-JP"/>
              </w:rPr>
              <w:t>Triggers:</w:t>
            </w:r>
          </w:p>
          <w:p w14:paraId="36DBFBBF" w14:textId="77777777" w:rsidR="009F33DA" w:rsidRPr="00547165" w:rsidRDefault="009F33DA" w:rsidP="00CB7118">
            <w:pPr>
              <w:pStyle w:val="ListParagraph"/>
              <w:widowControl w:val="0"/>
              <w:numPr>
                <w:ilvl w:val="0"/>
                <w:numId w:val="49"/>
              </w:numPr>
              <w:spacing w:after="23"/>
              <w:ind w:right="327"/>
              <w:rPr>
                <w:rFonts w:ascii="Times" w:eastAsia="Times" w:hAnsi="Times" w:cs="Times"/>
              </w:rPr>
            </w:pPr>
            <w:r w:rsidRPr="00547165">
              <w:rPr>
                <w:rFonts w:ascii="Times" w:eastAsia="Times" w:hAnsi="Times" w:cs="Times"/>
              </w:rPr>
              <w:t>The clinic sends a command to view the average patient statistic chart.</w:t>
            </w:r>
          </w:p>
          <w:p w14:paraId="3055B09E" w14:textId="77777777" w:rsidR="009F33DA" w:rsidRPr="00547165" w:rsidRDefault="009F33DA" w:rsidP="009F33DA">
            <w:pPr>
              <w:widowControl w:val="0"/>
              <w:spacing w:after="23"/>
              <w:ind w:right="327"/>
              <w:rPr>
                <w:rFonts w:ascii="Times" w:eastAsia="Times" w:hAnsi="Times" w:cs="Times"/>
                <w:lang w:eastAsia="ja-JP"/>
              </w:rPr>
            </w:pPr>
            <w:r w:rsidRPr="00547165">
              <w:rPr>
                <w:rFonts w:ascii="Times" w:eastAsia="Times" w:hAnsi="Times" w:cs="Times"/>
                <w:lang w:eastAsia="ja-JP"/>
              </w:rPr>
              <w:t>Preconditions:</w:t>
            </w:r>
            <w:r w:rsidRPr="00547165">
              <w:rPr>
                <w:rFonts w:ascii="Times" w:eastAsia="Times" w:hAnsi="Times" w:cs="Times"/>
                <w:lang w:eastAsia="ja-JP"/>
              </w:rPr>
              <w:tab/>
            </w:r>
          </w:p>
          <w:p w14:paraId="62657C42" w14:textId="77777777" w:rsidR="009F33DA" w:rsidRPr="00547165" w:rsidRDefault="009F33DA" w:rsidP="00CB7118">
            <w:pPr>
              <w:pStyle w:val="ListParagraph"/>
              <w:widowControl w:val="0"/>
              <w:numPr>
                <w:ilvl w:val="0"/>
                <w:numId w:val="49"/>
              </w:numPr>
              <w:spacing w:after="23"/>
              <w:ind w:right="327"/>
              <w:rPr>
                <w:rFonts w:ascii="Times" w:eastAsia="Times" w:hAnsi="Times" w:cs="Times"/>
                <w:lang w:eastAsia="ja-JP"/>
              </w:rPr>
            </w:pPr>
            <w:r w:rsidRPr="00547165">
              <w:rPr>
                <w:rFonts w:ascii="Times" w:eastAsia="Times" w:hAnsi="Times" w:cs="Times"/>
                <w:lang w:eastAsia="ja-JP"/>
              </w:rPr>
              <w:t>The patient must book an appointment by call center system.</w:t>
            </w:r>
          </w:p>
          <w:p w14:paraId="6A5CC82A" w14:textId="77777777" w:rsidR="009F33DA" w:rsidRPr="00547165" w:rsidRDefault="009F33DA" w:rsidP="009F33DA">
            <w:pPr>
              <w:widowControl w:val="0"/>
              <w:spacing w:after="23"/>
              <w:ind w:right="327"/>
              <w:rPr>
                <w:rFonts w:ascii="Times" w:eastAsia="Times" w:hAnsi="Times" w:cs="Times"/>
                <w:color w:val="4472C4" w:themeColor="accent1"/>
              </w:rPr>
            </w:pPr>
            <w:r w:rsidRPr="00547165">
              <w:rPr>
                <w:rFonts w:ascii="Times" w:eastAsia="Times" w:hAnsi="Times" w:cs="Times"/>
                <w:lang w:eastAsia="ja-JP"/>
              </w:rPr>
              <w:t>Post Conditions:</w:t>
            </w:r>
          </w:p>
          <w:p w14:paraId="0477EB72" w14:textId="77777777" w:rsidR="009F33DA" w:rsidRPr="00547165" w:rsidRDefault="009F33DA" w:rsidP="00CB7118">
            <w:pPr>
              <w:numPr>
                <w:ilvl w:val="0"/>
                <w:numId w:val="49"/>
              </w:numPr>
              <w:spacing w:before="60" w:after="25"/>
              <w:ind w:right="327"/>
              <w:contextualSpacing/>
              <w:rPr>
                <w:rFonts w:ascii="Times" w:eastAsia="Times" w:hAnsi="Times" w:cs="Times"/>
              </w:rPr>
            </w:pPr>
            <w:r w:rsidRPr="00547165">
              <w:rPr>
                <w:rFonts w:ascii="Times" w:eastAsia="Times" w:hAnsi="Times" w:cs="Times"/>
              </w:rPr>
              <w:t>Success: Display average patient statistics chart.</w:t>
            </w:r>
          </w:p>
          <w:p w14:paraId="07903561" w14:textId="77777777" w:rsidR="009F33DA" w:rsidRPr="00547165" w:rsidRDefault="009F33DA" w:rsidP="00CB7118">
            <w:pPr>
              <w:numPr>
                <w:ilvl w:val="0"/>
                <w:numId w:val="49"/>
              </w:numPr>
              <w:spacing w:before="60"/>
              <w:ind w:right="327"/>
              <w:contextualSpacing/>
              <w:rPr>
                <w:rFonts w:ascii="Times" w:eastAsia="Times" w:hAnsi="Times" w:cs="Times"/>
              </w:rPr>
            </w:pPr>
            <w:r w:rsidRPr="00547165">
              <w:rPr>
                <w:rFonts w:ascii="Times" w:eastAsia="Times" w:hAnsi="Times" w:cs="Times"/>
              </w:rPr>
              <w:t>Fail: N/A.</w:t>
            </w:r>
            <w:r w:rsidRPr="00547165">
              <w:rPr>
                <w:rFonts w:ascii="Times" w:eastAsia="Times" w:hAnsi="Times" w:cs="Times"/>
              </w:rPr>
              <w:tab/>
            </w:r>
          </w:p>
          <w:p w14:paraId="425C9039"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9F33DA" w:rsidRPr="00547165" w14:paraId="23FB5E52" w14:textId="77777777" w:rsidTr="009F33DA">
              <w:tc>
                <w:tcPr>
                  <w:tcW w:w="726" w:type="dxa"/>
                  <w:shd w:val="clear" w:color="auto" w:fill="D9D9D9" w:themeFill="background1" w:themeFillShade="D9"/>
                </w:tcPr>
                <w:p w14:paraId="7415A735"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Step</w:t>
                  </w:r>
                </w:p>
              </w:tc>
              <w:tc>
                <w:tcPr>
                  <w:tcW w:w="3060" w:type="dxa"/>
                  <w:shd w:val="clear" w:color="auto" w:fill="D9D9D9" w:themeFill="background1" w:themeFillShade="D9"/>
                </w:tcPr>
                <w:p w14:paraId="7DBC878C"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Action</w:t>
                  </w:r>
                </w:p>
              </w:tc>
              <w:tc>
                <w:tcPr>
                  <w:tcW w:w="4919" w:type="dxa"/>
                  <w:shd w:val="clear" w:color="auto" w:fill="D9D9D9" w:themeFill="background1" w:themeFillShade="D9"/>
                </w:tcPr>
                <w:p w14:paraId="44A90A42"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3EC85541" w14:textId="77777777" w:rsidTr="009F33DA">
              <w:tc>
                <w:tcPr>
                  <w:tcW w:w="726" w:type="dxa"/>
                </w:tcPr>
                <w:p w14:paraId="7D5E292E"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1</w:t>
                  </w:r>
                </w:p>
              </w:tc>
              <w:tc>
                <w:tcPr>
                  <w:tcW w:w="3060" w:type="dxa"/>
                </w:tcPr>
                <w:p w14:paraId="205ECF29"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noProof/>
                      <w:color w:val="auto"/>
                      <w:sz w:val="24"/>
                      <w:szCs w:val="24"/>
                      <w:lang w:eastAsia="ja-JP"/>
                    </w:rPr>
                    <w:t>The actor</w:t>
                  </w:r>
                  <w:r w:rsidRPr="00547165">
                    <w:rPr>
                      <w:rFonts w:ascii="Times" w:eastAsia="Times" w:hAnsi="Times" w:cs="Times"/>
                      <w:color w:val="auto"/>
                      <w:sz w:val="24"/>
                      <w:szCs w:val="24"/>
                      <w:lang w:eastAsia="ja-JP"/>
                    </w:rPr>
                    <w:t xml:space="preserve"> goes to the </w:t>
                  </w:r>
                  <w:r w:rsidRPr="00547165">
                    <w:rPr>
                      <w:rFonts w:ascii="Times" w:eastAsia="Times" w:hAnsi="Times" w:cs="Times"/>
                      <w:sz w:val="24"/>
                      <w:szCs w:val="24"/>
                    </w:rPr>
                    <w:t>average patient statistics chart view</w:t>
                  </w:r>
                  <w:r w:rsidRPr="00547165">
                    <w:rPr>
                      <w:rFonts w:ascii="Times" w:eastAsia="Times" w:hAnsi="Times" w:cs="Times"/>
                      <w:color w:val="auto"/>
                      <w:sz w:val="24"/>
                      <w:szCs w:val="24"/>
                      <w:lang w:eastAsia="ja-JP"/>
                    </w:rPr>
                    <w:t>.</w:t>
                  </w:r>
                </w:p>
              </w:tc>
              <w:tc>
                <w:tcPr>
                  <w:tcW w:w="4919" w:type="dxa"/>
                </w:tcPr>
                <w:p w14:paraId="703E1EB3" w14:textId="77777777" w:rsidR="009F33DA" w:rsidRPr="00547165" w:rsidRDefault="009F33DA" w:rsidP="009F33DA">
                  <w:pPr>
                    <w:spacing w:before="120" w:after="120" w:line="276" w:lineRule="auto"/>
                    <w:rPr>
                      <w:rFonts w:ascii="Times" w:eastAsia="Times" w:hAnsi="Times" w:cs="Times"/>
                      <w:color w:val="auto"/>
                      <w:sz w:val="24"/>
                      <w:szCs w:val="24"/>
                      <w:lang w:eastAsia="ja-JP"/>
                    </w:rPr>
                  </w:pPr>
                </w:p>
                <w:p w14:paraId="1A2CABD2" w14:textId="77777777" w:rsidR="009F33DA" w:rsidRPr="00547165" w:rsidRDefault="009F33DA" w:rsidP="009F33DA">
                  <w:pPr>
                    <w:spacing w:before="120" w:after="120" w:line="276" w:lineRule="auto"/>
                    <w:rPr>
                      <w:rFonts w:ascii="Times" w:eastAsia="Times" w:hAnsi="Times" w:cs="Times"/>
                      <w:sz w:val="24"/>
                      <w:szCs w:val="24"/>
                      <w:lang w:eastAsia="ja-JP"/>
                    </w:rPr>
                  </w:pPr>
                  <w:r w:rsidRPr="00547165">
                    <w:rPr>
                      <w:rFonts w:ascii="Times" w:eastAsia="Times" w:hAnsi="Times" w:cs="Times"/>
                      <w:color w:val="auto"/>
                      <w:sz w:val="24"/>
                      <w:szCs w:val="24"/>
                      <w:lang w:eastAsia="ja-JP"/>
                    </w:rPr>
                    <w:t xml:space="preserve">The system shows </w:t>
                  </w:r>
                  <w:r w:rsidRPr="00547165">
                    <w:rPr>
                      <w:rFonts w:ascii="Times" w:eastAsia="Times" w:hAnsi="Times" w:cs="Times"/>
                      <w:sz w:val="24"/>
                      <w:szCs w:val="24"/>
                    </w:rPr>
                    <w:t xml:space="preserve">an average number of </w:t>
                  </w:r>
                  <w:r w:rsidRPr="00547165">
                    <w:rPr>
                      <w:rFonts w:ascii="Times" w:eastAsia="Times" w:hAnsi="Times" w:cs="Times"/>
                      <w:sz w:val="24"/>
                      <w:szCs w:val="24"/>
                    </w:rPr>
                    <w:lastRenderedPageBreak/>
                    <w:t>patients coming to the clinic across the years</w:t>
                  </w:r>
                </w:p>
              </w:tc>
            </w:tr>
            <w:tr w:rsidR="009F33DA" w:rsidRPr="00547165" w14:paraId="22035CB8" w14:textId="77777777" w:rsidTr="009F33DA">
              <w:tc>
                <w:tcPr>
                  <w:tcW w:w="726" w:type="dxa"/>
                </w:tcPr>
                <w:p w14:paraId="267B80C5" w14:textId="77777777" w:rsidR="009F33DA" w:rsidRPr="00547165" w:rsidRDefault="009F33DA" w:rsidP="009F33DA">
                  <w:pPr>
                    <w:spacing w:before="120" w:after="120" w:line="276" w:lineRule="auto"/>
                    <w:jc w:val="center"/>
                    <w:rPr>
                      <w:rFonts w:ascii="Times" w:eastAsia="Times" w:hAnsi="Times" w:cs="Times"/>
                      <w:color w:val="auto"/>
                      <w:sz w:val="24"/>
                      <w:szCs w:val="24"/>
                      <w:lang w:eastAsia="ja-JP"/>
                    </w:rPr>
                  </w:pPr>
                  <w:r w:rsidRPr="00547165">
                    <w:rPr>
                      <w:rFonts w:ascii="Times" w:eastAsia="Times" w:hAnsi="Times" w:cs="Times"/>
                      <w:color w:val="auto"/>
                      <w:sz w:val="24"/>
                      <w:szCs w:val="24"/>
                      <w:lang w:eastAsia="ja-JP"/>
                    </w:rPr>
                    <w:lastRenderedPageBreak/>
                    <w:t>2</w:t>
                  </w:r>
                </w:p>
              </w:tc>
              <w:tc>
                <w:tcPr>
                  <w:tcW w:w="3060" w:type="dxa"/>
                </w:tcPr>
                <w:p w14:paraId="6B07DD74"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eastAsia="Times" w:hAnsi="Times" w:cs="Times"/>
                      <w:color w:val="auto"/>
                      <w:sz w:val="24"/>
                      <w:szCs w:val="24"/>
                      <w:lang w:eastAsia="ja-JP"/>
                    </w:rPr>
                    <w:t>Actor chooses “from year” and “to year”</w:t>
                  </w:r>
                </w:p>
                <w:p w14:paraId="27C7ADD1" w14:textId="77777777" w:rsidR="009F33DA" w:rsidRPr="00547165" w:rsidRDefault="009F33DA" w:rsidP="009F33DA">
                  <w:pPr>
                    <w:spacing w:before="120" w:after="120" w:line="276" w:lineRule="auto"/>
                    <w:rPr>
                      <w:rFonts w:ascii="Times" w:eastAsia="Times" w:hAnsi="Times" w:cs="Times"/>
                      <w:color w:val="auto"/>
                      <w:sz w:val="24"/>
                      <w:szCs w:val="24"/>
                      <w:lang w:eastAsia="ja-JP"/>
                    </w:rPr>
                  </w:pPr>
                  <w:r w:rsidRPr="00547165">
                    <w:rPr>
                      <w:rFonts w:ascii="Times" w:hAnsi="Times" w:cs="Times"/>
                      <w:sz w:val="24"/>
                      <w:szCs w:val="24"/>
                    </w:rPr>
                    <w:t>[Alternative 1]</w:t>
                  </w:r>
                </w:p>
              </w:tc>
              <w:tc>
                <w:tcPr>
                  <w:tcW w:w="4919" w:type="dxa"/>
                </w:tcPr>
                <w:p w14:paraId="3263FC60" w14:textId="77777777" w:rsidR="009F33DA" w:rsidRPr="00547165" w:rsidRDefault="009F33DA" w:rsidP="009F33DA">
                  <w:pPr>
                    <w:spacing w:before="120" w:after="120" w:line="276" w:lineRule="auto"/>
                    <w:rPr>
                      <w:rFonts w:ascii="Times" w:eastAsia="Times" w:hAnsi="Times" w:cs="Times"/>
                      <w:color w:val="auto"/>
                      <w:sz w:val="24"/>
                      <w:szCs w:val="24"/>
                      <w:lang w:val="vi-VN" w:eastAsia="ja-JP"/>
                    </w:rPr>
                  </w:pPr>
                </w:p>
                <w:p w14:paraId="40D5B35C" w14:textId="77777777" w:rsidR="009F33DA" w:rsidRPr="00547165" w:rsidRDefault="009F33DA" w:rsidP="009F33DA">
                  <w:pPr>
                    <w:spacing w:before="120" w:after="120" w:line="276" w:lineRule="auto"/>
                    <w:rPr>
                      <w:rFonts w:ascii="Times" w:eastAsia="Times" w:hAnsi="Times" w:cs="Times"/>
                      <w:sz w:val="24"/>
                      <w:szCs w:val="24"/>
                    </w:rPr>
                  </w:pPr>
                  <w:r w:rsidRPr="00547165">
                    <w:rPr>
                      <w:rFonts w:ascii="Times" w:eastAsia="Times" w:hAnsi="Times" w:cs="Times"/>
                      <w:color w:val="auto"/>
                      <w:sz w:val="24"/>
                      <w:szCs w:val="24"/>
                      <w:lang w:eastAsia="ja-JP"/>
                    </w:rPr>
                    <w:t xml:space="preserve">The system shows </w:t>
                  </w:r>
                  <w:r w:rsidRPr="00547165">
                    <w:rPr>
                      <w:rFonts w:ascii="Times" w:eastAsia="Times" w:hAnsi="Times" w:cs="Times"/>
                      <w:sz w:val="24"/>
                      <w:szCs w:val="24"/>
                    </w:rPr>
                    <w:t>an average number of patients coming to the clinic across the years have been chosen</w:t>
                  </w:r>
                </w:p>
                <w:p w14:paraId="614EAB02" w14:textId="77777777" w:rsidR="009F33DA" w:rsidRPr="00547165" w:rsidRDefault="009F33DA" w:rsidP="009F33DA">
                  <w:pPr>
                    <w:pStyle w:val="ListParagraph"/>
                    <w:spacing w:before="120" w:after="120" w:line="276" w:lineRule="auto"/>
                    <w:ind w:left="0"/>
                    <w:rPr>
                      <w:rFonts w:ascii="Times" w:hAnsi="Times" w:cs="Times"/>
                      <w:sz w:val="24"/>
                      <w:szCs w:val="24"/>
                    </w:rPr>
                  </w:pPr>
                  <w:r w:rsidRPr="00547165">
                    <w:rPr>
                      <w:rFonts w:ascii="Times" w:hAnsi="Times" w:cs="Times"/>
                      <w:sz w:val="24"/>
                      <w:szCs w:val="24"/>
                    </w:rPr>
                    <w:t>[Exception 1]</w:t>
                  </w:r>
                </w:p>
              </w:tc>
            </w:tr>
          </w:tbl>
          <w:p w14:paraId="7608D562" w14:textId="77777777" w:rsidR="009F33DA" w:rsidRPr="00547165" w:rsidRDefault="009F33DA" w:rsidP="009F33DA">
            <w:pPr>
              <w:spacing w:line="276" w:lineRule="auto"/>
              <w:rPr>
                <w:rFonts w:ascii="Times" w:eastAsia="Times" w:hAnsi="Times" w:cs="Times"/>
                <w:lang w:eastAsia="ja-JP"/>
              </w:rPr>
            </w:pPr>
          </w:p>
          <w:p w14:paraId="4BEF08F0"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9F33DA" w:rsidRPr="00547165" w14:paraId="6DA43389" w14:textId="77777777" w:rsidTr="009F33DA">
              <w:tc>
                <w:tcPr>
                  <w:tcW w:w="697" w:type="dxa"/>
                  <w:shd w:val="clear" w:color="auto" w:fill="D9D9D9" w:themeFill="background1" w:themeFillShade="D9"/>
                </w:tcPr>
                <w:p w14:paraId="2C36AE3D"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No</w:t>
                  </w:r>
                </w:p>
              </w:tc>
              <w:tc>
                <w:tcPr>
                  <w:tcW w:w="3510" w:type="dxa"/>
                  <w:shd w:val="clear" w:color="auto" w:fill="D9D9D9" w:themeFill="background1" w:themeFillShade="D9"/>
                </w:tcPr>
                <w:p w14:paraId="48C725D6"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Cause</w:t>
                  </w:r>
                </w:p>
              </w:tc>
              <w:tc>
                <w:tcPr>
                  <w:tcW w:w="4498" w:type="dxa"/>
                  <w:shd w:val="clear" w:color="auto" w:fill="D9D9D9" w:themeFill="background1" w:themeFillShade="D9"/>
                </w:tcPr>
                <w:p w14:paraId="1B036E1E"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357BA8F2" w14:textId="77777777" w:rsidTr="009F33DA">
              <w:tc>
                <w:tcPr>
                  <w:tcW w:w="697" w:type="dxa"/>
                </w:tcPr>
                <w:p w14:paraId="4F5A0947"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3510" w:type="dxa"/>
                </w:tcPr>
                <w:p w14:paraId="4C22C208"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noProof/>
                      <w:color w:val="auto"/>
                      <w:sz w:val="24"/>
                      <w:szCs w:val="24"/>
                      <w:lang w:eastAsia="ja-JP"/>
                    </w:rPr>
                    <w:t>The actor</w:t>
                  </w:r>
                  <w:r w:rsidRPr="00547165">
                    <w:rPr>
                      <w:rFonts w:ascii="Times" w:eastAsia="Times,Cambria" w:hAnsi="Times" w:cs="Times"/>
                      <w:color w:val="auto"/>
                      <w:sz w:val="24"/>
                      <w:szCs w:val="24"/>
                      <w:lang w:eastAsia="ja-JP"/>
                    </w:rPr>
                    <w:t xml:space="preserve"> does not choose from year and to year.</w:t>
                  </w:r>
                </w:p>
              </w:tc>
              <w:tc>
                <w:tcPr>
                  <w:tcW w:w="4498" w:type="dxa"/>
                </w:tcPr>
                <w:p w14:paraId="6C7A938E"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The system shows an average number of the patient coming to the clinic in the last three years.</w:t>
                  </w:r>
                </w:p>
              </w:tc>
            </w:tr>
          </w:tbl>
          <w:p w14:paraId="640D1737" w14:textId="77777777" w:rsidR="009F33DA" w:rsidRPr="00547165" w:rsidRDefault="009F33DA" w:rsidP="009F33DA">
            <w:pPr>
              <w:spacing w:line="276" w:lineRule="auto"/>
              <w:rPr>
                <w:rFonts w:ascii="Times" w:eastAsia="Times" w:hAnsi="Times" w:cs="Times"/>
                <w:lang w:eastAsia="ja-JP"/>
              </w:rPr>
            </w:pPr>
          </w:p>
          <w:p w14:paraId="654087DF" w14:textId="77777777" w:rsidR="009F33DA" w:rsidRPr="00547165" w:rsidRDefault="009F33DA" w:rsidP="009F33DA">
            <w:pPr>
              <w:spacing w:line="276" w:lineRule="auto"/>
              <w:rPr>
                <w:rFonts w:ascii="Times" w:eastAsia="Times" w:hAnsi="Times" w:cs="Times"/>
                <w:lang w:eastAsia="ja-JP"/>
              </w:rPr>
            </w:pPr>
            <w:r w:rsidRPr="00547165">
              <w:rPr>
                <w:rFonts w:ascii="Times" w:eastAsia="Times" w:hAnsi="Times" w:cs="Times"/>
                <w:lang w:eastAsia="ja-JP"/>
              </w:rPr>
              <w:t>Exceptions</w:t>
            </w:r>
            <w:r w:rsidRPr="00547165">
              <w:rPr>
                <w:rFonts w:ascii="Times" w:eastAsia="Times" w:hAnsi="Times" w:cs="Times"/>
                <w:lang w:val="vi-VN" w:eastAsia="ja-JP"/>
              </w:rPr>
              <w:t>:</w:t>
            </w:r>
            <w:r w:rsidRPr="00547165">
              <w:rPr>
                <w:rFonts w:ascii="Times" w:eastAsia="Times" w:hAnsi="Times" w:cs="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9F33DA" w:rsidRPr="00547165" w14:paraId="71F6B092" w14:textId="77777777" w:rsidTr="009F33DA">
              <w:tc>
                <w:tcPr>
                  <w:tcW w:w="697" w:type="dxa"/>
                  <w:shd w:val="clear" w:color="auto" w:fill="D9D9D9" w:themeFill="background1" w:themeFillShade="D9"/>
                </w:tcPr>
                <w:p w14:paraId="77A96F9E"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No</w:t>
                  </w:r>
                </w:p>
              </w:tc>
              <w:tc>
                <w:tcPr>
                  <w:tcW w:w="3510" w:type="dxa"/>
                  <w:shd w:val="clear" w:color="auto" w:fill="D9D9D9" w:themeFill="background1" w:themeFillShade="D9"/>
                </w:tcPr>
                <w:p w14:paraId="3A2BF909"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Cause</w:t>
                  </w:r>
                </w:p>
              </w:tc>
              <w:tc>
                <w:tcPr>
                  <w:tcW w:w="4498" w:type="dxa"/>
                  <w:shd w:val="clear" w:color="auto" w:fill="D9D9D9" w:themeFill="background1" w:themeFillShade="D9"/>
                </w:tcPr>
                <w:p w14:paraId="43FD92D4"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System Response</w:t>
                  </w:r>
                </w:p>
              </w:tc>
            </w:tr>
            <w:tr w:rsidR="009F33DA" w:rsidRPr="00547165" w14:paraId="12815764" w14:textId="77777777" w:rsidTr="009F33DA">
              <w:tc>
                <w:tcPr>
                  <w:tcW w:w="697" w:type="dxa"/>
                </w:tcPr>
                <w:p w14:paraId="1FE0BDEA" w14:textId="77777777" w:rsidR="009F33DA" w:rsidRPr="00547165" w:rsidRDefault="009F33DA" w:rsidP="009F33DA">
                  <w:pPr>
                    <w:spacing w:line="276" w:lineRule="auto"/>
                    <w:jc w:val="center"/>
                    <w:rPr>
                      <w:rFonts w:ascii="Times" w:eastAsia="Times,Cambria" w:hAnsi="Times" w:cs="Times"/>
                      <w:color w:val="auto"/>
                      <w:sz w:val="24"/>
                      <w:szCs w:val="24"/>
                      <w:lang w:eastAsia="ja-JP"/>
                    </w:rPr>
                  </w:pPr>
                  <w:r w:rsidRPr="00547165">
                    <w:rPr>
                      <w:rFonts w:ascii="Times" w:eastAsia="Times" w:hAnsi="Times" w:cs="Times"/>
                      <w:color w:val="auto"/>
                      <w:sz w:val="24"/>
                      <w:szCs w:val="24"/>
                      <w:lang w:eastAsia="ja-JP"/>
                    </w:rPr>
                    <w:t>1</w:t>
                  </w:r>
                </w:p>
              </w:tc>
              <w:tc>
                <w:tcPr>
                  <w:tcW w:w="3510" w:type="dxa"/>
                </w:tcPr>
                <w:p w14:paraId="0BE26AA4"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Cambria" w:hAnsi="Times" w:cs="Times"/>
                      <w:color w:val="auto"/>
                      <w:sz w:val="24"/>
                      <w:szCs w:val="24"/>
                      <w:lang w:eastAsia="ja-JP"/>
                    </w:rPr>
                    <w:t>Actor chooses “from date” larger than “to date”.</w:t>
                  </w:r>
                </w:p>
              </w:tc>
              <w:tc>
                <w:tcPr>
                  <w:tcW w:w="4498" w:type="dxa"/>
                </w:tcPr>
                <w:p w14:paraId="0821C4A3" w14:textId="77777777" w:rsidR="009F33DA" w:rsidRPr="00547165" w:rsidRDefault="009F33DA" w:rsidP="009F33DA">
                  <w:pPr>
                    <w:spacing w:line="276" w:lineRule="auto"/>
                    <w:rPr>
                      <w:rFonts w:ascii="Times" w:eastAsia="Times,Cambria" w:hAnsi="Times" w:cs="Times"/>
                      <w:color w:val="auto"/>
                      <w:sz w:val="24"/>
                      <w:szCs w:val="24"/>
                      <w:lang w:eastAsia="ja-JP"/>
                    </w:rPr>
                  </w:pPr>
                  <w:r w:rsidRPr="00547165">
                    <w:rPr>
                      <w:rFonts w:ascii="Times" w:eastAsia="Times" w:hAnsi="Times" w:cs="Times"/>
                      <w:color w:val="auto"/>
                      <w:sz w:val="24"/>
                      <w:szCs w:val="24"/>
                    </w:rPr>
                    <w:t>Show message to notify the actor that “from date” must be smaller “to date”.</w:t>
                  </w:r>
                </w:p>
              </w:tc>
            </w:tr>
          </w:tbl>
          <w:p w14:paraId="07025752" w14:textId="77777777" w:rsidR="009F33DA" w:rsidRPr="00547165" w:rsidRDefault="009F33DA" w:rsidP="009F33DA">
            <w:pPr>
              <w:spacing w:line="276" w:lineRule="auto"/>
              <w:rPr>
                <w:rFonts w:ascii="Times" w:eastAsia="Times" w:hAnsi="Times" w:cs="Times"/>
                <w:lang w:eastAsia="ja-JP"/>
              </w:rPr>
            </w:pPr>
          </w:p>
          <w:p w14:paraId="7FDC9CE8" w14:textId="77777777" w:rsidR="009F33DA" w:rsidRPr="00547165" w:rsidRDefault="009F33DA" w:rsidP="009F33DA">
            <w:pPr>
              <w:spacing w:before="120" w:after="120" w:line="276" w:lineRule="auto"/>
              <w:rPr>
                <w:rFonts w:ascii="Times" w:eastAsia="Times" w:hAnsi="Times" w:cs="Times"/>
                <w:lang w:val="vi-VN" w:eastAsia="ja-JP"/>
              </w:rPr>
            </w:pPr>
            <w:r w:rsidRPr="00547165">
              <w:rPr>
                <w:rFonts w:ascii="Times" w:eastAsia="Times" w:hAnsi="Times" w:cs="Times"/>
                <w:lang w:eastAsia="ja-JP"/>
              </w:rPr>
              <w:t>Relationships:  N/A</w:t>
            </w:r>
          </w:p>
          <w:p w14:paraId="4D7C725B" w14:textId="77777777" w:rsidR="009F33DA" w:rsidRPr="00547165" w:rsidRDefault="009F33DA" w:rsidP="009F33DA">
            <w:pPr>
              <w:spacing w:before="120" w:after="120" w:line="276" w:lineRule="auto"/>
              <w:rPr>
                <w:rFonts w:ascii="Times" w:eastAsia="Times" w:hAnsi="Times" w:cs="Times"/>
                <w:lang w:eastAsia="ja-JP"/>
              </w:rPr>
            </w:pPr>
            <w:r w:rsidRPr="00547165">
              <w:rPr>
                <w:rFonts w:ascii="Times" w:eastAsia="Times" w:hAnsi="Times" w:cs="Times"/>
                <w:lang w:eastAsia="ja-JP"/>
              </w:rPr>
              <w:t xml:space="preserve">Business Rules: </w:t>
            </w:r>
          </w:p>
          <w:p w14:paraId="3A3BF37C"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t xml:space="preserve">When the clinic goes to the </w:t>
            </w:r>
            <w:r w:rsidRPr="00547165">
              <w:rPr>
                <w:rFonts w:ascii="Times" w:eastAsia="Times" w:hAnsi="Times" w:cs="Times"/>
              </w:rPr>
              <w:t xml:space="preserve">average patient statistics chart view, the system will display </w:t>
            </w:r>
            <w:r w:rsidRPr="00547165">
              <w:rPr>
                <w:rFonts w:ascii="Times" w:eastAsia="Times,Cambria" w:hAnsi="Times" w:cs="Times"/>
                <w:lang w:eastAsia="ja-JP"/>
              </w:rPr>
              <w:t>an average number of the patient coming to the clinic in the last three years by a line.</w:t>
            </w:r>
          </w:p>
          <w:p w14:paraId="28F8C180"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t xml:space="preserve">When the clinic chooses “from date” and “to date”, the system will display </w:t>
            </w:r>
            <w:r w:rsidRPr="00547165">
              <w:rPr>
                <w:rFonts w:ascii="Times" w:eastAsia="Times" w:hAnsi="Times" w:cs="Times"/>
              </w:rPr>
              <w:t>an average number of patients coming to the clinic across the years have been chosen by a line.</w:t>
            </w:r>
          </w:p>
          <w:p w14:paraId="6A242317" w14:textId="77777777" w:rsidR="009F33DA" w:rsidRPr="00547165" w:rsidRDefault="009F33DA" w:rsidP="00CB7118">
            <w:pPr>
              <w:pStyle w:val="ListParagraph"/>
              <w:numPr>
                <w:ilvl w:val="0"/>
                <w:numId w:val="49"/>
              </w:numPr>
              <w:spacing w:before="120" w:after="120" w:line="276" w:lineRule="auto"/>
              <w:rPr>
                <w:rFonts w:ascii="Times" w:eastAsia="Times,Cambria" w:hAnsi="Times" w:cs="Times"/>
                <w:lang w:eastAsia="ja-JP"/>
              </w:rPr>
            </w:pPr>
            <w:r w:rsidRPr="00547165">
              <w:rPr>
                <w:rFonts w:ascii="Times" w:eastAsia="Times,Cambria" w:hAnsi="Times" w:cs="Times"/>
                <w:lang w:eastAsia="ja-JP"/>
              </w:rPr>
              <w:t>If the clinic chooses “from date” larger than “to date”, the system will show error message “</w:t>
            </w:r>
            <w:proofErr w:type="spellStart"/>
            <w:r w:rsidRPr="00547165">
              <w:rPr>
                <w:rFonts w:ascii="Times" w:eastAsia="Times,Cambria" w:hAnsi="Times" w:cs="Times"/>
                <w:lang w:eastAsia="ja-JP"/>
              </w:rPr>
              <w:t>Năm</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bắt</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đầu</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phải</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nho</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hơn</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năm</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kết</w:t>
            </w:r>
            <w:proofErr w:type="spellEnd"/>
            <w:r w:rsidRPr="00547165">
              <w:rPr>
                <w:rFonts w:ascii="Times" w:eastAsia="Times,Cambria" w:hAnsi="Times" w:cs="Times"/>
                <w:lang w:eastAsia="ja-JP"/>
              </w:rPr>
              <w:t xml:space="preserve"> </w:t>
            </w:r>
            <w:proofErr w:type="spellStart"/>
            <w:r w:rsidRPr="00547165">
              <w:rPr>
                <w:rFonts w:ascii="Times" w:eastAsia="Times,Cambria" w:hAnsi="Times" w:cs="Times"/>
                <w:lang w:eastAsia="ja-JP"/>
              </w:rPr>
              <w:t>thúc</w:t>
            </w:r>
            <w:proofErr w:type="spellEnd"/>
            <w:r w:rsidRPr="00547165">
              <w:rPr>
                <w:rFonts w:ascii="Times" w:eastAsia="Times,Cambria" w:hAnsi="Times" w:cs="Times"/>
                <w:lang w:eastAsia="ja-JP"/>
              </w:rPr>
              <w:t>”.</w:t>
            </w:r>
          </w:p>
        </w:tc>
      </w:tr>
    </w:tbl>
    <w:p w14:paraId="19649AC6" w14:textId="50DB85B4" w:rsidR="009F33DA" w:rsidRPr="00547165" w:rsidRDefault="00547165" w:rsidP="00547165">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27 Use Case:</w:t>
      </w:r>
      <w:r w:rsidRPr="00E21E20">
        <w:rPr>
          <w:rFonts w:ascii="Times" w:eastAsia="Times" w:hAnsi="Times" w:cs="Times"/>
          <w:sz w:val="24"/>
          <w:szCs w:val="24"/>
        </w:rPr>
        <w:t xml:space="preserve"> </w:t>
      </w:r>
    </w:p>
    <w:p w14:paraId="6888A742" w14:textId="200D3359" w:rsidR="00EA2129" w:rsidRDefault="008B7812" w:rsidP="00CB7118">
      <w:pPr>
        <w:pStyle w:val="Heading5"/>
        <w:numPr>
          <w:ilvl w:val="3"/>
          <w:numId w:val="39"/>
        </w:numPr>
        <w:ind w:left="2410" w:hanging="992"/>
        <w:rPr>
          <w:rFonts w:ascii="Times" w:hAnsi="Times" w:cs="Times"/>
        </w:rPr>
      </w:pPr>
      <w:bookmarkStart w:id="211" w:name="_Toc520105325"/>
      <w:bookmarkStart w:id="212" w:name="_Toc520105495"/>
      <w:r>
        <w:rPr>
          <w:rFonts w:ascii="Times" w:eastAsia="Times" w:hAnsi="Times" w:cs="Times"/>
          <w:noProof/>
        </w:rPr>
        <w:drawing>
          <wp:anchor distT="0" distB="0" distL="114300" distR="114300" simplePos="0" relativeHeight="251658253" behindDoc="0" locked="0" layoutInCell="1" allowOverlap="1" wp14:anchorId="73E43D4C" wp14:editId="339E5FEE">
            <wp:simplePos x="0" y="0"/>
            <wp:positionH relativeFrom="margin">
              <wp:align>left</wp:align>
            </wp:positionH>
            <wp:positionV relativeFrom="paragraph">
              <wp:posOffset>245745</wp:posOffset>
            </wp:positionV>
            <wp:extent cx="5659120" cy="10591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nicViewstatistic.png"/>
                    <pic:cNvPicPr/>
                  </pic:nvPicPr>
                  <pic:blipFill>
                    <a:blip r:embed="rId40">
                      <a:extLst>
                        <a:ext uri="{28A0092B-C50C-407E-A947-70E740481C1C}">
                          <a14:useLocalDpi xmlns:a14="http://schemas.microsoft.com/office/drawing/2010/main" val="0"/>
                        </a:ext>
                      </a:extLst>
                    </a:blip>
                    <a:stretch>
                      <a:fillRect/>
                    </a:stretch>
                  </pic:blipFill>
                  <pic:spPr>
                    <a:xfrm>
                      <a:off x="0" y="0"/>
                      <a:ext cx="5659120" cy="1059180"/>
                    </a:xfrm>
                    <a:prstGeom prst="rect">
                      <a:avLst/>
                    </a:prstGeom>
                  </pic:spPr>
                </pic:pic>
              </a:graphicData>
            </a:graphic>
            <wp14:sizeRelH relativeFrom="page">
              <wp14:pctWidth>0</wp14:pctWidth>
            </wp14:sizeRelH>
            <wp14:sizeRelV relativeFrom="page">
              <wp14:pctHeight>0</wp14:pctHeight>
            </wp14:sizeRelV>
          </wp:anchor>
        </w:drawing>
      </w:r>
      <w:r w:rsidR="00EA2129">
        <w:rPr>
          <w:rFonts w:ascii="Times" w:hAnsi="Times" w:cs="Times"/>
        </w:rPr>
        <w:t>&lt;Clinic&gt; View Patient Statistic Through Years</w:t>
      </w:r>
      <w:bookmarkEnd w:id="211"/>
      <w:bookmarkEnd w:id="212"/>
    </w:p>
    <w:p w14:paraId="443F68FB" w14:textId="7B699492" w:rsidR="009F33DA" w:rsidRPr="008B7812" w:rsidRDefault="008B7812" w:rsidP="008B7812">
      <w:pPr>
        <w:pStyle w:val="cAP"/>
        <w:ind w:left="1440" w:firstLine="72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26:</w:t>
      </w:r>
      <w:r>
        <w:rPr>
          <w:rFonts w:ascii="Times" w:eastAsia="Times" w:hAnsi="Times" w:cs="Times"/>
          <w:sz w:val="24"/>
          <w:szCs w:val="24"/>
        </w:rPr>
        <w:t xml:space="preserve"> </w:t>
      </w:r>
    </w:p>
    <w:tbl>
      <w:tblPr>
        <w:tblW w:w="5086"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2"/>
        <w:gridCol w:w="1660"/>
        <w:gridCol w:w="2197"/>
        <w:gridCol w:w="2982"/>
      </w:tblGrid>
      <w:tr w:rsidR="009F33DA" w:rsidRPr="008B4646" w14:paraId="18380127"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A2D558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w:t>
            </w:r>
          </w:p>
        </w:tc>
      </w:tr>
      <w:tr w:rsidR="009F33DA" w:rsidRPr="008B4646" w14:paraId="6F49CEA7" w14:textId="77777777" w:rsidTr="008B4646">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791037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9"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513EE55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w:t>
            </w:r>
          </w:p>
        </w:tc>
        <w:tc>
          <w:tcPr>
            <w:tcW w:w="1230"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4F01C47"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66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A79D76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1.0</w:t>
            </w:r>
          </w:p>
        </w:tc>
      </w:tr>
      <w:tr w:rsidR="009F33DA" w:rsidRPr="008B4646" w14:paraId="5EA860A2" w14:textId="77777777" w:rsidTr="008B4646">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D89D201"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lastRenderedPageBreak/>
              <w:t>Use Case Name</w:t>
            </w:r>
          </w:p>
        </w:tc>
        <w:tc>
          <w:tcPr>
            <w:tcW w:w="382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B4A5B9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View patient statistic through years</w:t>
            </w:r>
          </w:p>
        </w:tc>
      </w:tr>
      <w:tr w:rsidR="009F33DA" w:rsidRPr="008B4646" w14:paraId="21654D0A" w14:textId="77777777" w:rsidTr="008B4646">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900A34"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2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CE4678C"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38A3F288" w14:textId="77777777" w:rsidTr="008B4646">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64930A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0DD57F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19/07/2018</w:t>
            </w:r>
          </w:p>
        </w:tc>
        <w:tc>
          <w:tcPr>
            <w:tcW w:w="123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6841630"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66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4541484"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Normal</w:t>
            </w:r>
          </w:p>
        </w:tc>
      </w:tr>
      <w:tr w:rsidR="009F33DA" w:rsidRPr="008B4646" w14:paraId="1B6713C7"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49C187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736229AC"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Clinic</w:t>
            </w:r>
          </w:p>
          <w:p w14:paraId="17E5930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5D469B4E"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 xml:space="preserve">The clinic will see lines, which presents the number of patients coming to the clinic each year. </w:t>
            </w:r>
          </w:p>
          <w:p w14:paraId="78C0F3C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1D54D71C"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The clinic can know the number of patients who come to the clinic each year.</w:t>
            </w:r>
          </w:p>
          <w:p w14:paraId="5ACD2177"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0A89B956"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rPr>
              <w:t>The clinic sends a command to view patient statistic through year chart.</w:t>
            </w:r>
          </w:p>
          <w:p w14:paraId="6097C952"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r>
          </w:p>
          <w:p w14:paraId="3A1327A8"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lang w:eastAsia="ja-JP"/>
              </w:rPr>
              <w:t>The patient must book an appointment by call center system.</w:t>
            </w:r>
          </w:p>
          <w:p w14:paraId="0BE51BD8"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6F69EFB4"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Success: Display patient statistic through year chart.</w:t>
            </w:r>
          </w:p>
          <w:p w14:paraId="4E1DBC1C"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N/A.</w:t>
            </w:r>
            <w:r w:rsidRPr="008B4646">
              <w:rPr>
                <w:rFonts w:ascii="Times" w:eastAsia="Times" w:hAnsi="Times" w:cs="Times"/>
              </w:rPr>
              <w:tab/>
            </w:r>
          </w:p>
          <w:p w14:paraId="65C6516A"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9F33DA" w:rsidRPr="008B4646" w14:paraId="074155AE" w14:textId="77777777" w:rsidTr="009F33DA">
              <w:tc>
                <w:tcPr>
                  <w:tcW w:w="726" w:type="dxa"/>
                  <w:shd w:val="clear" w:color="auto" w:fill="D9D9D9" w:themeFill="background1" w:themeFillShade="D9"/>
                </w:tcPr>
                <w:p w14:paraId="042E4825"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60" w:type="dxa"/>
                  <w:shd w:val="clear" w:color="auto" w:fill="D9D9D9" w:themeFill="background1" w:themeFillShade="D9"/>
                </w:tcPr>
                <w:p w14:paraId="7E9277D9"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919" w:type="dxa"/>
                  <w:shd w:val="clear" w:color="auto" w:fill="D9D9D9" w:themeFill="background1" w:themeFillShade="D9"/>
                </w:tcPr>
                <w:p w14:paraId="540CB9D0"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34523632" w14:textId="77777777" w:rsidTr="009F33DA">
              <w:tc>
                <w:tcPr>
                  <w:tcW w:w="726" w:type="dxa"/>
                </w:tcPr>
                <w:p w14:paraId="7080A403"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1</w:t>
                  </w:r>
                </w:p>
              </w:tc>
              <w:tc>
                <w:tcPr>
                  <w:tcW w:w="3060" w:type="dxa"/>
                </w:tcPr>
                <w:p w14:paraId="122102F3" w14:textId="77777777" w:rsidR="009F33DA" w:rsidRPr="008B4646" w:rsidRDefault="009F33DA" w:rsidP="009F33DA">
                  <w:pPr>
                    <w:spacing w:before="120" w:after="120" w:line="276" w:lineRule="auto"/>
                    <w:rPr>
                      <w:rFonts w:ascii="Times" w:eastAsia="Times" w:hAnsi="Times" w:cs="Times"/>
                      <w:color w:val="auto"/>
                      <w:sz w:val="24"/>
                      <w:szCs w:val="24"/>
                      <w:lang w:eastAsia="ja-JP"/>
                    </w:rPr>
                  </w:pPr>
                  <w:r w:rsidRPr="008B4646">
                    <w:rPr>
                      <w:rFonts w:ascii="Times" w:eastAsia="Times" w:hAnsi="Times" w:cs="Times"/>
                      <w:noProof/>
                      <w:color w:val="auto"/>
                      <w:sz w:val="24"/>
                      <w:szCs w:val="24"/>
                      <w:lang w:eastAsia="ja-JP"/>
                    </w:rPr>
                    <w:t>The actor</w:t>
                  </w:r>
                  <w:r w:rsidRPr="008B4646">
                    <w:rPr>
                      <w:rFonts w:ascii="Times" w:eastAsia="Times" w:hAnsi="Times" w:cs="Times"/>
                      <w:color w:val="auto"/>
                      <w:sz w:val="24"/>
                      <w:szCs w:val="24"/>
                      <w:lang w:eastAsia="ja-JP"/>
                    </w:rPr>
                    <w:t xml:space="preserve"> goes to </w:t>
                  </w:r>
                  <w:r w:rsidRPr="008B4646">
                    <w:rPr>
                      <w:rFonts w:ascii="Times" w:eastAsia="Times" w:hAnsi="Times" w:cs="Times"/>
                      <w:sz w:val="24"/>
                      <w:szCs w:val="24"/>
                    </w:rPr>
                    <w:t>patient statistic through years chart view</w:t>
                  </w:r>
                  <w:r w:rsidRPr="008B4646">
                    <w:rPr>
                      <w:rFonts w:ascii="Times" w:eastAsia="Times" w:hAnsi="Times" w:cs="Times"/>
                      <w:color w:val="auto"/>
                      <w:sz w:val="24"/>
                      <w:szCs w:val="24"/>
                      <w:lang w:eastAsia="ja-JP"/>
                    </w:rPr>
                    <w:t>.</w:t>
                  </w:r>
                </w:p>
              </w:tc>
              <w:tc>
                <w:tcPr>
                  <w:tcW w:w="4919" w:type="dxa"/>
                </w:tcPr>
                <w:p w14:paraId="177AE17F" w14:textId="77777777" w:rsidR="009F33DA" w:rsidRPr="008B4646" w:rsidRDefault="009F33DA" w:rsidP="009F33DA">
                  <w:pPr>
                    <w:spacing w:before="120" w:after="120" w:line="276" w:lineRule="auto"/>
                    <w:rPr>
                      <w:rFonts w:ascii="Times" w:eastAsia="Times" w:hAnsi="Times" w:cs="Times"/>
                      <w:color w:val="auto"/>
                      <w:sz w:val="24"/>
                      <w:szCs w:val="24"/>
                      <w:lang w:eastAsia="ja-JP"/>
                    </w:rPr>
                  </w:pPr>
                </w:p>
                <w:p w14:paraId="602987F9" w14:textId="77777777" w:rsidR="009F33DA" w:rsidRPr="008B4646" w:rsidRDefault="009F33DA" w:rsidP="009F33DA">
                  <w:pPr>
                    <w:spacing w:before="120" w:after="120" w:line="276" w:lineRule="auto"/>
                    <w:rPr>
                      <w:rFonts w:ascii="Times" w:eastAsia="Times" w:hAnsi="Times" w:cs="Times"/>
                      <w:sz w:val="24"/>
                      <w:szCs w:val="24"/>
                      <w:lang w:eastAsia="ja-JP"/>
                    </w:rPr>
                  </w:pPr>
                  <w:r w:rsidRPr="008B4646">
                    <w:rPr>
                      <w:rFonts w:ascii="Times" w:eastAsia="Times" w:hAnsi="Times" w:cs="Times"/>
                      <w:color w:val="auto"/>
                      <w:sz w:val="24"/>
                      <w:szCs w:val="24"/>
                      <w:lang w:eastAsia="ja-JP"/>
                    </w:rPr>
                    <w:t xml:space="preserve">The system shows </w:t>
                  </w:r>
                  <w:r w:rsidRPr="008B4646">
                    <w:rPr>
                      <w:rFonts w:ascii="Times" w:eastAsia="Times" w:hAnsi="Times" w:cs="Times"/>
                      <w:sz w:val="24"/>
                      <w:szCs w:val="24"/>
                    </w:rPr>
                    <w:t>a number of patients coming to the clinic each year</w:t>
                  </w:r>
                </w:p>
              </w:tc>
            </w:tr>
            <w:tr w:rsidR="009F33DA" w:rsidRPr="008B4646" w14:paraId="59DD1BB7" w14:textId="77777777" w:rsidTr="009F33DA">
              <w:tc>
                <w:tcPr>
                  <w:tcW w:w="726" w:type="dxa"/>
                </w:tcPr>
                <w:p w14:paraId="50F5F4BB"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2</w:t>
                  </w:r>
                </w:p>
              </w:tc>
              <w:tc>
                <w:tcPr>
                  <w:tcW w:w="3060" w:type="dxa"/>
                </w:tcPr>
                <w:p w14:paraId="06BA783D" w14:textId="77777777" w:rsidR="009F33DA" w:rsidRPr="008B4646" w:rsidRDefault="009F33DA" w:rsidP="009F33DA">
                  <w:pPr>
                    <w:spacing w:before="120" w:after="120" w:line="276" w:lineRule="auto"/>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chooses “from year” and “to year”</w:t>
                  </w:r>
                </w:p>
                <w:p w14:paraId="3AA36885" w14:textId="77777777" w:rsidR="009F33DA" w:rsidRPr="008B4646" w:rsidRDefault="009F33DA" w:rsidP="009F33DA">
                  <w:pPr>
                    <w:spacing w:before="120" w:after="120" w:line="276" w:lineRule="auto"/>
                    <w:rPr>
                      <w:rFonts w:ascii="Times" w:eastAsia="Times" w:hAnsi="Times" w:cs="Times"/>
                      <w:color w:val="auto"/>
                      <w:sz w:val="24"/>
                      <w:szCs w:val="24"/>
                      <w:lang w:eastAsia="ja-JP"/>
                    </w:rPr>
                  </w:pPr>
                  <w:r w:rsidRPr="008B4646">
                    <w:rPr>
                      <w:rFonts w:ascii="Times" w:hAnsi="Times" w:cs="Times"/>
                      <w:sz w:val="24"/>
                      <w:szCs w:val="24"/>
                    </w:rPr>
                    <w:t>[Alternative 1]</w:t>
                  </w:r>
                </w:p>
              </w:tc>
              <w:tc>
                <w:tcPr>
                  <w:tcW w:w="4919" w:type="dxa"/>
                </w:tcPr>
                <w:p w14:paraId="29ED7E2D" w14:textId="77777777" w:rsidR="009F33DA" w:rsidRPr="008B4646" w:rsidRDefault="009F33DA" w:rsidP="009F33DA">
                  <w:pPr>
                    <w:spacing w:before="120" w:after="120" w:line="276" w:lineRule="auto"/>
                    <w:rPr>
                      <w:rFonts w:ascii="Times" w:eastAsia="Times" w:hAnsi="Times" w:cs="Times"/>
                      <w:color w:val="auto"/>
                      <w:sz w:val="24"/>
                      <w:szCs w:val="24"/>
                      <w:lang w:val="vi-VN" w:eastAsia="ja-JP"/>
                    </w:rPr>
                  </w:pPr>
                </w:p>
                <w:p w14:paraId="170E3F3E" w14:textId="77777777" w:rsidR="009F33DA" w:rsidRPr="008B4646" w:rsidRDefault="009F33DA" w:rsidP="009F33DA">
                  <w:pPr>
                    <w:spacing w:before="120" w:after="120" w:line="276" w:lineRule="auto"/>
                    <w:rPr>
                      <w:rFonts w:ascii="Times" w:eastAsia="Times" w:hAnsi="Times" w:cs="Times"/>
                      <w:sz w:val="24"/>
                      <w:szCs w:val="24"/>
                    </w:rPr>
                  </w:pPr>
                  <w:r w:rsidRPr="008B4646">
                    <w:rPr>
                      <w:rFonts w:ascii="Times" w:eastAsia="Times" w:hAnsi="Times" w:cs="Times"/>
                      <w:color w:val="auto"/>
                      <w:sz w:val="24"/>
                      <w:szCs w:val="24"/>
                      <w:lang w:eastAsia="ja-JP"/>
                    </w:rPr>
                    <w:t xml:space="preserve">The system shows </w:t>
                  </w:r>
                  <w:r w:rsidRPr="008B4646">
                    <w:rPr>
                      <w:rFonts w:ascii="Times" w:eastAsia="Times" w:hAnsi="Times" w:cs="Times"/>
                      <w:sz w:val="24"/>
                      <w:szCs w:val="24"/>
                    </w:rPr>
                    <w:t>a number of patients coming to the clinic each year have been chosen</w:t>
                  </w:r>
                </w:p>
                <w:p w14:paraId="189CFE86" w14:textId="77777777" w:rsidR="009F33DA" w:rsidRPr="008B4646" w:rsidRDefault="009F33DA" w:rsidP="009F33DA">
                  <w:pPr>
                    <w:pStyle w:val="ListParagraph"/>
                    <w:spacing w:before="120" w:after="120" w:line="276" w:lineRule="auto"/>
                    <w:ind w:left="0"/>
                    <w:rPr>
                      <w:rFonts w:ascii="Times" w:hAnsi="Times" w:cs="Times"/>
                      <w:sz w:val="24"/>
                      <w:szCs w:val="24"/>
                    </w:rPr>
                  </w:pPr>
                  <w:r w:rsidRPr="008B4646">
                    <w:rPr>
                      <w:rFonts w:ascii="Times" w:hAnsi="Times" w:cs="Times"/>
                      <w:sz w:val="24"/>
                      <w:szCs w:val="24"/>
                    </w:rPr>
                    <w:t>[Exception 1]</w:t>
                  </w:r>
                </w:p>
              </w:tc>
            </w:tr>
          </w:tbl>
          <w:p w14:paraId="127D2ECC" w14:textId="77777777" w:rsidR="009F33DA" w:rsidRPr="008B4646" w:rsidRDefault="009F33DA" w:rsidP="009F33DA">
            <w:pPr>
              <w:spacing w:line="276" w:lineRule="auto"/>
              <w:rPr>
                <w:rFonts w:ascii="Times" w:eastAsia="Times" w:hAnsi="Times" w:cs="Times"/>
                <w:lang w:eastAsia="ja-JP"/>
              </w:rPr>
            </w:pPr>
          </w:p>
          <w:p w14:paraId="6779107D"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9F33DA" w:rsidRPr="008B4646" w14:paraId="4E5DC61C" w14:textId="77777777" w:rsidTr="009F33DA">
              <w:tc>
                <w:tcPr>
                  <w:tcW w:w="697" w:type="dxa"/>
                  <w:shd w:val="clear" w:color="auto" w:fill="D9D9D9" w:themeFill="background1" w:themeFillShade="D9"/>
                </w:tcPr>
                <w:p w14:paraId="2A7A7715"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37373B25"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498" w:type="dxa"/>
                  <w:shd w:val="clear" w:color="auto" w:fill="D9D9D9" w:themeFill="background1" w:themeFillShade="D9"/>
                </w:tcPr>
                <w:p w14:paraId="5CE4BE1A"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43CBFF6E" w14:textId="77777777" w:rsidTr="009F33DA">
              <w:tc>
                <w:tcPr>
                  <w:tcW w:w="697" w:type="dxa"/>
                </w:tcPr>
                <w:p w14:paraId="7E85F1C4"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7398E4FC"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noProof/>
                      <w:color w:val="auto"/>
                      <w:sz w:val="24"/>
                      <w:szCs w:val="24"/>
                      <w:lang w:eastAsia="ja-JP"/>
                    </w:rPr>
                    <w:t>The actor</w:t>
                  </w:r>
                  <w:r w:rsidRPr="008B4646">
                    <w:rPr>
                      <w:rFonts w:ascii="Times" w:eastAsia="Times,Cambria" w:hAnsi="Times" w:cs="Times"/>
                      <w:color w:val="auto"/>
                      <w:sz w:val="24"/>
                      <w:szCs w:val="24"/>
                      <w:lang w:eastAsia="ja-JP"/>
                    </w:rPr>
                    <w:t xml:space="preserve"> does not choose from year and to year.</w:t>
                  </w:r>
                </w:p>
              </w:tc>
              <w:tc>
                <w:tcPr>
                  <w:tcW w:w="4498" w:type="dxa"/>
                </w:tcPr>
                <w:p w14:paraId="4B959042"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The system shows a number of the patient coming to the clinic in the last three years.</w:t>
                  </w:r>
                </w:p>
              </w:tc>
            </w:tr>
          </w:tbl>
          <w:p w14:paraId="0412F56F" w14:textId="77777777" w:rsidR="009F33DA" w:rsidRPr="008B4646" w:rsidRDefault="009F33DA" w:rsidP="009F33DA">
            <w:pPr>
              <w:spacing w:line="276" w:lineRule="auto"/>
              <w:rPr>
                <w:rFonts w:ascii="Times" w:eastAsia="Times" w:hAnsi="Times" w:cs="Times"/>
                <w:lang w:eastAsia="ja-JP"/>
              </w:rPr>
            </w:pPr>
          </w:p>
          <w:p w14:paraId="665E47F6"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r w:rsidRPr="008B4646">
              <w:rPr>
                <w:rFonts w:ascii="Times" w:eastAsia="Times" w:hAnsi="Times" w:cs="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9F33DA" w:rsidRPr="008B4646" w14:paraId="7FFF13FF" w14:textId="77777777" w:rsidTr="009F33DA">
              <w:tc>
                <w:tcPr>
                  <w:tcW w:w="697" w:type="dxa"/>
                  <w:shd w:val="clear" w:color="auto" w:fill="D9D9D9" w:themeFill="background1" w:themeFillShade="D9"/>
                </w:tcPr>
                <w:p w14:paraId="49FBA1C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5579267B"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498" w:type="dxa"/>
                  <w:shd w:val="clear" w:color="auto" w:fill="D9D9D9" w:themeFill="background1" w:themeFillShade="D9"/>
                </w:tcPr>
                <w:p w14:paraId="23C60D75"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110A7741" w14:textId="77777777" w:rsidTr="009F33DA">
              <w:trPr>
                <w:trHeight w:val="606"/>
              </w:trPr>
              <w:tc>
                <w:tcPr>
                  <w:tcW w:w="697" w:type="dxa"/>
                </w:tcPr>
                <w:p w14:paraId="77AF1D5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140473B0"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Actor chooses “from date” larger than “to date”.</w:t>
                  </w:r>
                </w:p>
              </w:tc>
              <w:tc>
                <w:tcPr>
                  <w:tcW w:w="4498" w:type="dxa"/>
                </w:tcPr>
                <w:p w14:paraId="09D6D087"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 w:hAnsi="Times" w:cs="Times"/>
                      <w:color w:val="auto"/>
                      <w:sz w:val="24"/>
                      <w:szCs w:val="24"/>
                    </w:rPr>
                    <w:t>Show message to notify the actor that “from date” must be smaller “to date”.</w:t>
                  </w:r>
                </w:p>
              </w:tc>
            </w:tr>
          </w:tbl>
          <w:p w14:paraId="598DB288" w14:textId="77777777" w:rsidR="009F33DA" w:rsidRPr="008B4646" w:rsidRDefault="009F33DA" w:rsidP="009F33DA">
            <w:pPr>
              <w:spacing w:line="276" w:lineRule="auto"/>
              <w:rPr>
                <w:rFonts w:ascii="Times" w:eastAsia="Times" w:hAnsi="Times" w:cs="Times"/>
                <w:lang w:eastAsia="ja-JP"/>
              </w:rPr>
            </w:pPr>
          </w:p>
          <w:p w14:paraId="2C06F4E8"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21EE3888"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4AFB817D"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Cambria" w:hAnsi="Times" w:cs="Times"/>
                <w:lang w:eastAsia="ja-JP"/>
              </w:rPr>
              <w:lastRenderedPageBreak/>
              <w:t xml:space="preserve">When the clinic goes to </w:t>
            </w:r>
            <w:r w:rsidRPr="008B4646">
              <w:rPr>
                <w:rFonts w:ascii="Times" w:eastAsia="Times" w:hAnsi="Times" w:cs="Times"/>
              </w:rPr>
              <w:t xml:space="preserve">patient statistic through year chart view, the system will display </w:t>
            </w:r>
            <w:r w:rsidRPr="008B4646">
              <w:rPr>
                <w:rFonts w:ascii="Times" w:eastAsia="Times,Cambria" w:hAnsi="Times" w:cs="Times"/>
                <w:lang w:eastAsia="ja-JP"/>
              </w:rPr>
              <w:t>a number of the patient coming to the clinic in the last three years by the lines.</w:t>
            </w:r>
          </w:p>
          <w:p w14:paraId="2DA36836"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Cambria" w:hAnsi="Times" w:cs="Times"/>
                <w:lang w:eastAsia="ja-JP"/>
              </w:rPr>
              <w:t xml:space="preserve">When the clinic chooses “from date” and “to date”, the system will display </w:t>
            </w:r>
            <w:r w:rsidRPr="008B4646">
              <w:rPr>
                <w:rFonts w:ascii="Times" w:eastAsia="Times" w:hAnsi="Times" w:cs="Times"/>
              </w:rPr>
              <w:t>a number of patients coming to the clinic each year have been chosen by the lines.</w:t>
            </w:r>
          </w:p>
          <w:p w14:paraId="70E1A440"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Cambria" w:hAnsi="Times" w:cs="Times"/>
                <w:lang w:eastAsia="ja-JP"/>
              </w:rPr>
              <w:t>If the clinic chooses “from date” larger than “to date”, the system will show error message “</w:t>
            </w:r>
            <w:proofErr w:type="spellStart"/>
            <w:r w:rsidRPr="008B4646">
              <w:rPr>
                <w:rFonts w:ascii="Times" w:eastAsia="Times,Cambria" w:hAnsi="Times" w:cs="Times"/>
                <w:lang w:eastAsia="ja-JP"/>
              </w:rPr>
              <w:t>Năm</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bắt</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đầu</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phải</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nho</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hơn</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năm</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kết</w:t>
            </w:r>
            <w:proofErr w:type="spellEnd"/>
            <w:r w:rsidRPr="008B4646">
              <w:rPr>
                <w:rFonts w:ascii="Times" w:eastAsia="Times,Cambria" w:hAnsi="Times" w:cs="Times"/>
                <w:lang w:eastAsia="ja-JP"/>
              </w:rPr>
              <w:t xml:space="preserve"> </w:t>
            </w:r>
            <w:proofErr w:type="spellStart"/>
            <w:r w:rsidRPr="008B4646">
              <w:rPr>
                <w:rFonts w:ascii="Times" w:eastAsia="Times,Cambria" w:hAnsi="Times" w:cs="Times"/>
                <w:lang w:eastAsia="ja-JP"/>
              </w:rPr>
              <w:t>thúc</w:t>
            </w:r>
            <w:proofErr w:type="spellEnd"/>
            <w:r w:rsidRPr="008B4646">
              <w:rPr>
                <w:rFonts w:ascii="Times" w:eastAsia="Times,Cambria" w:hAnsi="Times" w:cs="Times"/>
                <w:lang w:eastAsia="ja-JP"/>
              </w:rPr>
              <w:t>”.</w:t>
            </w:r>
          </w:p>
        </w:tc>
      </w:tr>
    </w:tbl>
    <w:p w14:paraId="2790E65C" w14:textId="3BAD5022"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28 Use Case:</w:t>
      </w:r>
      <w:r w:rsidRPr="00E21E20">
        <w:rPr>
          <w:rFonts w:ascii="Times" w:eastAsia="Times" w:hAnsi="Times" w:cs="Times"/>
          <w:sz w:val="24"/>
          <w:szCs w:val="24"/>
        </w:rPr>
        <w:t xml:space="preserve"> </w:t>
      </w:r>
    </w:p>
    <w:p w14:paraId="4CA45BAA" w14:textId="0FB2FD5A" w:rsidR="00EA2129" w:rsidRDefault="008B7812" w:rsidP="00CB7118">
      <w:pPr>
        <w:pStyle w:val="Heading5"/>
        <w:numPr>
          <w:ilvl w:val="3"/>
          <w:numId w:val="39"/>
        </w:numPr>
        <w:ind w:left="2410" w:hanging="992"/>
        <w:rPr>
          <w:rFonts w:ascii="Times" w:hAnsi="Times" w:cs="Times"/>
        </w:rPr>
      </w:pPr>
      <w:bookmarkStart w:id="213" w:name="_Toc520105326"/>
      <w:bookmarkStart w:id="214" w:name="_Toc520105496"/>
      <w:r>
        <w:rPr>
          <w:rFonts w:ascii="Times" w:eastAsia="Times" w:hAnsi="Times" w:cs="Times"/>
          <w:noProof/>
        </w:rPr>
        <w:drawing>
          <wp:anchor distT="0" distB="0" distL="114300" distR="114300" simplePos="0" relativeHeight="251658254" behindDoc="0" locked="0" layoutInCell="1" allowOverlap="1" wp14:anchorId="05043AD3" wp14:editId="33EE466F">
            <wp:simplePos x="0" y="0"/>
            <wp:positionH relativeFrom="margin">
              <wp:align>left</wp:align>
            </wp:positionH>
            <wp:positionV relativeFrom="paragraph">
              <wp:posOffset>227330</wp:posOffset>
            </wp:positionV>
            <wp:extent cx="5694045" cy="102552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inicPay.png"/>
                    <pic:cNvPicPr/>
                  </pic:nvPicPr>
                  <pic:blipFill>
                    <a:blip r:embed="rId41">
                      <a:extLst>
                        <a:ext uri="{28A0092B-C50C-407E-A947-70E740481C1C}">
                          <a14:useLocalDpi xmlns:a14="http://schemas.microsoft.com/office/drawing/2010/main" val="0"/>
                        </a:ext>
                      </a:extLst>
                    </a:blip>
                    <a:stretch>
                      <a:fillRect/>
                    </a:stretch>
                  </pic:blipFill>
                  <pic:spPr>
                    <a:xfrm>
                      <a:off x="0" y="0"/>
                      <a:ext cx="5694045" cy="1025525"/>
                    </a:xfrm>
                    <a:prstGeom prst="rect">
                      <a:avLst/>
                    </a:prstGeom>
                  </pic:spPr>
                </pic:pic>
              </a:graphicData>
            </a:graphic>
            <wp14:sizeRelH relativeFrom="page">
              <wp14:pctWidth>0</wp14:pctWidth>
            </wp14:sizeRelH>
            <wp14:sizeRelV relativeFrom="page">
              <wp14:pctHeight>0</wp14:pctHeight>
            </wp14:sizeRelV>
          </wp:anchor>
        </w:drawing>
      </w:r>
      <w:r w:rsidR="00EA2129">
        <w:rPr>
          <w:rFonts w:ascii="Times" w:hAnsi="Times" w:cs="Times"/>
        </w:rPr>
        <w:t>&lt;Clinic&gt; Pay</w:t>
      </w:r>
      <w:bookmarkEnd w:id="213"/>
      <w:bookmarkEnd w:id="214"/>
    </w:p>
    <w:p w14:paraId="5C136345" w14:textId="011E983A" w:rsidR="009F33DA" w:rsidRPr="008B7812" w:rsidRDefault="008B7812" w:rsidP="008B7812">
      <w:pPr>
        <w:pStyle w:val="cAP"/>
        <w:ind w:left="2160" w:firstLine="72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27:</w:t>
      </w:r>
      <w:r>
        <w:rPr>
          <w:rFonts w:ascii="Times" w:eastAsia="Times" w:hAnsi="Times" w:cs="Times"/>
          <w:sz w:val="24"/>
          <w:szCs w:val="24"/>
        </w:rPr>
        <w:t xml:space="preserve"> </w:t>
      </w:r>
    </w:p>
    <w:tbl>
      <w:tblPr>
        <w:tblW w:w="5137"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50"/>
        <w:gridCol w:w="1665"/>
        <w:gridCol w:w="2210"/>
        <w:gridCol w:w="3096"/>
      </w:tblGrid>
      <w:tr w:rsidR="009F33DA" w:rsidRPr="008B4646" w14:paraId="361DBF98"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9FDBBE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w:t>
            </w:r>
          </w:p>
        </w:tc>
      </w:tr>
      <w:tr w:rsidR="009F33DA" w:rsidRPr="008B4646" w14:paraId="71A27A56" w14:textId="77777777" w:rsidTr="008B4646">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E4BF2A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3"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2A9A32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w:t>
            </w:r>
          </w:p>
        </w:tc>
        <w:tc>
          <w:tcPr>
            <w:tcW w:w="1225"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30E3D905"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71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00958D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1.0</w:t>
            </w:r>
          </w:p>
        </w:tc>
      </w:tr>
      <w:tr w:rsidR="009F33DA" w:rsidRPr="008B4646" w14:paraId="03BE2D39" w14:textId="77777777" w:rsidTr="008B4646">
        <w:tc>
          <w:tcPr>
            <w:tcW w:w="113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13C189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64"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887A0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Pay</w:t>
            </w:r>
          </w:p>
        </w:tc>
      </w:tr>
      <w:tr w:rsidR="009F33DA" w:rsidRPr="008B4646" w14:paraId="00A7EA78" w14:textId="77777777" w:rsidTr="008B4646">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1D9981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64"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3AC3633"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21C2799D" w14:textId="77777777" w:rsidTr="008B4646">
        <w:tc>
          <w:tcPr>
            <w:tcW w:w="113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4DAA9F4"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3B6BD8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2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4909DDB"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71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04C9E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Normal</w:t>
            </w:r>
          </w:p>
        </w:tc>
      </w:tr>
      <w:tr w:rsidR="009F33DA" w:rsidRPr="008B4646" w14:paraId="1792FE28"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CC0359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34D45BCA" w14:textId="77777777" w:rsidR="009F33DA" w:rsidRPr="008B4646" w:rsidRDefault="009F33DA" w:rsidP="00CB7118">
            <w:pPr>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Clinic</w:t>
            </w:r>
          </w:p>
          <w:p w14:paraId="51D212DF" w14:textId="77777777" w:rsidR="009F33DA" w:rsidRPr="008B4646" w:rsidRDefault="009F33DA" w:rsidP="009F33DA">
            <w:pPr>
              <w:tabs>
                <w:tab w:val="left" w:pos="5848"/>
              </w:tabs>
              <w:spacing w:line="276" w:lineRule="auto"/>
              <w:rPr>
                <w:rFonts w:ascii="Times" w:eastAsia="Times,Cambria" w:hAnsi="Times" w:cs="Times"/>
                <w:lang w:eastAsia="ja-JP"/>
              </w:rPr>
            </w:pPr>
            <w:r w:rsidRPr="008B4646">
              <w:rPr>
                <w:rFonts w:ascii="Times" w:eastAsia="Times" w:hAnsi="Times" w:cs="Times"/>
                <w:lang w:eastAsia="ja-JP"/>
              </w:rPr>
              <w:t>Summary:</w:t>
            </w:r>
            <w:r w:rsidRPr="008B4646">
              <w:rPr>
                <w:rFonts w:ascii="Times" w:eastAsia="Times" w:hAnsi="Times" w:cs="Times"/>
                <w:lang w:eastAsia="ja-JP"/>
              </w:rPr>
              <w:tab/>
            </w:r>
          </w:p>
          <w:p w14:paraId="032AE196" w14:textId="77777777" w:rsidR="009F33DA" w:rsidRPr="008B4646" w:rsidRDefault="009F33DA" w:rsidP="00CB7118">
            <w:pPr>
              <w:numPr>
                <w:ilvl w:val="0"/>
                <w:numId w:val="62"/>
              </w:numPr>
              <w:spacing w:line="276" w:lineRule="auto"/>
              <w:jc w:val="both"/>
              <w:rPr>
                <w:rFonts w:ascii="Times" w:eastAsia="Times" w:hAnsi="Times" w:cs="Times"/>
                <w:lang w:eastAsia="ja-JP"/>
              </w:rPr>
            </w:pPr>
            <w:r w:rsidRPr="008B4646">
              <w:rPr>
                <w:rFonts w:ascii="Times" w:eastAsia="Times" w:hAnsi="Times" w:cs="Times"/>
                <w:lang w:eastAsia="ja-JP"/>
              </w:rPr>
              <w:t>This use case allows actor pay for a license to use the call center system.</w:t>
            </w:r>
          </w:p>
          <w:p w14:paraId="1F1CF28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349150B5" w14:textId="77777777" w:rsidR="009F33DA" w:rsidRPr="008B4646" w:rsidRDefault="009F33DA" w:rsidP="00CB7118">
            <w:pPr>
              <w:numPr>
                <w:ilvl w:val="0"/>
                <w:numId w:val="62"/>
              </w:numPr>
              <w:spacing w:line="276" w:lineRule="auto"/>
              <w:jc w:val="both"/>
              <w:rPr>
                <w:rFonts w:ascii="Times" w:eastAsia="Times" w:hAnsi="Times" w:cs="Times"/>
                <w:lang w:eastAsia="ja-JP"/>
              </w:rPr>
            </w:pPr>
            <w:r w:rsidRPr="008B4646">
              <w:rPr>
                <w:rFonts w:ascii="Times" w:eastAsia="Times" w:hAnsi="Times" w:cs="Times"/>
                <w:noProof/>
                <w:lang w:eastAsia="ja-JP"/>
              </w:rPr>
              <w:t>The actor</w:t>
            </w:r>
            <w:r w:rsidRPr="008B4646">
              <w:rPr>
                <w:rFonts w:ascii="Times" w:eastAsia="Times" w:hAnsi="Times" w:cs="Times"/>
                <w:lang w:eastAsia="ja-JP"/>
              </w:rPr>
              <w:t xml:space="preserve"> can use the service of the call center system.</w:t>
            </w:r>
          </w:p>
          <w:p w14:paraId="45D1FF8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2445AF39" w14:textId="77777777" w:rsidR="009F33DA" w:rsidRPr="008B4646" w:rsidRDefault="009F33DA" w:rsidP="009F33DA">
            <w:pPr>
              <w:spacing w:line="276" w:lineRule="auto"/>
              <w:ind w:left="720"/>
              <w:rPr>
                <w:rFonts w:ascii="Times" w:eastAsia="Times,Cambria" w:hAnsi="Times" w:cs="Times"/>
                <w:lang w:eastAsia="ja-JP"/>
              </w:rPr>
            </w:pPr>
            <w:r w:rsidRPr="008B4646">
              <w:rPr>
                <w:rFonts w:ascii="Times" w:eastAsia="Times" w:hAnsi="Times" w:cs="Times"/>
                <w:lang w:eastAsia="ja-JP"/>
              </w:rPr>
              <w:t>Actor sends pay command to the system.</w:t>
            </w:r>
          </w:p>
          <w:p w14:paraId="205FDFD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Preconditions:</w:t>
            </w:r>
          </w:p>
          <w:p w14:paraId="191C3067" w14:textId="77777777" w:rsidR="009F33DA" w:rsidRPr="008B4646" w:rsidRDefault="009F33DA" w:rsidP="00CB7118">
            <w:pPr>
              <w:numPr>
                <w:ilvl w:val="0"/>
                <w:numId w:val="62"/>
              </w:numPr>
              <w:spacing w:line="276" w:lineRule="auto"/>
              <w:jc w:val="both"/>
              <w:rPr>
                <w:rFonts w:ascii="Times" w:eastAsia="Times" w:hAnsi="Times" w:cs="Times"/>
                <w:lang w:eastAsia="ja-JP"/>
              </w:rPr>
            </w:pPr>
            <w:r w:rsidRPr="008B4646">
              <w:rPr>
                <w:rFonts w:ascii="Times" w:eastAsia="Times" w:hAnsi="Times" w:cs="Times"/>
                <w:lang w:eastAsia="ja-JP"/>
              </w:rPr>
              <w:t>This username has existed in the system with clinic role.</w:t>
            </w:r>
          </w:p>
          <w:p w14:paraId="69799058" w14:textId="77777777" w:rsidR="009F33DA" w:rsidRPr="008B4646" w:rsidRDefault="009F33DA" w:rsidP="00CB7118">
            <w:pPr>
              <w:numPr>
                <w:ilvl w:val="0"/>
                <w:numId w:val="62"/>
              </w:numPr>
              <w:spacing w:line="276" w:lineRule="auto"/>
              <w:jc w:val="both"/>
              <w:rPr>
                <w:rFonts w:ascii="Times" w:eastAsia="Times" w:hAnsi="Times" w:cs="Times"/>
                <w:lang w:eastAsia="ja-JP"/>
              </w:rPr>
            </w:pPr>
            <w:r w:rsidRPr="008B4646">
              <w:rPr>
                <w:rFonts w:ascii="Times" w:eastAsia="Times" w:hAnsi="Times" w:cs="Times"/>
                <w:noProof/>
                <w:lang w:eastAsia="ja-JP"/>
              </w:rPr>
              <w:t>The actor</w:t>
            </w:r>
            <w:r w:rsidRPr="008B4646">
              <w:rPr>
                <w:rFonts w:ascii="Times" w:eastAsia="Times" w:hAnsi="Times" w:cs="Times"/>
                <w:lang w:eastAsia="ja-JP"/>
              </w:rPr>
              <w:t xml:space="preserve"> must be choosing one license.</w:t>
            </w:r>
          </w:p>
          <w:p w14:paraId="77A3714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Post Conditions:</w:t>
            </w:r>
          </w:p>
          <w:p w14:paraId="543CE364" w14:textId="77777777" w:rsidR="009F33DA" w:rsidRPr="008B4646" w:rsidRDefault="009F33DA" w:rsidP="00CB7118">
            <w:pPr>
              <w:numPr>
                <w:ilvl w:val="0"/>
                <w:numId w:val="62"/>
              </w:numPr>
              <w:spacing w:line="276" w:lineRule="auto"/>
              <w:jc w:val="both"/>
              <w:rPr>
                <w:rFonts w:ascii="Times" w:eastAsia="Times" w:hAnsi="Times" w:cs="Times"/>
                <w:color w:val="4472C4" w:themeColor="accent1"/>
                <w:lang w:eastAsia="ja-JP"/>
              </w:rPr>
            </w:pPr>
            <w:r w:rsidRPr="008B4646">
              <w:rPr>
                <w:rFonts w:ascii="Times" w:eastAsia="Times" w:hAnsi="Times" w:cs="Times"/>
                <w:lang w:eastAsia="ja-JP"/>
              </w:rPr>
              <w:t>Success: The account will be added used date.</w:t>
            </w:r>
          </w:p>
          <w:p w14:paraId="3EEC5B41" w14:textId="77777777" w:rsidR="009F33DA" w:rsidRPr="008B4646" w:rsidRDefault="009F33DA" w:rsidP="00CB7118">
            <w:pPr>
              <w:pStyle w:val="ListParagraph"/>
              <w:numPr>
                <w:ilvl w:val="0"/>
                <w:numId w:val="62"/>
              </w:numPr>
              <w:spacing w:after="160" w:line="276" w:lineRule="auto"/>
              <w:rPr>
                <w:rFonts w:ascii="Times" w:eastAsia="Times,Cambria" w:hAnsi="Times" w:cs="Times"/>
                <w:lang w:eastAsia="ja-JP"/>
              </w:rPr>
            </w:pPr>
            <w:r w:rsidRPr="008B4646">
              <w:rPr>
                <w:rFonts w:ascii="Times" w:eastAsia="Times" w:hAnsi="Times" w:cs="Times"/>
                <w:lang w:eastAsia="ja-JP"/>
              </w:rPr>
              <w:t>Fail: The account will not be added used date and show an error message.</w:t>
            </w:r>
          </w:p>
          <w:p w14:paraId="0C75A3FC"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95" w:type="dxa"/>
              <w:tblLook w:val="04A0" w:firstRow="1" w:lastRow="0" w:firstColumn="1" w:lastColumn="0" w:noHBand="0" w:noVBand="1"/>
            </w:tblPr>
            <w:tblGrid>
              <w:gridCol w:w="734"/>
              <w:gridCol w:w="3092"/>
              <w:gridCol w:w="4969"/>
            </w:tblGrid>
            <w:tr w:rsidR="009F33DA" w:rsidRPr="008B4646" w14:paraId="301E1C3A" w14:textId="77777777" w:rsidTr="009F33DA">
              <w:tc>
                <w:tcPr>
                  <w:tcW w:w="734" w:type="dxa"/>
                  <w:shd w:val="clear" w:color="auto" w:fill="D9D9D9" w:themeFill="background1" w:themeFillShade="D9"/>
                </w:tcPr>
                <w:p w14:paraId="1820A615"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92" w:type="dxa"/>
                  <w:shd w:val="clear" w:color="auto" w:fill="D9D9D9" w:themeFill="background1" w:themeFillShade="D9"/>
                </w:tcPr>
                <w:p w14:paraId="37903B90"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969" w:type="dxa"/>
                  <w:shd w:val="clear" w:color="auto" w:fill="D9D9D9" w:themeFill="background1" w:themeFillShade="D9"/>
                </w:tcPr>
                <w:p w14:paraId="3349C52D"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32D3C2DE" w14:textId="77777777" w:rsidTr="009F33DA">
              <w:tc>
                <w:tcPr>
                  <w:tcW w:w="734" w:type="dxa"/>
                </w:tcPr>
                <w:p w14:paraId="0E2D9E7C"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092" w:type="dxa"/>
                </w:tcPr>
                <w:p w14:paraId="0725C47B"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noProof/>
                      <w:sz w:val="24"/>
                      <w:szCs w:val="24"/>
                      <w:lang w:eastAsia="ja-JP"/>
                    </w:rPr>
                    <w:t>Actor</w:t>
                  </w:r>
                  <w:r w:rsidRPr="008B4646">
                    <w:rPr>
                      <w:rFonts w:ascii="Times" w:eastAsia="Times" w:hAnsi="Times" w:cs="Times"/>
                      <w:sz w:val="24"/>
                      <w:szCs w:val="24"/>
                      <w:lang w:eastAsia="ja-JP"/>
                    </w:rPr>
                    <w:t xml:space="preserve"> goes to payment method view</w:t>
                  </w:r>
                </w:p>
              </w:tc>
              <w:tc>
                <w:tcPr>
                  <w:tcW w:w="4969" w:type="dxa"/>
                </w:tcPr>
                <w:p w14:paraId="4EEF5675"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4ED4B40C"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displays license information:</w:t>
                  </w:r>
                </w:p>
                <w:p w14:paraId="510C1FA1" w14:textId="77777777" w:rsidR="009F33DA" w:rsidRPr="008B4646" w:rsidRDefault="009F33DA" w:rsidP="00CB7118">
                  <w:pPr>
                    <w:pStyle w:val="ListParagraph"/>
                    <w:numPr>
                      <w:ilvl w:val="0"/>
                      <w:numId w:val="62"/>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t>Name: text</w:t>
                  </w:r>
                </w:p>
                <w:p w14:paraId="59263336" w14:textId="77777777" w:rsidR="009F33DA" w:rsidRPr="008B4646" w:rsidRDefault="009F33DA" w:rsidP="00CB7118">
                  <w:pPr>
                    <w:pStyle w:val="ListParagraph"/>
                    <w:numPr>
                      <w:ilvl w:val="0"/>
                      <w:numId w:val="62"/>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t>Price: text</w:t>
                  </w:r>
                </w:p>
                <w:p w14:paraId="298782A6" w14:textId="77777777" w:rsidR="009F33DA" w:rsidRPr="008B4646" w:rsidRDefault="009F33DA" w:rsidP="00CB7118">
                  <w:pPr>
                    <w:pStyle w:val="ListParagraph"/>
                    <w:numPr>
                      <w:ilvl w:val="0"/>
                      <w:numId w:val="62"/>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lastRenderedPageBreak/>
                    <w:t>Duration: text</w:t>
                  </w:r>
                </w:p>
                <w:p w14:paraId="4EABE096" w14:textId="77777777" w:rsidR="009F33DA" w:rsidRPr="008B4646" w:rsidRDefault="009F33DA" w:rsidP="00CB7118">
                  <w:pPr>
                    <w:pStyle w:val="ListParagraph"/>
                    <w:numPr>
                      <w:ilvl w:val="0"/>
                      <w:numId w:val="62"/>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t>Description: text</w:t>
                  </w:r>
                </w:p>
              </w:tc>
            </w:tr>
            <w:tr w:rsidR="009F33DA" w:rsidRPr="008B4646" w14:paraId="69C4D3C2" w14:textId="77777777" w:rsidTr="009F33DA">
              <w:tc>
                <w:tcPr>
                  <w:tcW w:w="734" w:type="dxa"/>
                </w:tcPr>
                <w:p w14:paraId="00E79977"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lastRenderedPageBreak/>
                    <w:t>2</w:t>
                  </w:r>
                </w:p>
              </w:tc>
              <w:tc>
                <w:tcPr>
                  <w:tcW w:w="3092" w:type="dxa"/>
                </w:tcPr>
                <w:p w14:paraId="4FF72366"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Actor chooses a license</w:t>
                  </w:r>
                </w:p>
              </w:tc>
              <w:tc>
                <w:tcPr>
                  <w:tcW w:w="4969" w:type="dxa"/>
                </w:tcPr>
                <w:p w14:paraId="5715F099"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7FBBFC23"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display payment method</w:t>
                  </w:r>
                </w:p>
              </w:tc>
            </w:tr>
            <w:tr w:rsidR="009F33DA" w:rsidRPr="008B4646" w14:paraId="073E0839" w14:textId="77777777" w:rsidTr="009F33DA">
              <w:tc>
                <w:tcPr>
                  <w:tcW w:w="734" w:type="dxa"/>
                </w:tcPr>
                <w:p w14:paraId="3EFC9BDC"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092" w:type="dxa"/>
                </w:tcPr>
                <w:p w14:paraId="7BF40D5A"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Actor sends a command to select a payment method</w:t>
                  </w:r>
                </w:p>
              </w:tc>
              <w:tc>
                <w:tcPr>
                  <w:tcW w:w="4969" w:type="dxa"/>
                </w:tcPr>
                <w:p w14:paraId="5CB12C01"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13F21B60"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 xml:space="preserve">Forward to payment method view to process </w:t>
                  </w:r>
                </w:p>
                <w:p w14:paraId="4A10F2C3"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the payment</w:t>
                  </w:r>
                </w:p>
              </w:tc>
            </w:tr>
            <w:tr w:rsidR="009F33DA" w:rsidRPr="008B4646" w14:paraId="3A5BFD3A" w14:textId="77777777" w:rsidTr="009F33DA">
              <w:tc>
                <w:tcPr>
                  <w:tcW w:w="734" w:type="dxa"/>
                </w:tcPr>
                <w:p w14:paraId="71CE1CF7"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4</w:t>
                  </w:r>
                </w:p>
              </w:tc>
              <w:tc>
                <w:tcPr>
                  <w:tcW w:w="3092" w:type="dxa"/>
                </w:tcPr>
                <w:p w14:paraId="0B3A1AA8"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Actor process the payment method</w:t>
                  </w:r>
                </w:p>
              </w:tc>
              <w:tc>
                <w:tcPr>
                  <w:tcW w:w="4969" w:type="dxa"/>
                </w:tcPr>
                <w:p w14:paraId="4F1D5A4D"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341E0973"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pay successful</w:t>
                  </w:r>
                </w:p>
                <w:p w14:paraId="7F5D5392"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[Exception 1]</w:t>
                  </w:r>
                </w:p>
              </w:tc>
            </w:tr>
          </w:tbl>
          <w:p w14:paraId="760E7734"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 N/A</w:t>
            </w:r>
          </w:p>
          <w:p w14:paraId="23FFFDA1"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p>
          <w:tbl>
            <w:tblPr>
              <w:tblStyle w:val="TableGrid"/>
              <w:tblW w:w="8795" w:type="dxa"/>
              <w:tblLook w:val="04A0" w:firstRow="1" w:lastRow="0" w:firstColumn="1" w:lastColumn="0" w:noHBand="0" w:noVBand="1"/>
            </w:tblPr>
            <w:tblGrid>
              <w:gridCol w:w="697"/>
              <w:gridCol w:w="3510"/>
              <w:gridCol w:w="4588"/>
            </w:tblGrid>
            <w:tr w:rsidR="009F33DA" w:rsidRPr="008B4646" w14:paraId="2F668014" w14:textId="77777777" w:rsidTr="009F33DA">
              <w:tc>
                <w:tcPr>
                  <w:tcW w:w="697" w:type="dxa"/>
                  <w:shd w:val="clear" w:color="auto" w:fill="D9D9D9" w:themeFill="background1" w:themeFillShade="D9"/>
                </w:tcPr>
                <w:p w14:paraId="2EB1C728"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75320FD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588" w:type="dxa"/>
                  <w:shd w:val="clear" w:color="auto" w:fill="D9D9D9" w:themeFill="background1" w:themeFillShade="D9"/>
                </w:tcPr>
                <w:p w14:paraId="1C9586F1"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79499B93" w14:textId="77777777" w:rsidTr="009F33DA">
              <w:tc>
                <w:tcPr>
                  <w:tcW w:w="697" w:type="dxa"/>
                </w:tcPr>
                <w:p w14:paraId="0A4C3F68"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2A293ED7"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If payment failed</w:t>
                  </w:r>
                </w:p>
              </w:tc>
              <w:tc>
                <w:tcPr>
                  <w:tcW w:w="4588" w:type="dxa"/>
                </w:tcPr>
                <w:p w14:paraId="0B5C9194"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Show message to notify the user that payment failed and the license request has been aborted</w:t>
                  </w:r>
                </w:p>
              </w:tc>
            </w:tr>
          </w:tbl>
          <w:p w14:paraId="17E25B2E"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Buy license.</w:t>
            </w:r>
          </w:p>
          <w:p w14:paraId="61D0A217"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1BE736E8" w14:textId="77777777" w:rsidR="009F33DA" w:rsidRPr="008B4646" w:rsidRDefault="009F33DA" w:rsidP="00CB7118">
            <w:pPr>
              <w:pStyle w:val="ListParagraph"/>
              <w:numPr>
                <w:ilvl w:val="0"/>
                <w:numId w:val="62"/>
              </w:numPr>
              <w:spacing w:before="120" w:after="120" w:line="276" w:lineRule="auto"/>
              <w:rPr>
                <w:rFonts w:ascii="Times" w:eastAsia="Times" w:hAnsi="Times" w:cs="Times"/>
                <w:lang w:eastAsia="ja-JP"/>
              </w:rPr>
            </w:pPr>
            <w:r w:rsidRPr="008B4646">
              <w:rPr>
                <w:rFonts w:ascii="Times" w:eastAsia="Times" w:hAnsi="Times" w:cs="Times"/>
                <w:lang w:eastAsia="ja-JP"/>
              </w:rPr>
              <w:t>The actor chooses a license to payment, license information includes:</w:t>
            </w:r>
          </w:p>
          <w:p w14:paraId="10322100" w14:textId="77777777" w:rsidR="009F33DA" w:rsidRPr="008B4646" w:rsidRDefault="009F33DA" w:rsidP="00CB7118">
            <w:pPr>
              <w:pStyle w:val="ListParagraph"/>
              <w:numPr>
                <w:ilvl w:val="1"/>
                <w:numId w:val="62"/>
              </w:numPr>
              <w:spacing w:line="276" w:lineRule="auto"/>
              <w:jc w:val="both"/>
              <w:rPr>
                <w:rFonts w:ascii="Times" w:eastAsia="Times" w:hAnsi="Times" w:cs="Times"/>
                <w:lang w:eastAsia="ja-JP"/>
              </w:rPr>
            </w:pPr>
            <w:r w:rsidRPr="008B4646">
              <w:rPr>
                <w:rFonts w:ascii="Times" w:eastAsia="Times" w:hAnsi="Times" w:cs="Times"/>
                <w:lang w:eastAsia="ja-JP"/>
              </w:rPr>
              <w:t>Name: name of the license</w:t>
            </w:r>
          </w:p>
          <w:p w14:paraId="6E28B1BF" w14:textId="77777777" w:rsidR="009F33DA" w:rsidRPr="008B4646" w:rsidRDefault="009F33DA" w:rsidP="00CB7118">
            <w:pPr>
              <w:pStyle w:val="ListParagraph"/>
              <w:numPr>
                <w:ilvl w:val="1"/>
                <w:numId w:val="62"/>
              </w:numPr>
              <w:spacing w:line="276" w:lineRule="auto"/>
              <w:jc w:val="both"/>
              <w:rPr>
                <w:rFonts w:ascii="Times" w:eastAsia="Times" w:hAnsi="Times" w:cs="Times"/>
                <w:lang w:eastAsia="ja-JP"/>
              </w:rPr>
            </w:pPr>
            <w:r w:rsidRPr="008B4646">
              <w:rPr>
                <w:rFonts w:ascii="Times" w:eastAsia="Times" w:hAnsi="Times" w:cs="Times"/>
                <w:lang w:eastAsia="ja-JP"/>
              </w:rPr>
              <w:t>Price: the price of license when paying</w:t>
            </w:r>
          </w:p>
          <w:p w14:paraId="2A37E7CC" w14:textId="77777777" w:rsidR="009F33DA" w:rsidRPr="008B4646" w:rsidRDefault="009F33DA" w:rsidP="00CB7118">
            <w:pPr>
              <w:pStyle w:val="ListParagraph"/>
              <w:numPr>
                <w:ilvl w:val="1"/>
                <w:numId w:val="62"/>
              </w:numPr>
              <w:spacing w:line="276" w:lineRule="auto"/>
              <w:jc w:val="both"/>
              <w:rPr>
                <w:rFonts w:ascii="Times" w:eastAsia="Times" w:hAnsi="Times" w:cs="Times"/>
                <w:lang w:eastAsia="ja-JP"/>
              </w:rPr>
            </w:pPr>
            <w:r w:rsidRPr="008B4646">
              <w:rPr>
                <w:rFonts w:ascii="Times" w:eastAsia="Times" w:hAnsi="Times" w:cs="Times"/>
                <w:lang w:eastAsia="ja-JP"/>
              </w:rPr>
              <w:t>Duration: time to use when buy license</w:t>
            </w:r>
          </w:p>
          <w:p w14:paraId="3DC436E1" w14:textId="77777777" w:rsidR="009F33DA" w:rsidRPr="008B4646" w:rsidRDefault="009F33DA" w:rsidP="00CB7118">
            <w:pPr>
              <w:pStyle w:val="ListParagraph"/>
              <w:numPr>
                <w:ilvl w:val="1"/>
                <w:numId w:val="62"/>
              </w:numPr>
              <w:spacing w:line="276" w:lineRule="auto"/>
              <w:jc w:val="both"/>
              <w:rPr>
                <w:rFonts w:ascii="Times" w:eastAsia="Times" w:hAnsi="Times" w:cs="Times"/>
                <w:lang w:eastAsia="ja-JP"/>
              </w:rPr>
            </w:pPr>
            <w:r w:rsidRPr="008B4646">
              <w:rPr>
                <w:rFonts w:ascii="Times" w:eastAsia="Times" w:hAnsi="Times" w:cs="Times"/>
                <w:lang w:eastAsia="ja-JP"/>
              </w:rPr>
              <w:t>Description: description information of the license</w:t>
            </w:r>
          </w:p>
          <w:p w14:paraId="2B7A314D" w14:textId="77777777" w:rsidR="009F33DA" w:rsidRPr="008B4646" w:rsidRDefault="009F33DA" w:rsidP="00CB7118">
            <w:pPr>
              <w:pStyle w:val="ListParagraph"/>
              <w:numPr>
                <w:ilvl w:val="0"/>
                <w:numId w:val="62"/>
              </w:numPr>
              <w:spacing w:line="276" w:lineRule="auto"/>
              <w:jc w:val="both"/>
              <w:rPr>
                <w:rFonts w:ascii="Times" w:eastAsia="Times" w:hAnsi="Times" w:cs="Times"/>
                <w:lang w:eastAsia="ja-JP"/>
              </w:rPr>
            </w:pPr>
            <w:r w:rsidRPr="008B4646">
              <w:rPr>
                <w:rFonts w:ascii="Times" w:eastAsia="Times" w:hAnsi="Times" w:cs="Times"/>
                <w:lang w:eastAsia="ja-JP"/>
              </w:rPr>
              <w:t>When payment process is over:</w:t>
            </w:r>
          </w:p>
          <w:p w14:paraId="09C22F77" w14:textId="77777777" w:rsidR="009F33DA" w:rsidRPr="008B4646" w:rsidRDefault="009F33DA" w:rsidP="00CB7118">
            <w:pPr>
              <w:pStyle w:val="ListParagraph"/>
              <w:numPr>
                <w:ilvl w:val="1"/>
                <w:numId w:val="62"/>
              </w:numPr>
              <w:spacing w:line="276" w:lineRule="auto"/>
              <w:jc w:val="both"/>
              <w:rPr>
                <w:rFonts w:ascii="Times" w:eastAsia="Times" w:hAnsi="Times" w:cs="Times"/>
                <w:lang w:eastAsia="ja-JP"/>
              </w:rPr>
            </w:pPr>
            <w:r w:rsidRPr="008B4646">
              <w:rPr>
                <w:rFonts w:ascii="Times" w:eastAsia="Times" w:hAnsi="Times" w:cs="Times"/>
                <w:lang w:eastAsia="ja-JP"/>
              </w:rPr>
              <w:t xml:space="preserve">If the payment successfully, the expiration date of the license will be added. </w:t>
            </w:r>
          </w:p>
          <w:p w14:paraId="79A3AF8F" w14:textId="77777777" w:rsidR="009F33DA" w:rsidRPr="008B4646" w:rsidRDefault="009F33DA" w:rsidP="00CB7118">
            <w:pPr>
              <w:pStyle w:val="ListParagraph"/>
              <w:numPr>
                <w:ilvl w:val="1"/>
                <w:numId w:val="62"/>
              </w:numPr>
              <w:spacing w:before="120" w:after="120" w:line="276" w:lineRule="auto"/>
              <w:rPr>
                <w:rFonts w:ascii="Times" w:eastAsia="Times,Cambria" w:hAnsi="Times" w:cs="Times"/>
                <w:lang w:eastAsia="ja-JP"/>
              </w:rPr>
            </w:pPr>
            <w:r w:rsidRPr="008B4646">
              <w:rPr>
                <w:rFonts w:ascii="Times" w:eastAsia="Times" w:hAnsi="Times" w:cs="Times"/>
                <w:lang w:eastAsia="ja-JP"/>
              </w:rPr>
              <w:t xml:space="preserve">If the payment fails, the expiration date of the license </w:t>
            </w:r>
            <w:r w:rsidRPr="008B4646">
              <w:rPr>
                <w:rFonts w:ascii="Times" w:eastAsia="Times" w:hAnsi="Times" w:cs="Times"/>
                <w:noProof/>
                <w:lang w:eastAsia="ja-JP"/>
              </w:rPr>
              <w:t>does</w:t>
            </w:r>
            <w:r w:rsidRPr="008B4646">
              <w:rPr>
                <w:rFonts w:ascii="Times" w:eastAsia="Times" w:hAnsi="Times" w:cs="Times"/>
                <w:lang w:eastAsia="ja-JP"/>
              </w:rPr>
              <w:t xml:space="preserve"> not change.</w:t>
            </w:r>
          </w:p>
        </w:tc>
      </w:tr>
    </w:tbl>
    <w:p w14:paraId="1EDCAD72" w14:textId="2DE71237"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29 Use Case:</w:t>
      </w:r>
      <w:r w:rsidRPr="00E21E20">
        <w:rPr>
          <w:rFonts w:ascii="Times" w:eastAsia="Times" w:hAnsi="Times" w:cs="Times"/>
          <w:sz w:val="24"/>
          <w:szCs w:val="24"/>
        </w:rPr>
        <w:t xml:space="preserve"> </w:t>
      </w:r>
    </w:p>
    <w:p w14:paraId="2E8ED9BD" w14:textId="6B558724" w:rsidR="00DA2F93" w:rsidRDefault="00DA2F93" w:rsidP="00CB7118">
      <w:pPr>
        <w:pStyle w:val="Heading4"/>
        <w:numPr>
          <w:ilvl w:val="2"/>
          <w:numId w:val="39"/>
        </w:numPr>
        <w:ind w:left="1985" w:hanging="851"/>
        <w:rPr>
          <w:rFonts w:ascii="Times" w:hAnsi="Times" w:cs="Times"/>
        </w:rPr>
      </w:pPr>
      <w:bookmarkStart w:id="215" w:name="_Toc520105327"/>
      <w:bookmarkStart w:id="216" w:name="_Toc520105497"/>
      <w:r w:rsidRPr="00284087">
        <w:rPr>
          <w:rFonts w:ascii="Times" w:hAnsi="Times" w:cs="Times"/>
        </w:rPr>
        <w:t>Administrator</w:t>
      </w:r>
      <w:r w:rsidR="00EA2129">
        <w:rPr>
          <w:rFonts w:ascii="Times" w:hAnsi="Times" w:cs="Times"/>
        </w:rPr>
        <w:t xml:space="preserve"> Overview Use Case</w:t>
      </w:r>
      <w:bookmarkEnd w:id="215"/>
      <w:bookmarkEnd w:id="216"/>
    </w:p>
    <w:p w14:paraId="4B2E67E3" w14:textId="3CE83B15" w:rsidR="009F33DA" w:rsidRDefault="009F33DA" w:rsidP="009F33DA">
      <w:r>
        <w:rPr>
          <w:noProof/>
        </w:rPr>
        <w:drawing>
          <wp:inline distT="0" distB="0" distL="0" distR="0" wp14:anchorId="2E2CAD9F" wp14:editId="030D7C90">
            <wp:extent cx="5581648" cy="2004060"/>
            <wp:effectExtent l="0" t="0" r="0" b="0"/>
            <wp:docPr id="13841740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581648" cy="2004060"/>
                    </a:xfrm>
                    <a:prstGeom prst="rect">
                      <a:avLst/>
                    </a:prstGeom>
                  </pic:spPr>
                </pic:pic>
              </a:graphicData>
            </a:graphic>
          </wp:inline>
        </w:drawing>
      </w:r>
    </w:p>
    <w:p w14:paraId="342F62EE" w14:textId="4E1E5235"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28:</w:t>
      </w:r>
      <w:r>
        <w:rPr>
          <w:rFonts w:ascii="Times" w:eastAsia="Times" w:hAnsi="Times" w:cs="Times"/>
          <w:sz w:val="24"/>
          <w:szCs w:val="24"/>
        </w:rPr>
        <w:t xml:space="preserve"> </w:t>
      </w:r>
    </w:p>
    <w:p w14:paraId="267BC91B" w14:textId="4590B211" w:rsidR="00DA2F93" w:rsidRDefault="00EA2129" w:rsidP="00CB7118">
      <w:pPr>
        <w:pStyle w:val="Heading5"/>
        <w:numPr>
          <w:ilvl w:val="3"/>
          <w:numId w:val="39"/>
        </w:numPr>
        <w:ind w:left="2410" w:hanging="992"/>
        <w:rPr>
          <w:rFonts w:ascii="Times" w:hAnsi="Times" w:cs="Times"/>
        </w:rPr>
      </w:pPr>
      <w:bookmarkStart w:id="217" w:name="_Toc520105328"/>
      <w:bookmarkStart w:id="218" w:name="_Toc520105498"/>
      <w:r>
        <w:rPr>
          <w:rFonts w:ascii="Times" w:hAnsi="Times" w:cs="Times"/>
        </w:rPr>
        <w:t>&lt;</w:t>
      </w:r>
      <w:r w:rsidRPr="00EA2129">
        <w:rPr>
          <w:rFonts w:ascii="Times" w:hAnsi="Times" w:cs="Times"/>
        </w:rPr>
        <w:t xml:space="preserve"> </w:t>
      </w:r>
      <w:r w:rsidRPr="00284087">
        <w:rPr>
          <w:rFonts w:ascii="Times" w:hAnsi="Times" w:cs="Times"/>
        </w:rPr>
        <w:t>Administrator</w:t>
      </w:r>
      <w:r>
        <w:rPr>
          <w:rFonts w:ascii="Times" w:hAnsi="Times" w:cs="Times"/>
        </w:rPr>
        <w:t>&gt; Create Account</w:t>
      </w:r>
      <w:bookmarkEnd w:id="217"/>
      <w:bookmarkEnd w:id="218"/>
    </w:p>
    <w:p w14:paraId="5B0C0A78" w14:textId="12B2E0D1" w:rsidR="009F33DA" w:rsidRDefault="009F33DA" w:rsidP="009F33DA"/>
    <w:p w14:paraId="5E4BAA29" w14:textId="41A12E11" w:rsidR="009F33DA" w:rsidRDefault="009F33DA" w:rsidP="009F33DA">
      <w:r>
        <w:rPr>
          <w:noProof/>
        </w:rPr>
        <w:lastRenderedPageBreak/>
        <w:drawing>
          <wp:inline distT="0" distB="0" distL="0" distR="0" wp14:anchorId="4F26EFB7" wp14:editId="23C70E62">
            <wp:extent cx="5581648" cy="1343025"/>
            <wp:effectExtent l="0" t="0" r="0" b="0"/>
            <wp:docPr id="1295411023" name="picture" title="AdminCreateAccou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581648" cy="1343025"/>
                    </a:xfrm>
                    <a:prstGeom prst="rect">
                      <a:avLst/>
                    </a:prstGeom>
                  </pic:spPr>
                </pic:pic>
              </a:graphicData>
            </a:graphic>
          </wp:inline>
        </w:drawing>
      </w:r>
    </w:p>
    <w:p w14:paraId="5F712348" w14:textId="52461B4B"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29:</w:t>
      </w:r>
      <w:r>
        <w:rPr>
          <w:rFonts w:ascii="Times" w:eastAsia="Times" w:hAnsi="Times" w:cs="Times"/>
          <w:sz w:val="24"/>
          <w:szCs w:val="24"/>
        </w:rPr>
        <w:t xml:space="preserve"> </w:t>
      </w:r>
    </w:p>
    <w:tbl>
      <w:tblPr>
        <w:tblW w:w="5086"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4"/>
        <w:gridCol w:w="1658"/>
        <w:gridCol w:w="2195"/>
        <w:gridCol w:w="2984"/>
      </w:tblGrid>
      <w:tr w:rsidR="009F33DA" w:rsidRPr="008B4646" w14:paraId="7EECFB1F"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7CBC26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UC_A01</w:t>
            </w:r>
          </w:p>
        </w:tc>
      </w:tr>
      <w:tr w:rsidR="009F33DA" w:rsidRPr="008B4646" w14:paraId="14182DF3" w14:textId="77777777" w:rsidTr="008B4646">
        <w:tc>
          <w:tcPr>
            <w:tcW w:w="11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46AC61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6F3DC3C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UC_A01</w:t>
            </w:r>
          </w:p>
        </w:tc>
        <w:tc>
          <w:tcPr>
            <w:tcW w:w="1229"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F8DAE2C"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6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95F9D0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2.0</w:t>
            </w:r>
          </w:p>
        </w:tc>
      </w:tr>
      <w:tr w:rsidR="009F33DA" w:rsidRPr="008B4646" w14:paraId="155911D4" w14:textId="77777777" w:rsidTr="008B4646">
        <w:tc>
          <w:tcPr>
            <w:tcW w:w="1172"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EA7884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28"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C243D8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Create Account</w:t>
            </w:r>
          </w:p>
        </w:tc>
      </w:tr>
      <w:tr w:rsidR="009F33DA" w:rsidRPr="008B4646" w14:paraId="6D8833AD" w14:textId="77777777" w:rsidTr="008B4646">
        <w:tc>
          <w:tcPr>
            <w:tcW w:w="11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0DA4E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28"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77BA57B"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5EA33B5B" w14:textId="77777777" w:rsidTr="008B4646">
        <w:tc>
          <w:tcPr>
            <w:tcW w:w="1172"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D336571"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7C7619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6F89B68"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6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A6E905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8B4646" w14:paraId="459810F0"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728FA4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3A168F66"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Administrator.</w:t>
            </w:r>
          </w:p>
          <w:p w14:paraId="0E87FD7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1213AE07"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This use case allows the administrator to create a new account in the system.</w:t>
            </w:r>
          </w:p>
          <w:p w14:paraId="1807F652"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 xml:space="preserve">The administrator can use the new account to login into the system. </w:t>
            </w:r>
          </w:p>
          <w:p w14:paraId="04816EF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748B0F5C"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noProof/>
              </w:rPr>
              <w:t>The new</w:t>
            </w:r>
            <w:r w:rsidRPr="008B4646">
              <w:rPr>
                <w:rFonts w:ascii="Times" w:eastAsia="Times" w:hAnsi="Times" w:cs="Times"/>
              </w:rPr>
              <w:t xml:space="preserve"> account will be adding into the system.</w:t>
            </w:r>
          </w:p>
          <w:p w14:paraId="15D9328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48738941"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rPr>
              <w:t>The administrator sends a command to create a new account.</w:t>
            </w:r>
          </w:p>
          <w:p w14:paraId="13656F43"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r>
          </w:p>
          <w:p w14:paraId="356A1F5A"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noProof/>
                <w:lang w:eastAsia="ja-JP"/>
              </w:rPr>
              <w:t>The actor</w:t>
            </w:r>
            <w:r w:rsidRPr="008B4646">
              <w:rPr>
                <w:rFonts w:ascii="Times" w:eastAsia="Times" w:hAnsi="Times" w:cs="Times"/>
                <w:lang w:eastAsia="ja-JP"/>
              </w:rPr>
              <w:t xml:space="preserve"> has been login with administrator role.</w:t>
            </w:r>
          </w:p>
          <w:p w14:paraId="43419A82"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46D14CC3"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 xml:space="preserve">Success: The </w:t>
            </w:r>
            <w:r w:rsidRPr="008B4646">
              <w:rPr>
                <w:rFonts w:ascii="Times" w:eastAsia="Times" w:hAnsi="Times" w:cs="Times"/>
                <w:noProof/>
              </w:rPr>
              <w:t>new</w:t>
            </w:r>
            <w:r w:rsidRPr="008B4646">
              <w:rPr>
                <w:rFonts w:ascii="Times" w:eastAsia="Times" w:hAnsi="Times" w:cs="Times"/>
              </w:rPr>
              <w:t xml:space="preserve"> account is created.</w:t>
            </w:r>
          </w:p>
          <w:p w14:paraId="667A9F04"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Account is not created and show an error message.</w:t>
            </w:r>
            <w:r w:rsidRPr="008B4646">
              <w:rPr>
                <w:rFonts w:ascii="Times" w:eastAsia="Times" w:hAnsi="Times" w:cs="Times"/>
              </w:rPr>
              <w:tab/>
            </w:r>
          </w:p>
          <w:p w14:paraId="093355EA"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9F33DA" w:rsidRPr="008B4646" w14:paraId="21FED4A6" w14:textId="77777777" w:rsidTr="009F33DA">
              <w:tc>
                <w:tcPr>
                  <w:tcW w:w="726" w:type="dxa"/>
                  <w:shd w:val="clear" w:color="auto" w:fill="D9D9D9" w:themeFill="background1" w:themeFillShade="D9"/>
                </w:tcPr>
                <w:p w14:paraId="1173B658" w14:textId="77777777" w:rsidR="009F33DA" w:rsidRPr="008B4646" w:rsidRDefault="009F33DA" w:rsidP="009F33DA">
                  <w:pPr>
                    <w:spacing w:before="120" w:after="120" w:line="276" w:lineRule="auto"/>
                    <w:jc w:val="center"/>
                    <w:rPr>
                      <w:rFonts w:ascii="Times" w:eastAsia="Times" w:hAnsi="Times" w:cs="Times"/>
                      <w:color w:val="auto"/>
                      <w:lang w:eastAsia="ja-JP"/>
                    </w:rPr>
                  </w:pPr>
                  <w:r w:rsidRPr="008B4646">
                    <w:rPr>
                      <w:rFonts w:ascii="Times" w:eastAsia="Times" w:hAnsi="Times" w:cs="Times"/>
                      <w:color w:val="auto"/>
                      <w:lang w:eastAsia="ja-JP"/>
                    </w:rPr>
                    <w:t>Step</w:t>
                  </w:r>
                </w:p>
              </w:tc>
              <w:tc>
                <w:tcPr>
                  <w:tcW w:w="3060" w:type="dxa"/>
                  <w:shd w:val="clear" w:color="auto" w:fill="D9D9D9" w:themeFill="background1" w:themeFillShade="D9"/>
                </w:tcPr>
                <w:p w14:paraId="1F271A9F" w14:textId="77777777" w:rsidR="009F33DA" w:rsidRPr="008B4646" w:rsidRDefault="009F33DA" w:rsidP="009F33DA">
                  <w:pPr>
                    <w:spacing w:before="120" w:after="120" w:line="276" w:lineRule="auto"/>
                    <w:jc w:val="center"/>
                    <w:rPr>
                      <w:rFonts w:ascii="Times" w:eastAsia="Times" w:hAnsi="Times" w:cs="Times"/>
                      <w:color w:val="auto"/>
                      <w:lang w:eastAsia="ja-JP"/>
                    </w:rPr>
                  </w:pPr>
                  <w:r w:rsidRPr="008B4646">
                    <w:rPr>
                      <w:rFonts w:ascii="Times" w:eastAsia="Times" w:hAnsi="Times" w:cs="Times"/>
                      <w:color w:val="auto"/>
                      <w:lang w:eastAsia="ja-JP"/>
                    </w:rPr>
                    <w:t>Actor Action</w:t>
                  </w:r>
                </w:p>
              </w:tc>
              <w:tc>
                <w:tcPr>
                  <w:tcW w:w="4919" w:type="dxa"/>
                  <w:shd w:val="clear" w:color="auto" w:fill="D9D9D9" w:themeFill="background1" w:themeFillShade="D9"/>
                </w:tcPr>
                <w:p w14:paraId="3A3518A2" w14:textId="77777777" w:rsidR="009F33DA" w:rsidRPr="008B4646" w:rsidRDefault="009F33DA" w:rsidP="009F33DA">
                  <w:pPr>
                    <w:spacing w:before="120" w:after="120" w:line="276" w:lineRule="auto"/>
                    <w:jc w:val="center"/>
                    <w:rPr>
                      <w:rFonts w:ascii="Times" w:eastAsia="Times" w:hAnsi="Times" w:cs="Times"/>
                      <w:color w:val="auto"/>
                      <w:lang w:eastAsia="ja-JP"/>
                    </w:rPr>
                  </w:pPr>
                  <w:r w:rsidRPr="008B4646">
                    <w:rPr>
                      <w:rFonts w:ascii="Times" w:eastAsia="Times" w:hAnsi="Times" w:cs="Times"/>
                      <w:color w:val="auto"/>
                      <w:lang w:eastAsia="ja-JP"/>
                    </w:rPr>
                    <w:t>System Response</w:t>
                  </w:r>
                </w:p>
              </w:tc>
            </w:tr>
            <w:tr w:rsidR="009F33DA" w:rsidRPr="008B4646" w14:paraId="2469B862" w14:textId="77777777" w:rsidTr="009F33DA">
              <w:tc>
                <w:tcPr>
                  <w:tcW w:w="726" w:type="dxa"/>
                </w:tcPr>
                <w:p w14:paraId="483096F5"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060" w:type="dxa"/>
                </w:tcPr>
                <w:p w14:paraId="0B1C06C1"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rPr>
                    <w:t xml:space="preserve">Actor </w:t>
                  </w:r>
                  <w:r w:rsidRPr="008B4646">
                    <w:rPr>
                      <w:rFonts w:ascii="Times" w:eastAsia="Times" w:hAnsi="Times" w:cs="Times"/>
                      <w:sz w:val="24"/>
                      <w:szCs w:val="24"/>
                      <w:lang w:eastAsia="ja-JP"/>
                    </w:rPr>
                    <w:t>goes to create the account view.</w:t>
                  </w:r>
                </w:p>
              </w:tc>
              <w:tc>
                <w:tcPr>
                  <w:tcW w:w="4919" w:type="dxa"/>
                </w:tcPr>
                <w:p w14:paraId="4D3BD41B" w14:textId="77777777" w:rsidR="009F33DA" w:rsidRPr="008B4646" w:rsidRDefault="009F33DA" w:rsidP="009F33DA">
                  <w:pPr>
                    <w:spacing w:line="276" w:lineRule="auto"/>
                    <w:rPr>
                      <w:rFonts w:ascii="Times" w:eastAsia="Times" w:hAnsi="Times" w:cs="Times"/>
                      <w:sz w:val="24"/>
                      <w:szCs w:val="24"/>
                    </w:rPr>
                  </w:pPr>
                </w:p>
                <w:p w14:paraId="0B450048" w14:textId="77777777" w:rsidR="009F33DA" w:rsidRPr="008B4646" w:rsidRDefault="009F33DA" w:rsidP="009F33DA">
                  <w:pPr>
                    <w:spacing w:line="276" w:lineRule="auto"/>
                    <w:rPr>
                      <w:rFonts w:ascii="Times" w:eastAsia="Times" w:hAnsi="Times" w:cs="Times"/>
                      <w:sz w:val="24"/>
                      <w:szCs w:val="24"/>
                    </w:rPr>
                  </w:pPr>
                </w:p>
                <w:p w14:paraId="71286FEB"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noProof/>
                      <w:sz w:val="24"/>
                      <w:szCs w:val="24"/>
                    </w:rPr>
                    <w:t>The system</w:t>
                  </w:r>
                  <w:r w:rsidRPr="008B4646">
                    <w:rPr>
                      <w:rFonts w:ascii="Times" w:eastAsia="Times" w:hAnsi="Times" w:cs="Times"/>
                      <w:sz w:val="24"/>
                      <w:szCs w:val="24"/>
                    </w:rPr>
                    <w:t xml:space="preserve"> requires information:</w:t>
                  </w:r>
                </w:p>
                <w:p w14:paraId="375A7931"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Username: free text input, required, max length 30, unique</w:t>
                  </w:r>
                </w:p>
                <w:p w14:paraId="24E81928"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Email: free text input, email format, unique, require</w:t>
                  </w:r>
                </w:p>
                <w:p w14:paraId="7719CA87"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Phone Number: free text input, unique, max length 12, require</w:t>
                  </w:r>
                </w:p>
                <w:p w14:paraId="337B8352"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Full Name: free text input, max length 255</w:t>
                  </w:r>
                </w:p>
              </w:tc>
            </w:tr>
            <w:tr w:rsidR="009F33DA" w:rsidRPr="008B4646" w14:paraId="5A833638" w14:textId="77777777" w:rsidTr="009F33DA">
              <w:tc>
                <w:tcPr>
                  <w:tcW w:w="726" w:type="dxa"/>
                </w:tcPr>
                <w:p w14:paraId="06D3480B"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60" w:type="dxa"/>
                </w:tcPr>
                <w:p w14:paraId="727F8990"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rPr>
                    <w:t>Actor inputs information.</w:t>
                  </w:r>
                </w:p>
              </w:tc>
              <w:tc>
                <w:tcPr>
                  <w:tcW w:w="4919" w:type="dxa"/>
                </w:tcPr>
                <w:p w14:paraId="21CD42AA" w14:textId="77777777" w:rsidR="009F33DA" w:rsidRPr="008B4646" w:rsidRDefault="009F33DA" w:rsidP="009F33DA">
                  <w:pPr>
                    <w:spacing w:line="276" w:lineRule="auto"/>
                    <w:rPr>
                      <w:rFonts w:ascii="Times" w:eastAsia="Times" w:hAnsi="Times" w:cs="Times"/>
                      <w:sz w:val="24"/>
                      <w:szCs w:val="24"/>
                    </w:rPr>
                  </w:pPr>
                </w:p>
              </w:tc>
            </w:tr>
            <w:tr w:rsidR="009F33DA" w:rsidRPr="008B4646" w14:paraId="599954B5" w14:textId="77777777" w:rsidTr="009F33DA">
              <w:tc>
                <w:tcPr>
                  <w:tcW w:w="726" w:type="dxa"/>
                </w:tcPr>
                <w:p w14:paraId="76C3E09A"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Cambria" w:hAnsi="Times" w:cs="Times"/>
                      <w:sz w:val="24"/>
                      <w:szCs w:val="24"/>
                      <w:lang w:eastAsia="ja-JP"/>
                    </w:rPr>
                    <w:t>3</w:t>
                  </w:r>
                </w:p>
              </w:tc>
              <w:tc>
                <w:tcPr>
                  <w:tcW w:w="3060" w:type="dxa"/>
                </w:tcPr>
                <w:p w14:paraId="538C611D"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t>Actor sends create new account command.</w:t>
                  </w:r>
                </w:p>
                <w:p w14:paraId="4B768866"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lastRenderedPageBreak/>
                    <w:t xml:space="preserve"> [Alternative 1]</w:t>
                  </w:r>
                </w:p>
              </w:tc>
              <w:tc>
                <w:tcPr>
                  <w:tcW w:w="4919" w:type="dxa"/>
                </w:tcPr>
                <w:p w14:paraId="1D5B9C5B" w14:textId="77777777" w:rsidR="009F33DA" w:rsidRPr="008B4646" w:rsidRDefault="009F33DA" w:rsidP="009F33DA">
                  <w:pPr>
                    <w:spacing w:line="276" w:lineRule="auto"/>
                    <w:contextualSpacing/>
                    <w:jc w:val="both"/>
                    <w:rPr>
                      <w:rFonts w:ascii="Times" w:eastAsia="Times" w:hAnsi="Times" w:cs="Times"/>
                      <w:sz w:val="24"/>
                      <w:szCs w:val="24"/>
                    </w:rPr>
                  </w:pPr>
                </w:p>
                <w:p w14:paraId="5E8A06BB" w14:textId="77777777" w:rsidR="009F33DA" w:rsidRPr="008B4646" w:rsidRDefault="009F33DA" w:rsidP="009F33DA">
                  <w:pPr>
                    <w:spacing w:line="276" w:lineRule="auto"/>
                    <w:contextualSpacing/>
                    <w:jc w:val="both"/>
                    <w:rPr>
                      <w:rFonts w:ascii="Times" w:eastAsia="Times" w:hAnsi="Times" w:cs="Times"/>
                      <w:sz w:val="24"/>
                      <w:szCs w:val="24"/>
                    </w:rPr>
                  </w:pPr>
                </w:p>
                <w:p w14:paraId="70310C32" w14:textId="77777777" w:rsidR="009F33DA" w:rsidRPr="008B4646" w:rsidRDefault="009F33DA" w:rsidP="009F33DA">
                  <w:pPr>
                    <w:spacing w:line="276" w:lineRule="auto"/>
                    <w:contextualSpacing/>
                    <w:jc w:val="both"/>
                    <w:rPr>
                      <w:rFonts w:ascii="Times" w:eastAsia="Times" w:hAnsi="Times" w:cs="Times"/>
                      <w:sz w:val="24"/>
                      <w:szCs w:val="24"/>
                    </w:rPr>
                  </w:pPr>
                  <w:r w:rsidRPr="008B4646">
                    <w:rPr>
                      <w:rFonts w:ascii="Times" w:eastAsia="Times" w:hAnsi="Times" w:cs="Times"/>
                      <w:sz w:val="24"/>
                      <w:szCs w:val="24"/>
                    </w:rPr>
                    <w:lastRenderedPageBreak/>
                    <w:t>Account created and show message successfully.</w:t>
                  </w:r>
                </w:p>
                <w:p w14:paraId="24ADD952"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 xml:space="preserve">[Exception 1]  </w:t>
                  </w:r>
                </w:p>
                <w:p w14:paraId="3C76DBB5"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 xml:space="preserve">[Exception 2] </w:t>
                  </w:r>
                </w:p>
                <w:p w14:paraId="36D77C15"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[Exception 3]</w:t>
                  </w:r>
                </w:p>
                <w:p w14:paraId="03BFF67E"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[Exception 4]</w:t>
                  </w:r>
                </w:p>
                <w:p w14:paraId="765FF079" w14:textId="77777777" w:rsidR="009F33DA" w:rsidRPr="008B4646" w:rsidRDefault="009F33DA" w:rsidP="009F33DA">
                  <w:pPr>
                    <w:spacing w:line="276" w:lineRule="auto"/>
                    <w:ind w:left="720"/>
                    <w:contextualSpacing/>
                    <w:jc w:val="both"/>
                    <w:rPr>
                      <w:rFonts w:ascii="Times" w:eastAsia="Times" w:hAnsi="Times" w:cs="Times"/>
                      <w:sz w:val="24"/>
                      <w:szCs w:val="24"/>
                      <w:lang w:eastAsia="ja-JP"/>
                    </w:rPr>
                  </w:pPr>
                  <w:r w:rsidRPr="008B4646">
                    <w:rPr>
                      <w:rFonts w:ascii="Times" w:eastAsia="Times" w:hAnsi="Times" w:cs="Times"/>
                      <w:sz w:val="24"/>
                      <w:szCs w:val="24"/>
                    </w:rPr>
                    <w:t>[Exception 5]</w:t>
                  </w:r>
                </w:p>
              </w:tc>
            </w:tr>
          </w:tbl>
          <w:p w14:paraId="6A537C3E" w14:textId="77777777" w:rsidR="009F33DA" w:rsidRPr="008B4646" w:rsidRDefault="009F33DA" w:rsidP="009F33DA">
            <w:pPr>
              <w:spacing w:line="276" w:lineRule="auto"/>
              <w:rPr>
                <w:rFonts w:ascii="Times" w:eastAsia="Times" w:hAnsi="Times" w:cs="Times"/>
                <w:lang w:eastAsia="ja-JP"/>
              </w:rPr>
            </w:pPr>
          </w:p>
          <w:p w14:paraId="1FD24439"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9F33DA" w:rsidRPr="008B4646" w14:paraId="7B022667" w14:textId="77777777" w:rsidTr="009F33DA">
              <w:tc>
                <w:tcPr>
                  <w:tcW w:w="697" w:type="dxa"/>
                  <w:shd w:val="clear" w:color="auto" w:fill="D9D9D9" w:themeFill="background1" w:themeFillShade="D9"/>
                </w:tcPr>
                <w:p w14:paraId="608FEF2F"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0CD7CBEC"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498" w:type="dxa"/>
                  <w:shd w:val="clear" w:color="auto" w:fill="D9D9D9" w:themeFill="background1" w:themeFillShade="D9"/>
                </w:tcPr>
                <w:p w14:paraId="4DB6DB26"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03CEF13B" w14:textId="77777777" w:rsidTr="009F33DA">
              <w:tc>
                <w:tcPr>
                  <w:tcW w:w="697" w:type="dxa"/>
                </w:tcPr>
                <w:p w14:paraId="1C88495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33713A56"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Actor sends a command to reset.</w:t>
                  </w:r>
                </w:p>
              </w:tc>
              <w:tc>
                <w:tcPr>
                  <w:tcW w:w="4498" w:type="dxa"/>
                </w:tcPr>
                <w:p w14:paraId="19D7B888"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The system will reset all field to blank.</w:t>
                  </w:r>
                </w:p>
              </w:tc>
            </w:tr>
          </w:tbl>
          <w:p w14:paraId="35092446" w14:textId="77777777" w:rsidR="009F33DA" w:rsidRPr="008B4646" w:rsidRDefault="009F33DA" w:rsidP="009F33DA">
            <w:pPr>
              <w:spacing w:line="276" w:lineRule="auto"/>
              <w:rPr>
                <w:rFonts w:ascii="Times" w:eastAsia="Times" w:hAnsi="Times" w:cs="Times"/>
                <w:lang w:eastAsia="ja-JP"/>
              </w:rPr>
            </w:pPr>
          </w:p>
          <w:p w14:paraId="3AC161FA"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r w:rsidRPr="008B4646">
              <w:rPr>
                <w:rFonts w:ascii="Times" w:eastAsia="Times" w:hAnsi="Times" w:cs="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9F33DA" w:rsidRPr="008B4646" w14:paraId="379D5346" w14:textId="77777777" w:rsidTr="009F33DA">
              <w:tc>
                <w:tcPr>
                  <w:tcW w:w="697" w:type="dxa"/>
                  <w:shd w:val="clear" w:color="auto" w:fill="D9D9D9" w:themeFill="background1" w:themeFillShade="D9"/>
                </w:tcPr>
                <w:p w14:paraId="27D897C7" w14:textId="77777777" w:rsidR="009F33DA" w:rsidRPr="008B4646" w:rsidRDefault="009F33DA" w:rsidP="009F33DA">
                  <w:pPr>
                    <w:spacing w:line="276" w:lineRule="auto"/>
                    <w:jc w:val="center"/>
                    <w:rPr>
                      <w:rFonts w:ascii="Times" w:eastAsia="Times,Cambria" w:hAnsi="Times" w:cs="Times"/>
                      <w:color w:val="auto"/>
                      <w:lang w:eastAsia="ja-JP"/>
                    </w:rPr>
                  </w:pPr>
                  <w:r w:rsidRPr="008B4646">
                    <w:rPr>
                      <w:rFonts w:ascii="Times" w:eastAsia="Times" w:hAnsi="Times" w:cs="Times"/>
                      <w:color w:val="auto"/>
                      <w:lang w:eastAsia="ja-JP"/>
                    </w:rPr>
                    <w:t>No</w:t>
                  </w:r>
                </w:p>
              </w:tc>
              <w:tc>
                <w:tcPr>
                  <w:tcW w:w="3510" w:type="dxa"/>
                  <w:shd w:val="clear" w:color="auto" w:fill="D9D9D9" w:themeFill="background1" w:themeFillShade="D9"/>
                </w:tcPr>
                <w:p w14:paraId="3B436C9C" w14:textId="77777777" w:rsidR="009F33DA" w:rsidRPr="008B4646" w:rsidRDefault="009F33DA" w:rsidP="009F33DA">
                  <w:pPr>
                    <w:spacing w:line="276" w:lineRule="auto"/>
                    <w:jc w:val="center"/>
                    <w:rPr>
                      <w:rFonts w:ascii="Times" w:eastAsia="Times,Cambria" w:hAnsi="Times" w:cs="Times"/>
                      <w:color w:val="auto"/>
                      <w:lang w:eastAsia="ja-JP"/>
                    </w:rPr>
                  </w:pPr>
                  <w:r w:rsidRPr="008B4646">
                    <w:rPr>
                      <w:rFonts w:ascii="Times" w:eastAsia="Times" w:hAnsi="Times" w:cs="Times"/>
                      <w:color w:val="auto"/>
                      <w:lang w:eastAsia="ja-JP"/>
                    </w:rPr>
                    <w:t>Cause</w:t>
                  </w:r>
                </w:p>
              </w:tc>
              <w:tc>
                <w:tcPr>
                  <w:tcW w:w="4498" w:type="dxa"/>
                  <w:shd w:val="clear" w:color="auto" w:fill="D9D9D9" w:themeFill="background1" w:themeFillShade="D9"/>
                </w:tcPr>
                <w:p w14:paraId="24AA62CF" w14:textId="77777777" w:rsidR="009F33DA" w:rsidRPr="008B4646" w:rsidRDefault="009F33DA" w:rsidP="009F33DA">
                  <w:pPr>
                    <w:spacing w:line="276" w:lineRule="auto"/>
                    <w:jc w:val="center"/>
                    <w:rPr>
                      <w:rFonts w:ascii="Times" w:eastAsia="Times,Cambria" w:hAnsi="Times" w:cs="Times"/>
                      <w:color w:val="auto"/>
                      <w:lang w:eastAsia="ja-JP"/>
                    </w:rPr>
                  </w:pPr>
                  <w:r w:rsidRPr="008B4646">
                    <w:rPr>
                      <w:rFonts w:ascii="Times" w:eastAsia="Times" w:hAnsi="Times" w:cs="Times"/>
                      <w:color w:val="auto"/>
                      <w:lang w:eastAsia="ja-JP"/>
                    </w:rPr>
                    <w:t>System Response</w:t>
                  </w:r>
                </w:p>
              </w:tc>
            </w:tr>
            <w:tr w:rsidR="009F33DA" w:rsidRPr="008B4646" w14:paraId="6D2F23E3" w14:textId="77777777" w:rsidTr="009F33DA">
              <w:tc>
                <w:tcPr>
                  <w:tcW w:w="697" w:type="dxa"/>
                </w:tcPr>
                <w:p w14:paraId="2990877D"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510" w:type="dxa"/>
                </w:tcPr>
                <w:p w14:paraId="28AA7ED5"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Actor inputs username already exist.</w:t>
                  </w:r>
                </w:p>
              </w:tc>
              <w:tc>
                <w:tcPr>
                  <w:tcW w:w="4498" w:type="dxa"/>
                </w:tcPr>
                <w:p w14:paraId="2FD0829A"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 xml:space="preserve">System show warning message “Username </w:t>
                  </w:r>
                  <w:r w:rsidRPr="008B4646">
                    <w:rPr>
                      <w:rFonts w:ascii="Times" w:eastAsia="Times" w:hAnsi="Times" w:cs="Times"/>
                      <w:noProof/>
                      <w:sz w:val="24"/>
                      <w:szCs w:val="24"/>
                      <w:lang w:eastAsia="ja-JP"/>
                    </w:rPr>
                    <w:t>has</w:t>
                  </w:r>
                  <w:r w:rsidRPr="008B4646">
                    <w:rPr>
                      <w:rFonts w:ascii="Times" w:eastAsia="Times" w:hAnsi="Times" w:cs="Times"/>
                      <w:sz w:val="24"/>
                      <w:szCs w:val="24"/>
                      <w:lang w:eastAsia="ja-JP"/>
                    </w:rPr>
                    <w:t xml:space="preserve"> existed”.</w:t>
                  </w:r>
                </w:p>
              </w:tc>
            </w:tr>
            <w:tr w:rsidR="009F33DA" w:rsidRPr="008B4646" w14:paraId="7656BD63" w14:textId="77777777" w:rsidTr="009F33DA">
              <w:tc>
                <w:tcPr>
                  <w:tcW w:w="697" w:type="dxa"/>
                </w:tcPr>
                <w:p w14:paraId="4480A26B"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2</w:t>
                  </w:r>
                </w:p>
              </w:tc>
              <w:tc>
                <w:tcPr>
                  <w:tcW w:w="3510" w:type="dxa"/>
                </w:tcPr>
                <w:p w14:paraId="15E3AC87"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Actor inputs email already exist.</w:t>
                  </w:r>
                </w:p>
              </w:tc>
              <w:tc>
                <w:tcPr>
                  <w:tcW w:w="4498" w:type="dxa"/>
                </w:tcPr>
                <w:p w14:paraId="5A5E7FB9"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show warning message “Email have existed”.</w:t>
                  </w:r>
                </w:p>
              </w:tc>
            </w:tr>
            <w:tr w:rsidR="009F33DA" w:rsidRPr="008B4646" w14:paraId="11731488" w14:textId="77777777" w:rsidTr="009F33DA">
              <w:tc>
                <w:tcPr>
                  <w:tcW w:w="697" w:type="dxa"/>
                </w:tcPr>
                <w:p w14:paraId="78AC6F5B"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510" w:type="dxa"/>
                </w:tcPr>
                <w:p w14:paraId="0A38E196"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Actor inputs phone number already exist</w:t>
                  </w:r>
                </w:p>
              </w:tc>
              <w:tc>
                <w:tcPr>
                  <w:tcW w:w="4498" w:type="dxa"/>
                </w:tcPr>
                <w:p w14:paraId="4332DDC8"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 xml:space="preserve">System show warning message “Phone number </w:t>
                  </w:r>
                  <w:r w:rsidRPr="008B4646">
                    <w:rPr>
                      <w:rFonts w:ascii="Times" w:eastAsia="Times" w:hAnsi="Times" w:cs="Times"/>
                      <w:noProof/>
                      <w:sz w:val="24"/>
                      <w:szCs w:val="24"/>
                      <w:lang w:eastAsia="ja-JP"/>
                    </w:rPr>
                    <w:t>has</w:t>
                  </w:r>
                  <w:r w:rsidRPr="008B4646">
                    <w:rPr>
                      <w:rFonts w:ascii="Times" w:eastAsia="Times" w:hAnsi="Times" w:cs="Times"/>
                      <w:sz w:val="24"/>
                      <w:szCs w:val="24"/>
                      <w:lang w:eastAsia="ja-JP"/>
                    </w:rPr>
                    <w:t xml:space="preserve"> existed”.</w:t>
                  </w:r>
                </w:p>
              </w:tc>
            </w:tr>
            <w:tr w:rsidR="009F33DA" w:rsidRPr="008B4646" w14:paraId="5E4F9D23" w14:textId="77777777" w:rsidTr="009F33DA">
              <w:tc>
                <w:tcPr>
                  <w:tcW w:w="697" w:type="dxa"/>
                </w:tcPr>
                <w:p w14:paraId="06E754D7"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4</w:t>
                  </w:r>
                </w:p>
              </w:tc>
              <w:tc>
                <w:tcPr>
                  <w:tcW w:w="3510" w:type="dxa"/>
                </w:tcPr>
                <w:p w14:paraId="73AE6EC1"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noProof/>
                      <w:sz w:val="24"/>
                      <w:szCs w:val="24"/>
                      <w:lang w:eastAsia="ja-JP"/>
                    </w:rPr>
                    <w:t>The actor</w:t>
                  </w:r>
                  <w:r w:rsidRPr="008B4646">
                    <w:rPr>
                      <w:rFonts w:ascii="Times" w:eastAsia="Times" w:hAnsi="Times" w:cs="Times"/>
                      <w:sz w:val="24"/>
                      <w:szCs w:val="24"/>
                      <w:lang w:eastAsia="ja-JP"/>
                    </w:rPr>
                    <w:t xml:space="preserve"> does not input the required field.</w:t>
                  </w:r>
                </w:p>
              </w:tc>
              <w:tc>
                <w:tcPr>
                  <w:tcW w:w="4498" w:type="dxa"/>
                </w:tcPr>
                <w:p w14:paraId="05DBDA3A"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 xml:space="preserve">System notices that actor need to input all those </w:t>
                  </w:r>
                  <w:r w:rsidRPr="008B4646">
                    <w:rPr>
                      <w:rFonts w:ascii="Times" w:eastAsia="Times" w:hAnsi="Times" w:cs="Times"/>
                      <w:noProof/>
                      <w:sz w:val="24"/>
                      <w:szCs w:val="24"/>
                      <w:lang w:eastAsia="ja-JP"/>
                    </w:rPr>
                    <w:t>fields</w:t>
                  </w:r>
                  <w:r w:rsidRPr="008B4646">
                    <w:rPr>
                      <w:rFonts w:ascii="Times" w:eastAsia="Times,Cambria" w:hAnsi="Times" w:cs="Times"/>
                      <w:sz w:val="24"/>
                      <w:szCs w:val="24"/>
                      <w:lang w:eastAsia="ja-JP"/>
                    </w:rPr>
                    <w:t>.</w:t>
                  </w:r>
                </w:p>
              </w:tc>
            </w:tr>
            <w:tr w:rsidR="009F33DA" w:rsidRPr="008B4646" w14:paraId="23AA9378" w14:textId="77777777" w:rsidTr="009F33DA">
              <w:tc>
                <w:tcPr>
                  <w:tcW w:w="697" w:type="dxa"/>
                </w:tcPr>
                <w:p w14:paraId="2F4C3F27"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5</w:t>
                  </w:r>
                </w:p>
              </w:tc>
              <w:tc>
                <w:tcPr>
                  <w:tcW w:w="3510" w:type="dxa"/>
                </w:tcPr>
                <w:p w14:paraId="1B1F832D"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Actor inputs wrong some fields with the requirement.</w:t>
                  </w:r>
                </w:p>
              </w:tc>
              <w:tc>
                <w:tcPr>
                  <w:tcW w:w="4498" w:type="dxa"/>
                </w:tcPr>
                <w:p w14:paraId="22F81E2E"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System notices that actor need to re-input all those fields.</w:t>
                  </w:r>
                </w:p>
              </w:tc>
            </w:tr>
          </w:tbl>
          <w:p w14:paraId="61E82461" w14:textId="77777777" w:rsidR="009F33DA" w:rsidRPr="008B4646" w:rsidRDefault="009F33DA" w:rsidP="009F33DA">
            <w:pPr>
              <w:spacing w:line="276" w:lineRule="auto"/>
              <w:rPr>
                <w:rFonts w:ascii="Times" w:eastAsia="Times" w:hAnsi="Times" w:cs="Times"/>
                <w:lang w:eastAsia="ja-JP"/>
              </w:rPr>
            </w:pPr>
          </w:p>
          <w:p w14:paraId="21C88983"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25502C20"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0FB990AF"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noProof/>
              </w:rPr>
              <w:t>The administrator</w:t>
            </w:r>
            <w:r w:rsidRPr="008B4646">
              <w:rPr>
                <w:rFonts w:ascii="Times" w:eastAsia="Times" w:hAnsi="Times" w:cs="Times"/>
              </w:rPr>
              <w:t xml:space="preserve"> must be input require information to create, input information </w:t>
            </w:r>
            <w:r w:rsidRPr="008B4646">
              <w:rPr>
                <w:rFonts w:ascii="Times" w:eastAsia="Times" w:hAnsi="Times" w:cs="Times"/>
                <w:noProof/>
              </w:rPr>
              <w:t>includes</w:t>
            </w:r>
            <w:r w:rsidRPr="008B4646">
              <w:rPr>
                <w:rFonts w:ascii="Times" w:eastAsia="Times,Cambria" w:hAnsi="Times" w:cs="Times"/>
                <w:lang w:eastAsia="ja-JP"/>
              </w:rPr>
              <w:t>:</w:t>
            </w:r>
          </w:p>
          <w:p w14:paraId="5CF040DF" w14:textId="77777777" w:rsidR="009F33DA" w:rsidRPr="008B4646" w:rsidRDefault="009F33DA" w:rsidP="00CB7118">
            <w:pPr>
              <w:pStyle w:val="ListParagraph"/>
              <w:numPr>
                <w:ilvl w:val="1"/>
                <w:numId w:val="49"/>
              </w:numPr>
              <w:spacing w:line="276" w:lineRule="auto"/>
              <w:jc w:val="both"/>
              <w:rPr>
                <w:rFonts w:ascii="Times" w:eastAsia="Times" w:hAnsi="Times" w:cs="Times"/>
              </w:rPr>
            </w:pPr>
            <w:r w:rsidRPr="008B4646">
              <w:rPr>
                <w:rFonts w:ascii="Times" w:eastAsia="Times" w:hAnsi="Times" w:cs="Times"/>
              </w:rPr>
              <w:t>Username, email, and phone number must not be duplicate.</w:t>
            </w:r>
          </w:p>
          <w:p w14:paraId="07F586CD" w14:textId="77777777" w:rsidR="009F33DA" w:rsidRPr="008B4646" w:rsidRDefault="009F33DA" w:rsidP="00CB7118">
            <w:pPr>
              <w:pStyle w:val="ListParagraph"/>
              <w:numPr>
                <w:ilvl w:val="1"/>
                <w:numId w:val="49"/>
              </w:numPr>
              <w:spacing w:line="276" w:lineRule="auto"/>
              <w:jc w:val="both"/>
              <w:rPr>
                <w:rFonts w:ascii="Times" w:eastAsia="Times" w:hAnsi="Times" w:cs="Times"/>
              </w:rPr>
            </w:pPr>
            <w:r w:rsidRPr="008B4646">
              <w:rPr>
                <w:rFonts w:ascii="Times" w:eastAsia="Times" w:hAnsi="Times" w:cs="Times"/>
              </w:rPr>
              <w:t>An email address must be validated by this regular expression:</w:t>
            </w:r>
          </w:p>
          <w:p w14:paraId="71412D81" w14:textId="77777777" w:rsidR="009F33DA" w:rsidRPr="008B4646" w:rsidRDefault="009F33DA" w:rsidP="009F33DA">
            <w:pPr>
              <w:pStyle w:val="ListParagraph"/>
              <w:spacing w:line="276" w:lineRule="auto"/>
              <w:ind w:left="1440"/>
              <w:jc w:val="both"/>
              <w:rPr>
                <w:rFonts w:ascii="Times" w:eastAsia="Times" w:hAnsi="Times" w:cs="Times"/>
              </w:rPr>
            </w:pPr>
            <w:r w:rsidRPr="008B4646">
              <w:rPr>
                <w:rFonts w:ascii="Times" w:eastAsia="Times" w:hAnsi="Times" w:cs="Times"/>
              </w:rPr>
              <w:t xml:space="preserve"> </w:t>
            </w:r>
            <w:r w:rsidRPr="008B4646">
              <w:rPr>
                <w:rFonts w:ascii="Times" w:hAnsi="Times" w:cs="Times"/>
                <w:shd w:val="clear" w:color="auto" w:fill="FDFDFD"/>
              </w:rPr>
              <w:t>/^\w+([\.-]?\w+)*@\w+([\.-]?\w+)*(\.\w{2,3})+$/</w:t>
            </w:r>
          </w:p>
          <w:p w14:paraId="6C7B8F31"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Password default is “123456”.</w:t>
            </w:r>
          </w:p>
          <w:p w14:paraId="5B314934"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Password would be encrypting before save in the system and administrator can change the password.</w:t>
            </w:r>
          </w:p>
          <w:p w14:paraId="0CD23A38"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A new account would be creating with inputted information:</w:t>
            </w:r>
          </w:p>
          <w:p w14:paraId="78102027"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rPr>
              <w:t xml:space="preserve">If create success, a new account will be added with role admin and active in the system. </w:t>
            </w:r>
            <w:r w:rsidRPr="008B4646">
              <w:rPr>
                <w:rFonts w:ascii="Times" w:eastAsia="Times" w:hAnsi="Times" w:cs="Times"/>
                <w:noProof/>
              </w:rPr>
              <w:t>The administrator</w:t>
            </w:r>
            <w:r w:rsidRPr="008B4646">
              <w:rPr>
                <w:rFonts w:ascii="Times" w:eastAsia="Times" w:hAnsi="Times" w:cs="Times"/>
              </w:rPr>
              <w:t xml:space="preserve"> can be </w:t>
            </w:r>
            <w:r w:rsidRPr="008B4646">
              <w:rPr>
                <w:rFonts w:ascii="Times" w:eastAsia="Times" w:hAnsi="Times" w:cs="Times"/>
                <w:noProof/>
              </w:rPr>
              <w:t>accessed</w:t>
            </w:r>
            <w:r w:rsidRPr="008B4646">
              <w:rPr>
                <w:rFonts w:ascii="Times" w:eastAsia="Times" w:hAnsi="Times" w:cs="Times"/>
              </w:rPr>
              <w:t xml:space="preserve"> in the system</w:t>
            </w:r>
            <w:r w:rsidRPr="008B4646">
              <w:rPr>
                <w:rFonts w:ascii="Times" w:eastAsia="Times,Cambria" w:hAnsi="Times" w:cs="Times"/>
                <w:lang w:eastAsia="ja-JP"/>
              </w:rPr>
              <w:t>.</w:t>
            </w:r>
          </w:p>
          <w:p w14:paraId="1DAE5FA5" w14:textId="77777777" w:rsidR="009F33DA" w:rsidRPr="008B4646" w:rsidRDefault="009F33DA" w:rsidP="00CB7118">
            <w:pPr>
              <w:pStyle w:val="ListParagraph"/>
              <w:numPr>
                <w:ilvl w:val="1"/>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 xml:space="preserve">If create fail, the account is not added </w:t>
            </w:r>
            <w:r w:rsidRPr="008B4646">
              <w:rPr>
                <w:rFonts w:ascii="Times" w:eastAsia="Times" w:hAnsi="Times" w:cs="Times"/>
                <w:noProof/>
                <w:lang w:eastAsia="ja-JP"/>
              </w:rPr>
              <w:t>to</w:t>
            </w:r>
            <w:r w:rsidRPr="008B4646">
              <w:rPr>
                <w:rFonts w:ascii="Times" w:eastAsia="Times" w:hAnsi="Times" w:cs="Times"/>
                <w:lang w:eastAsia="ja-JP"/>
              </w:rPr>
              <w:t xml:space="preserve"> the system. And the system will show an error message for an administrator.</w:t>
            </w:r>
          </w:p>
        </w:tc>
      </w:tr>
    </w:tbl>
    <w:p w14:paraId="73676EFD" w14:textId="30360B75"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30 Use Case:</w:t>
      </w:r>
      <w:r w:rsidRPr="00E21E20">
        <w:rPr>
          <w:rFonts w:ascii="Times" w:eastAsia="Times" w:hAnsi="Times" w:cs="Times"/>
          <w:sz w:val="24"/>
          <w:szCs w:val="24"/>
        </w:rPr>
        <w:t xml:space="preserve"> </w:t>
      </w:r>
    </w:p>
    <w:p w14:paraId="25186D9F" w14:textId="2CDF4A99" w:rsidR="00DA2F93" w:rsidRDefault="00EA2129" w:rsidP="00CB7118">
      <w:pPr>
        <w:pStyle w:val="Heading5"/>
        <w:numPr>
          <w:ilvl w:val="3"/>
          <w:numId w:val="39"/>
        </w:numPr>
        <w:ind w:left="2410" w:hanging="992"/>
        <w:rPr>
          <w:rFonts w:ascii="Times" w:hAnsi="Times" w:cs="Times"/>
        </w:rPr>
      </w:pPr>
      <w:bookmarkStart w:id="219" w:name="_Toc520105329"/>
      <w:bookmarkStart w:id="220" w:name="_Toc520105499"/>
      <w:r>
        <w:rPr>
          <w:rFonts w:ascii="Times" w:hAnsi="Times" w:cs="Times"/>
        </w:rPr>
        <w:lastRenderedPageBreak/>
        <w:t>&lt;</w:t>
      </w:r>
      <w:r w:rsidRPr="00EA2129">
        <w:rPr>
          <w:rFonts w:ascii="Times" w:hAnsi="Times" w:cs="Times"/>
        </w:rPr>
        <w:t xml:space="preserve"> </w:t>
      </w:r>
      <w:r w:rsidRPr="00284087">
        <w:rPr>
          <w:rFonts w:ascii="Times" w:hAnsi="Times" w:cs="Times"/>
        </w:rPr>
        <w:t>Administrator</w:t>
      </w:r>
      <w:r>
        <w:rPr>
          <w:rFonts w:ascii="Times" w:hAnsi="Times" w:cs="Times"/>
        </w:rPr>
        <w:t>&gt; Edit Account</w:t>
      </w:r>
      <w:bookmarkEnd w:id="219"/>
      <w:bookmarkEnd w:id="220"/>
    </w:p>
    <w:p w14:paraId="7C75EF4B" w14:textId="2118070B" w:rsidR="009F33DA" w:rsidRDefault="009F33DA" w:rsidP="009F33DA">
      <w:r>
        <w:rPr>
          <w:noProof/>
        </w:rPr>
        <w:drawing>
          <wp:inline distT="0" distB="0" distL="0" distR="0" wp14:anchorId="7D019355" wp14:editId="407E0DFA">
            <wp:extent cx="5562602" cy="1266825"/>
            <wp:effectExtent l="0" t="0" r="0" b="0"/>
            <wp:docPr id="1038320798" name="picture" title="AdminEditAccou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562602" cy="1266825"/>
                    </a:xfrm>
                    <a:prstGeom prst="rect">
                      <a:avLst/>
                    </a:prstGeom>
                  </pic:spPr>
                </pic:pic>
              </a:graphicData>
            </a:graphic>
          </wp:inline>
        </w:drawing>
      </w:r>
    </w:p>
    <w:p w14:paraId="31D2E4C6" w14:textId="36FE7991" w:rsidR="008B7812" w:rsidRPr="008B7812" w:rsidRDefault="008B7812" w:rsidP="008B7812">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30:</w:t>
      </w:r>
      <w:r>
        <w:rPr>
          <w:rFonts w:ascii="Times" w:eastAsia="Times" w:hAnsi="Times" w:cs="Times"/>
          <w:sz w:val="24"/>
          <w:szCs w:val="24"/>
        </w:rPr>
        <w:t xml:space="preserve"> </w:t>
      </w:r>
    </w:p>
    <w:tbl>
      <w:tblPr>
        <w:tblW w:w="5071"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93"/>
        <w:gridCol w:w="1688"/>
        <w:gridCol w:w="2226"/>
        <w:gridCol w:w="2798"/>
      </w:tblGrid>
      <w:tr w:rsidR="009F33DA" w:rsidRPr="008B4646" w14:paraId="28D4A8A1" w14:textId="77777777" w:rsidTr="009F33D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36A1C8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UC_A02</w:t>
            </w:r>
          </w:p>
        </w:tc>
      </w:tr>
      <w:tr w:rsidR="009F33DA" w:rsidRPr="008B4646" w14:paraId="180FB88F" w14:textId="77777777" w:rsidTr="009F33DA">
        <w:tc>
          <w:tcPr>
            <w:tcW w:w="12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155F691"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4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59E0D67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UC_A02</w:t>
            </w:r>
          </w:p>
        </w:tc>
        <w:tc>
          <w:tcPr>
            <w:tcW w:w="1250"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19173FF"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5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41BC2D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2.0</w:t>
            </w:r>
          </w:p>
        </w:tc>
      </w:tr>
      <w:tr w:rsidR="009F33DA" w:rsidRPr="008B4646" w14:paraId="0C39F4D4" w14:textId="77777777" w:rsidTr="009F33DA">
        <w:tc>
          <w:tcPr>
            <w:tcW w:w="123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E280DB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76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A3993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Edit Account</w:t>
            </w:r>
          </w:p>
        </w:tc>
      </w:tr>
      <w:tr w:rsidR="009F33DA" w:rsidRPr="008B4646" w14:paraId="4CE0BE8F" w14:textId="77777777" w:rsidTr="009F33DA">
        <w:tc>
          <w:tcPr>
            <w:tcW w:w="12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67229A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76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4B5C8B0"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3FDE4835" w14:textId="77777777" w:rsidTr="009F33DA">
        <w:tc>
          <w:tcPr>
            <w:tcW w:w="123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4FB5DB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4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A48548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5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3DEDD2F"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5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D84BB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8B4646" w14:paraId="08EDB8FD" w14:textId="77777777" w:rsidTr="009F33DA">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D84FC1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01C7A1E0"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Administrator.</w:t>
            </w:r>
          </w:p>
          <w:p w14:paraId="6299C59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403E5367"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 xml:space="preserve">This use case allows the administrator to update account information such as full name, phone number, and email. </w:t>
            </w:r>
          </w:p>
          <w:p w14:paraId="3212789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09A8774C"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Account information will be changed in the system.</w:t>
            </w:r>
          </w:p>
          <w:p w14:paraId="1EF5548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44B9C365"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rPr>
              <w:t>The administrator sends a command to edit account information.</w:t>
            </w:r>
          </w:p>
          <w:p w14:paraId="2589E48B"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r>
          </w:p>
          <w:p w14:paraId="36115CB9"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lang w:eastAsia="ja-JP"/>
              </w:rPr>
              <w:t>The actor has been login and accessed in the system with the proper role.</w:t>
            </w:r>
          </w:p>
          <w:p w14:paraId="531EEFD6"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64E3BB48"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Success: The account information is updated.</w:t>
            </w:r>
          </w:p>
          <w:p w14:paraId="0F94B17F"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The account information is not updated and show an error message.</w:t>
            </w:r>
            <w:r w:rsidRPr="008B4646">
              <w:rPr>
                <w:rFonts w:ascii="Times" w:eastAsia="Times" w:hAnsi="Times" w:cs="Times"/>
              </w:rPr>
              <w:tab/>
            </w:r>
          </w:p>
          <w:p w14:paraId="5669FDAC"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05" w:type="dxa"/>
              <w:tblLayout w:type="fixed"/>
              <w:tblLook w:val="04A0" w:firstRow="1" w:lastRow="0" w:firstColumn="1" w:lastColumn="0" w:noHBand="0" w:noVBand="1"/>
            </w:tblPr>
            <w:tblGrid>
              <w:gridCol w:w="726"/>
              <w:gridCol w:w="3060"/>
              <w:gridCol w:w="4919"/>
            </w:tblGrid>
            <w:tr w:rsidR="009F33DA" w:rsidRPr="008B4646" w14:paraId="28C1AE01" w14:textId="77777777" w:rsidTr="009F33DA">
              <w:tc>
                <w:tcPr>
                  <w:tcW w:w="726" w:type="dxa"/>
                  <w:shd w:val="clear" w:color="auto" w:fill="D9D9D9" w:themeFill="background1" w:themeFillShade="D9"/>
                </w:tcPr>
                <w:p w14:paraId="3B359397"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60" w:type="dxa"/>
                  <w:shd w:val="clear" w:color="auto" w:fill="D9D9D9" w:themeFill="background1" w:themeFillShade="D9"/>
                </w:tcPr>
                <w:p w14:paraId="116BD51C"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919" w:type="dxa"/>
                  <w:shd w:val="clear" w:color="auto" w:fill="D9D9D9" w:themeFill="background1" w:themeFillShade="D9"/>
                </w:tcPr>
                <w:p w14:paraId="70DB510F"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31C6FB4C" w14:textId="77777777" w:rsidTr="009F33DA">
              <w:tc>
                <w:tcPr>
                  <w:tcW w:w="726" w:type="dxa"/>
                </w:tcPr>
                <w:p w14:paraId="293D1217"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060" w:type="dxa"/>
                </w:tcPr>
                <w:p w14:paraId="26EBB8E6"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rPr>
                    <w:t xml:space="preserve">Actor </w:t>
                  </w:r>
                  <w:r w:rsidRPr="008B4646">
                    <w:rPr>
                      <w:rFonts w:ascii="Times" w:eastAsia="Times" w:hAnsi="Times" w:cs="Times"/>
                      <w:sz w:val="24"/>
                      <w:szCs w:val="24"/>
                      <w:lang w:eastAsia="ja-JP"/>
                    </w:rPr>
                    <w:t>goes to list account view.</w:t>
                  </w:r>
                </w:p>
              </w:tc>
              <w:tc>
                <w:tcPr>
                  <w:tcW w:w="4919" w:type="dxa"/>
                </w:tcPr>
                <w:p w14:paraId="3C212067" w14:textId="77777777" w:rsidR="009F33DA" w:rsidRPr="008B4646" w:rsidRDefault="009F33DA" w:rsidP="009F33DA">
                  <w:pPr>
                    <w:spacing w:line="276" w:lineRule="auto"/>
                    <w:rPr>
                      <w:rFonts w:ascii="Times" w:eastAsia="Times" w:hAnsi="Times" w:cs="Times"/>
                      <w:sz w:val="24"/>
                      <w:szCs w:val="24"/>
                    </w:rPr>
                  </w:pPr>
                </w:p>
                <w:p w14:paraId="5DE4E8E1"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noProof/>
                      <w:sz w:val="24"/>
                      <w:szCs w:val="24"/>
                    </w:rPr>
                    <w:t>The system</w:t>
                  </w:r>
                  <w:r w:rsidRPr="008B4646">
                    <w:rPr>
                      <w:rFonts w:ascii="Times" w:eastAsia="Times" w:hAnsi="Times" w:cs="Times"/>
                      <w:sz w:val="24"/>
                      <w:szCs w:val="24"/>
                    </w:rPr>
                    <w:t xml:space="preserve"> shows list all account</w:t>
                  </w:r>
                  <w:r w:rsidRPr="008B4646">
                    <w:rPr>
                      <w:rFonts w:ascii="Times" w:eastAsia="Times" w:hAnsi="Times" w:cs="Times"/>
                      <w:sz w:val="24"/>
                      <w:szCs w:val="24"/>
                      <w:lang w:eastAsia="ja-JP"/>
                    </w:rPr>
                    <w:t>s</w:t>
                  </w:r>
                </w:p>
              </w:tc>
            </w:tr>
            <w:tr w:rsidR="009F33DA" w:rsidRPr="008B4646" w14:paraId="35286D85" w14:textId="77777777" w:rsidTr="009F33DA">
              <w:tc>
                <w:tcPr>
                  <w:tcW w:w="726" w:type="dxa"/>
                </w:tcPr>
                <w:p w14:paraId="39A35A3E"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60" w:type="dxa"/>
                </w:tcPr>
                <w:p w14:paraId="4AC9C8E0" w14:textId="77777777" w:rsidR="009F33DA" w:rsidRPr="008B4646" w:rsidRDefault="009F33DA" w:rsidP="009F33DA">
                  <w:pPr>
                    <w:spacing w:line="276" w:lineRule="auto"/>
                    <w:rPr>
                      <w:rFonts w:ascii="Times" w:eastAsia="Times" w:hAnsi="Times" w:cs="Times"/>
                      <w:sz w:val="24"/>
                      <w:szCs w:val="24"/>
                    </w:rPr>
                  </w:pPr>
                  <w:r w:rsidRPr="008B4646">
                    <w:rPr>
                      <w:rFonts w:ascii="Times" w:eastAsia="Times" w:hAnsi="Times" w:cs="Times"/>
                      <w:sz w:val="24"/>
                      <w:szCs w:val="24"/>
                    </w:rPr>
                    <w:t>Actor sends a command to edit account information</w:t>
                  </w:r>
                </w:p>
              </w:tc>
              <w:tc>
                <w:tcPr>
                  <w:tcW w:w="4919" w:type="dxa"/>
                </w:tcPr>
                <w:p w14:paraId="3A2C16BD" w14:textId="77777777" w:rsidR="009F33DA" w:rsidRPr="008B4646" w:rsidRDefault="009F33DA" w:rsidP="009F33DA">
                  <w:pPr>
                    <w:spacing w:line="276" w:lineRule="auto"/>
                    <w:contextualSpacing/>
                    <w:rPr>
                      <w:rFonts w:ascii="Times" w:eastAsia="Times" w:hAnsi="Times" w:cs="Times"/>
                      <w:sz w:val="24"/>
                      <w:szCs w:val="24"/>
                      <w:lang w:eastAsia="ja-JP"/>
                    </w:rPr>
                  </w:pPr>
                </w:p>
                <w:p w14:paraId="48711093"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requires information:</w:t>
                  </w:r>
                </w:p>
                <w:p w14:paraId="3495AEEB" w14:textId="77777777" w:rsidR="009F33DA" w:rsidRPr="008B4646" w:rsidRDefault="009F33DA" w:rsidP="009F33DA">
                  <w:pPr>
                    <w:spacing w:line="276" w:lineRule="auto"/>
                    <w:ind w:left="720"/>
                    <w:contextualSpacing/>
                    <w:rPr>
                      <w:rFonts w:ascii="Times" w:eastAsia="Times" w:hAnsi="Times" w:cs="Times"/>
                      <w:b/>
                      <w:bCs/>
                      <w:sz w:val="24"/>
                      <w:szCs w:val="24"/>
                      <w:lang w:eastAsia="ja-JP"/>
                    </w:rPr>
                  </w:pPr>
                  <w:r w:rsidRPr="008B4646">
                    <w:rPr>
                      <w:rFonts w:ascii="Times" w:eastAsia="Times" w:hAnsi="Times" w:cs="Times"/>
                      <w:b/>
                      <w:bCs/>
                      <w:sz w:val="24"/>
                      <w:szCs w:val="24"/>
                      <w:lang w:eastAsia="ja-JP"/>
                    </w:rPr>
                    <w:t>User information:</w:t>
                  </w:r>
                </w:p>
                <w:p w14:paraId="6D644D34"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Email: free text input, email format, unique</w:t>
                  </w:r>
                </w:p>
                <w:p w14:paraId="3BF2A9F2"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Full Name: free text input, required, max length 255</w:t>
                  </w:r>
                </w:p>
                <w:p w14:paraId="676E6BAC"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Phone Number: number text input, unique, max length 12</w:t>
                  </w:r>
                </w:p>
                <w:p w14:paraId="12259F9F" w14:textId="77777777" w:rsidR="009F33DA" w:rsidRPr="008B4646" w:rsidRDefault="009F33DA" w:rsidP="009F33DA">
                  <w:pPr>
                    <w:pStyle w:val="ListParagraph"/>
                    <w:spacing w:line="276" w:lineRule="auto"/>
                    <w:rPr>
                      <w:rFonts w:ascii="Times" w:eastAsia="Times" w:hAnsi="Times" w:cs="Times"/>
                      <w:b/>
                      <w:bCs/>
                      <w:sz w:val="24"/>
                      <w:szCs w:val="24"/>
                      <w:lang w:eastAsia="ja-JP"/>
                    </w:rPr>
                  </w:pPr>
                  <w:r w:rsidRPr="008B4646">
                    <w:rPr>
                      <w:rFonts w:ascii="Times" w:eastAsia="Times" w:hAnsi="Times" w:cs="Times"/>
                      <w:b/>
                      <w:bCs/>
                      <w:sz w:val="24"/>
                      <w:szCs w:val="24"/>
                      <w:lang w:eastAsia="ja-JP"/>
                    </w:rPr>
                    <w:t>Clinic information:</w:t>
                  </w:r>
                </w:p>
                <w:p w14:paraId="48694D16"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Clinic Name: free text input, max length </w:t>
                  </w:r>
                  <w:r w:rsidRPr="008B4646">
                    <w:rPr>
                      <w:rFonts w:ascii="Times" w:eastAsia="Times" w:hAnsi="Times" w:cs="Times"/>
                      <w:sz w:val="24"/>
                      <w:szCs w:val="24"/>
                      <w:lang w:eastAsia="ja-JP"/>
                    </w:rPr>
                    <w:lastRenderedPageBreak/>
                    <w:t>255</w:t>
                  </w:r>
                </w:p>
                <w:p w14:paraId="0ABF12EC"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Address: free text input, max length 255</w:t>
                  </w:r>
                </w:p>
                <w:p w14:paraId="5F45979D"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Account Sid: free text input, max length 255</w:t>
                  </w:r>
                </w:p>
                <w:p w14:paraId="0BD63E80"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Authentication Token: free text input, max length 255</w:t>
                  </w:r>
                </w:p>
              </w:tc>
            </w:tr>
            <w:tr w:rsidR="009F33DA" w:rsidRPr="008B4646" w14:paraId="1EE7E8FA" w14:textId="77777777" w:rsidTr="009F33DA">
              <w:tc>
                <w:tcPr>
                  <w:tcW w:w="726" w:type="dxa"/>
                </w:tcPr>
                <w:p w14:paraId="6AFE69EB"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lastRenderedPageBreak/>
                    <w:t>3</w:t>
                  </w:r>
                </w:p>
              </w:tc>
              <w:tc>
                <w:tcPr>
                  <w:tcW w:w="3060" w:type="dxa"/>
                </w:tcPr>
                <w:p w14:paraId="3D325E13"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rPr>
                    <w:t>Actor inputs information.</w:t>
                  </w:r>
                </w:p>
              </w:tc>
              <w:tc>
                <w:tcPr>
                  <w:tcW w:w="4919" w:type="dxa"/>
                </w:tcPr>
                <w:p w14:paraId="504FC290" w14:textId="77777777" w:rsidR="009F33DA" w:rsidRPr="008B4646" w:rsidRDefault="009F33DA" w:rsidP="009F33DA">
                  <w:pPr>
                    <w:spacing w:line="276" w:lineRule="auto"/>
                    <w:rPr>
                      <w:rFonts w:ascii="Times" w:eastAsia="Times" w:hAnsi="Times" w:cs="Times"/>
                      <w:sz w:val="24"/>
                      <w:szCs w:val="24"/>
                    </w:rPr>
                  </w:pPr>
                </w:p>
              </w:tc>
            </w:tr>
            <w:tr w:rsidR="009F33DA" w:rsidRPr="008B4646" w14:paraId="54D24FAF" w14:textId="77777777" w:rsidTr="009F33DA">
              <w:tc>
                <w:tcPr>
                  <w:tcW w:w="726" w:type="dxa"/>
                </w:tcPr>
                <w:p w14:paraId="41E1906B"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Cambria" w:hAnsi="Times" w:cs="Times"/>
                      <w:sz w:val="24"/>
                      <w:szCs w:val="24"/>
                      <w:lang w:eastAsia="ja-JP"/>
                    </w:rPr>
                    <w:t>4</w:t>
                  </w:r>
                </w:p>
              </w:tc>
              <w:tc>
                <w:tcPr>
                  <w:tcW w:w="3060" w:type="dxa"/>
                </w:tcPr>
                <w:p w14:paraId="056E2B4C"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t>Actor sends a command to save.</w:t>
                  </w:r>
                </w:p>
                <w:p w14:paraId="6E7FAE97"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t xml:space="preserve"> [Alternative 1]</w:t>
                  </w:r>
                </w:p>
              </w:tc>
              <w:tc>
                <w:tcPr>
                  <w:tcW w:w="4919" w:type="dxa"/>
                </w:tcPr>
                <w:p w14:paraId="3359C899" w14:textId="77777777" w:rsidR="009F33DA" w:rsidRPr="008B4646" w:rsidRDefault="009F33DA" w:rsidP="009F33DA">
                  <w:pPr>
                    <w:spacing w:line="276" w:lineRule="auto"/>
                    <w:contextualSpacing/>
                    <w:jc w:val="both"/>
                    <w:rPr>
                      <w:rFonts w:ascii="Times" w:eastAsia="Times" w:hAnsi="Times" w:cs="Times"/>
                      <w:sz w:val="24"/>
                      <w:szCs w:val="24"/>
                    </w:rPr>
                  </w:pPr>
                </w:p>
                <w:p w14:paraId="1671653C" w14:textId="77777777" w:rsidR="009F33DA" w:rsidRPr="008B4646" w:rsidRDefault="009F33DA" w:rsidP="009F33DA">
                  <w:pPr>
                    <w:spacing w:line="276" w:lineRule="auto"/>
                    <w:contextualSpacing/>
                    <w:jc w:val="both"/>
                    <w:rPr>
                      <w:rFonts w:ascii="Times" w:eastAsia="Times" w:hAnsi="Times" w:cs="Times"/>
                      <w:sz w:val="24"/>
                      <w:szCs w:val="24"/>
                    </w:rPr>
                  </w:pPr>
                  <w:r w:rsidRPr="008B4646">
                    <w:rPr>
                      <w:rFonts w:ascii="Times" w:eastAsia="Times" w:hAnsi="Times" w:cs="Times"/>
                      <w:sz w:val="24"/>
                      <w:szCs w:val="24"/>
                    </w:rPr>
                    <w:t>Account information is updated.</w:t>
                  </w:r>
                </w:p>
                <w:p w14:paraId="1745657F"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 xml:space="preserve">[Exception 1]  </w:t>
                  </w:r>
                </w:p>
                <w:p w14:paraId="5C53838A"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 xml:space="preserve">[Exception 2] </w:t>
                  </w:r>
                </w:p>
                <w:p w14:paraId="0AEA2D23"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[Exception 3]</w:t>
                  </w:r>
                </w:p>
              </w:tc>
            </w:tr>
          </w:tbl>
          <w:p w14:paraId="2347E0B7" w14:textId="77777777" w:rsidR="009F33DA" w:rsidRPr="008B4646" w:rsidRDefault="009F33DA" w:rsidP="009F33DA">
            <w:pPr>
              <w:spacing w:line="276" w:lineRule="auto"/>
              <w:rPr>
                <w:rFonts w:ascii="Times" w:eastAsia="Times" w:hAnsi="Times" w:cs="Times"/>
                <w:lang w:eastAsia="ja-JP"/>
              </w:rPr>
            </w:pPr>
          </w:p>
          <w:p w14:paraId="178494CA"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w:t>
            </w:r>
          </w:p>
          <w:tbl>
            <w:tblPr>
              <w:tblStyle w:val="TableGrid"/>
              <w:tblW w:w="8705" w:type="dxa"/>
              <w:tblLayout w:type="fixed"/>
              <w:tblLook w:val="04A0" w:firstRow="1" w:lastRow="0" w:firstColumn="1" w:lastColumn="0" w:noHBand="0" w:noVBand="1"/>
            </w:tblPr>
            <w:tblGrid>
              <w:gridCol w:w="697"/>
              <w:gridCol w:w="3510"/>
              <w:gridCol w:w="4498"/>
            </w:tblGrid>
            <w:tr w:rsidR="009F33DA" w:rsidRPr="008B4646" w14:paraId="46C6394C" w14:textId="77777777" w:rsidTr="009F33DA">
              <w:tc>
                <w:tcPr>
                  <w:tcW w:w="697" w:type="dxa"/>
                  <w:shd w:val="clear" w:color="auto" w:fill="D9D9D9" w:themeFill="background1" w:themeFillShade="D9"/>
                </w:tcPr>
                <w:p w14:paraId="544CC7B9"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2096E2D8"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498" w:type="dxa"/>
                  <w:shd w:val="clear" w:color="auto" w:fill="D9D9D9" w:themeFill="background1" w:themeFillShade="D9"/>
                </w:tcPr>
                <w:p w14:paraId="57893BC1"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20648174" w14:textId="77777777" w:rsidTr="009F33DA">
              <w:tc>
                <w:tcPr>
                  <w:tcW w:w="697" w:type="dxa"/>
                </w:tcPr>
                <w:p w14:paraId="3D90FED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7E8C421B"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Actor sends a command to cancel.</w:t>
                  </w:r>
                </w:p>
              </w:tc>
              <w:tc>
                <w:tcPr>
                  <w:tcW w:w="4498" w:type="dxa"/>
                </w:tcPr>
                <w:p w14:paraId="65D11020"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 w:hAnsi="Times" w:cs="Times"/>
                      <w:color w:val="auto"/>
                      <w:sz w:val="24"/>
                      <w:szCs w:val="24"/>
                    </w:rPr>
                    <w:t>The system will close the edit account view</w:t>
                  </w:r>
                  <w:r w:rsidRPr="008B4646">
                    <w:rPr>
                      <w:rFonts w:ascii="Times" w:eastAsia="Times,Cambria" w:hAnsi="Times" w:cs="Times"/>
                      <w:color w:val="auto"/>
                      <w:sz w:val="24"/>
                      <w:szCs w:val="24"/>
                      <w:lang w:eastAsia="ja-JP"/>
                    </w:rPr>
                    <w:t>.</w:t>
                  </w:r>
                </w:p>
              </w:tc>
            </w:tr>
          </w:tbl>
          <w:p w14:paraId="4AC71336" w14:textId="77777777" w:rsidR="009F33DA" w:rsidRPr="008B4646" w:rsidRDefault="009F33DA" w:rsidP="009F33DA">
            <w:pPr>
              <w:spacing w:line="276" w:lineRule="auto"/>
              <w:rPr>
                <w:rFonts w:ascii="Times" w:eastAsia="Times" w:hAnsi="Times" w:cs="Times"/>
                <w:lang w:eastAsia="ja-JP"/>
              </w:rPr>
            </w:pPr>
          </w:p>
          <w:p w14:paraId="5238D0D0"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r w:rsidRPr="008B4646">
              <w:rPr>
                <w:rFonts w:ascii="Times" w:eastAsia="Times" w:hAnsi="Times" w:cs="Times"/>
                <w:lang w:eastAsia="ja-JP"/>
              </w:rPr>
              <w:t xml:space="preserve"> </w:t>
            </w:r>
          </w:p>
          <w:tbl>
            <w:tblPr>
              <w:tblStyle w:val="TableGrid"/>
              <w:tblW w:w="8705" w:type="dxa"/>
              <w:tblLayout w:type="fixed"/>
              <w:tblLook w:val="04A0" w:firstRow="1" w:lastRow="0" w:firstColumn="1" w:lastColumn="0" w:noHBand="0" w:noVBand="1"/>
            </w:tblPr>
            <w:tblGrid>
              <w:gridCol w:w="697"/>
              <w:gridCol w:w="3510"/>
              <w:gridCol w:w="4498"/>
            </w:tblGrid>
            <w:tr w:rsidR="009F33DA" w:rsidRPr="008B4646" w14:paraId="3CDE4995" w14:textId="77777777" w:rsidTr="009F33DA">
              <w:tc>
                <w:tcPr>
                  <w:tcW w:w="697" w:type="dxa"/>
                  <w:shd w:val="clear" w:color="auto" w:fill="D9D9D9" w:themeFill="background1" w:themeFillShade="D9"/>
                </w:tcPr>
                <w:p w14:paraId="68AF9F5D"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3481B0E4"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498" w:type="dxa"/>
                  <w:shd w:val="clear" w:color="auto" w:fill="D9D9D9" w:themeFill="background1" w:themeFillShade="D9"/>
                </w:tcPr>
                <w:p w14:paraId="6E6BE933"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54635ED4" w14:textId="77777777" w:rsidTr="009F33DA">
              <w:tc>
                <w:tcPr>
                  <w:tcW w:w="697" w:type="dxa"/>
                </w:tcPr>
                <w:p w14:paraId="36B99CF1"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510" w:type="dxa"/>
                </w:tcPr>
                <w:p w14:paraId="09C68BCB"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Actor inputs email already exist</w:t>
                  </w:r>
                </w:p>
              </w:tc>
              <w:tc>
                <w:tcPr>
                  <w:tcW w:w="4498" w:type="dxa"/>
                </w:tcPr>
                <w:p w14:paraId="20ED8DBD"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show warning message “Email have existed”.</w:t>
                  </w:r>
                </w:p>
              </w:tc>
            </w:tr>
            <w:tr w:rsidR="009F33DA" w:rsidRPr="008B4646" w14:paraId="2565E35D" w14:textId="77777777" w:rsidTr="009F33DA">
              <w:tc>
                <w:tcPr>
                  <w:tcW w:w="697" w:type="dxa"/>
                </w:tcPr>
                <w:p w14:paraId="0339DCB0"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2</w:t>
                  </w:r>
                </w:p>
              </w:tc>
              <w:tc>
                <w:tcPr>
                  <w:tcW w:w="3510" w:type="dxa"/>
                </w:tcPr>
                <w:p w14:paraId="5DD3EE1A"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Actor inputs phone number already exist</w:t>
                  </w:r>
                </w:p>
              </w:tc>
              <w:tc>
                <w:tcPr>
                  <w:tcW w:w="4498" w:type="dxa"/>
                </w:tcPr>
                <w:p w14:paraId="2662550F"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System show warning message “Phone number </w:t>
                  </w:r>
                  <w:r w:rsidRPr="008B4646">
                    <w:rPr>
                      <w:rFonts w:ascii="Times" w:eastAsia="Times" w:hAnsi="Times" w:cs="Times"/>
                      <w:noProof/>
                      <w:sz w:val="24"/>
                      <w:szCs w:val="24"/>
                      <w:lang w:eastAsia="ja-JP"/>
                    </w:rPr>
                    <w:t>has</w:t>
                  </w:r>
                  <w:r w:rsidRPr="008B4646">
                    <w:rPr>
                      <w:rFonts w:ascii="Times" w:eastAsia="Times" w:hAnsi="Times" w:cs="Times"/>
                      <w:sz w:val="24"/>
                      <w:szCs w:val="24"/>
                      <w:lang w:eastAsia="ja-JP"/>
                    </w:rPr>
                    <w:t xml:space="preserve"> existed”.</w:t>
                  </w:r>
                </w:p>
              </w:tc>
            </w:tr>
            <w:tr w:rsidR="009F33DA" w:rsidRPr="008B4646" w14:paraId="2247FC34" w14:textId="77777777" w:rsidTr="009F33DA">
              <w:tc>
                <w:tcPr>
                  <w:tcW w:w="697" w:type="dxa"/>
                </w:tcPr>
                <w:p w14:paraId="50D02221"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510" w:type="dxa"/>
                </w:tcPr>
                <w:p w14:paraId="5BBA206E"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Actor does not input the required field.</w:t>
                  </w:r>
                </w:p>
              </w:tc>
              <w:tc>
                <w:tcPr>
                  <w:tcW w:w="4498" w:type="dxa"/>
                </w:tcPr>
                <w:p w14:paraId="0E7B1101"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 xml:space="preserve">System notices that actor need to input all those </w:t>
                  </w:r>
                  <w:r w:rsidRPr="008B4646">
                    <w:rPr>
                      <w:rFonts w:ascii="Times" w:eastAsia="Times" w:hAnsi="Times" w:cs="Times"/>
                      <w:noProof/>
                      <w:sz w:val="24"/>
                      <w:szCs w:val="24"/>
                      <w:lang w:eastAsia="ja-JP"/>
                    </w:rPr>
                    <w:t>fields</w:t>
                  </w:r>
                  <w:r w:rsidRPr="008B4646">
                    <w:rPr>
                      <w:rFonts w:ascii="Times" w:eastAsia="Times" w:hAnsi="Times" w:cs="Times"/>
                      <w:sz w:val="24"/>
                      <w:szCs w:val="24"/>
                      <w:lang w:eastAsia="ja-JP"/>
                    </w:rPr>
                    <w:t>.</w:t>
                  </w:r>
                </w:p>
              </w:tc>
            </w:tr>
          </w:tbl>
          <w:p w14:paraId="3EA30A24" w14:textId="77777777" w:rsidR="009F33DA" w:rsidRPr="008B4646" w:rsidRDefault="009F33DA" w:rsidP="009F33DA">
            <w:pPr>
              <w:spacing w:line="276" w:lineRule="auto"/>
              <w:rPr>
                <w:rFonts w:ascii="Times" w:eastAsia="Times" w:hAnsi="Times" w:cs="Times"/>
                <w:lang w:eastAsia="ja-JP"/>
              </w:rPr>
            </w:pPr>
          </w:p>
          <w:p w14:paraId="0FC8EA36"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29CDD902"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590AEED4"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The administrator must be input information to update, input information includes</w:t>
            </w:r>
            <w:r w:rsidRPr="008B4646">
              <w:rPr>
                <w:rFonts w:ascii="Times" w:eastAsia="Times,Cambria" w:hAnsi="Times" w:cs="Times"/>
                <w:lang w:eastAsia="ja-JP"/>
              </w:rPr>
              <w:t>:</w:t>
            </w:r>
          </w:p>
          <w:p w14:paraId="13791156" w14:textId="77777777" w:rsidR="009F33DA" w:rsidRPr="008B4646" w:rsidRDefault="009F33DA" w:rsidP="00CB7118">
            <w:pPr>
              <w:pStyle w:val="ListParagraph"/>
              <w:numPr>
                <w:ilvl w:val="1"/>
                <w:numId w:val="49"/>
              </w:numPr>
              <w:spacing w:line="276" w:lineRule="auto"/>
              <w:jc w:val="both"/>
              <w:rPr>
                <w:rFonts w:ascii="Times" w:eastAsia="Times" w:hAnsi="Times" w:cs="Times"/>
              </w:rPr>
            </w:pPr>
            <w:r w:rsidRPr="008B4646">
              <w:rPr>
                <w:rFonts w:ascii="Times" w:eastAsia="Times" w:hAnsi="Times" w:cs="Times"/>
              </w:rPr>
              <w:t>Username, email, and phone number must not be duplicate.</w:t>
            </w:r>
          </w:p>
          <w:p w14:paraId="269ACD50" w14:textId="77777777" w:rsidR="009F33DA" w:rsidRPr="008B4646" w:rsidRDefault="009F33DA" w:rsidP="00CB7118">
            <w:pPr>
              <w:pStyle w:val="ListParagraph"/>
              <w:numPr>
                <w:ilvl w:val="1"/>
                <w:numId w:val="49"/>
              </w:numPr>
              <w:spacing w:line="276" w:lineRule="auto"/>
              <w:jc w:val="both"/>
              <w:rPr>
                <w:rFonts w:ascii="Times" w:eastAsia="Times" w:hAnsi="Times" w:cs="Times"/>
              </w:rPr>
            </w:pPr>
            <w:r w:rsidRPr="008B4646">
              <w:rPr>
                <w:rFonts w:ascii="Times" w:eastAsia="Times" w:hAnsi="Times" w:cs="Times"/>
              </w:rPr>
              <w:t>An email address must be validated by this regular expression:</w:t>
            </w:r>
          </w:p>
          <w:p w14:paraId="1BC32AF7" w14:textId="77777777" w:rsidR="009F33DA" w:rsidRPr="008B4646" w:rsidRDefault="009F33DA" w:rsidP="009F33DA">
            <w:pPr>
              <w:pStyle w:val="ListParagraph"/>
              <w:spacing w:line="276" w:lineRule="auto"/>
              <w:ind w:left="1440"/>
              <w:jc w:val="both"/>
              <w:rPr>
                <w:rFonts w:ascii="Times" w:eastAsia="Times" w:hAnsi="Times" w:cs="Times"/>
              </w:rPr>
            </w:pPr>
            <w:r w:rsidRPr="008B4646">
              <w:rPr>
                <w:rFonts w:ascii="Times" w:eastAsia="Times" w:hAnsi="Times" w:cs="Times"/>
              </w:rPr>
              <w:t xml:space="preserve"> </w:t>
            </w:r>
            <w:r w:rsidRPr="008B4646">
              <w:rPr>
                <w:rFonts w:ascii="Times" w:hAnsi="Times" w:cs="Times"/>
                <w:shd w:val="clear" w:color="auto" w:fill="FDFDFD"/>
              </w:rPr>
              <w:t>/^\w+([\.-]?\w+)*@\w+([\.-]?\w+)*(\.\w{2,3})+$/</w:t>
            </w:r>
          </w:p>
          <w:p w14:paraId="29540259"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A new account would be updated with inputted information:</w:t>
            </w:r>
          </w:p>
          <w:p w14:paraId="16EAE827"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rPr>
              <w:t>If update success, the account information would be change</w:t>
            </w:r>
            <w:r w:rsidRPr="008B4646">
              <w:rPr>
                <w:rFonts w:ascii="Times" w:eastAsia="Times,Cambria" w:hAnsi="Times" w:cs="Times"/>
                <w:lang w:eastAsia="ja-JP"/>
              </w:rPr>
              <w:t>.</w:t>
            </w:r>
          </w:p>
          <w:p w14:paraId="4CD8CF26" w14:textId="77777777" w:rsidR="009F33DA" w:rsidRPr="008B4646" w:rsidRDefault="009F33DA" w:rsidP="00CB7118">
            <w:pPr>
              <w:pStyle w:val="ListParagraph"/>
              <w:numPr>
                <w:ilvl w:val="1"/>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 xml:space="preserve">If update fail, </w:t>
            </w:r>
            <w:r w:rsidRPr="008B4646">
              <w:rPr>
                <w:rFonts w:ascii="Times" w:eastAsia="Times" w:hAnsi="Times" w:cs="Times"/>
              </w:rPr>
              <w:t>the account information wouldn’t be change</w:t>
            </w:r>
            <w:r w:rsidRPr="008B4646">
              <w:rPr>
                <w:rFonts w:ascii="Times" w:eastAsia="Times" w:hAnsi="Times" w:cs="Times"/>
                <w:lang w:eastAsia="ja-JP"/>
              </w:rPr>
              <w:t>. And the system will show an error message for an administrator.</w:t>
            </w:r>
          </w:p>
          <w:p w14:paraId="348FBA60" w14:textId="3E961F35" w:rsidR="009F33DA" w:rsidRPr="008B4646" w:rsidRDefault="009F33DA" w:rsidP="009F33DA">
            <w:pPr>
              <w:rPr>
                <w:rFonts w:ascii="Times" w:hAnsi="Times" w:cs="Times"/>
              </w:rPr>
            </w:pPr>
            <w:r w:rsidRPr="008B4646">
              <w:rPr>
                <w:rFonts w:ascii="Times" w:eastAsia="Times" w:hAnsi="Times" w:cs="Times"/>
                <w:lang w:eastAsia="ja-JP"/>
              </w:rPr>
              <w:t>Reload account information and display new information has been updated.</w:t>
            </w:r>
          </w:p>
        </w:tc>
      </w:tr>
    </w:tbl>
    <w:p w14:paraId="3870F3DB" w14:textId="4C106F2F"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31 Use Case:</w:t>
      </w:r>
      <w:r w:rsidRPr="00E21E20">
        <w:rPr>
          <w:rFonts w:ascii="Times" w:eastAsia="Times" w:hAnsi="Times" w:cs="Times"/>
          <w:sz w:val="24"/>
          <w:szCs w:val="24"/>
        </w:rPr>
        <w:t xml:space="preserve"> </w:t>
      </w:r>
    </w:p>
    <w:p w14:paraId="069D8D0D" w14:textId="1EC065D4" w:rsidR="00EA2129" w:rsidRDefault="008B7812" w:rsidP="00CB7118">
      <w:pPr>
        <w:pStyle w:val="Heading5"/>
        <w:numPr>
          <w:ilvl w:val="3"/>
          <w:numId w:val="39"/>
        </w:numPr>
        <w:ind w:left="2410" w:hanging="992"/>
        <w:rPr>
          <w:rFonts w:ascii="Times" w:hAnsi="Times" w:cs="Times"/>
        </w:rPr>
      </w:pPr>
      <w:bookmarkStart w:id="221" w:name="_Toc520105330"/>
      <w:bookmarkStart w:id="222" w:name="_Toc520105500"/>
      <w:r>
        <w:rPr>
          <w:rFonts w:ascii="Times" w:eastAsia="Times" w:hAnsi="Times" w:cs="Times"/>
          <w:noProof/>
        </w:rPr>
        <w:lastRenderedPageBreak/>
        <w:drawing>
          <wp:anchor distT="0" distB="0" distL="114300" distR="114300" simplePos="0" relativeHeight="251658256" behindDoc="0" locked="0" layoutInCell="1" allowOverlap="1" wp14:anchorId="07CB380D" wp14:editId="161518EC">
            <wp:simplePos x="0" y="0"/>
            <wp:positionH relativeFrom="margin">
              <wp:align>left</wp:align>
            </wp:positionH>
            <wp:positionV relativeFrom="paragraph">
              <wp:posOffset>204470</wp:posOffset>
            </wp:positionV>
            <wp:extent cx="5659120" cy="871855"/>
            <wp:effectExtent l="0" t="0" r="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CreateLicense.png"/>
                    <pic:cNvPicPr/>
                  </pic:nvPicPr>
                  <pic:blipFill>
                    <a:blip r:embed="rId45">
                      <a:extLst>
                        <a:ext uri="{28A0092B-C50C-407E-A947-70E740481C1C}">
                          <a14:useLocalDpi xmlns:a14="http://schemas.microsoft.com/office/drawing/2010/main" val="0"/>
                        </a:ext>
                      </a:extLst>
                    </a:blip>
                    <a:stretch>
                      <a:fillRect/>
                    </a:stretch>
                  </pic:blipFill>
                  <pic:spPr>
                    <a:xfrm>
                      <a:off x="0" y="0"/>
                      <a:ext cx="5659120" cy="871855"/>
                    </a:xfrm>
                    <a:prstGeom prst="rect">
                      <a:avLst/>
                    </a:prstGeom>
                  </pic:spPr>
                </pic:pic>
              </a:graphicData>
            </a:graphic>
            <wp14:sizeRelH relativeFrom="page">
              <wp14:pctWidth>0</wp14:pctWidth>
            </wp14:sizeRelH>
            <wp14:sizeRelV relativeFrom="page">
              <wp14:pctHeight>0</wp14:pctHeight>
            </wp14:sizeRelV>
          </wp:anchor>
        </w:drawing>
      </w:r>
      <w:r w:rsidR="00EA2129">
        <w:rPr>
          <w:rFonts w:ascii="Times" w:hAnsi="Times" w:cs="Times"/>
        </w:rPr>
        <w:t>&lt;</w:t>
      </w:r>
      <w:r w:rsidR="00EA2129" w:rsidRPr="00EA2129">
        <w:rPr>
          <w:rFonts w:ascii="Times" w:hAnsi="Times" w:cs="Times"/>
        </w:rPr>
        <w:t xml:space="preserve"> </w:t>
      </w:r>
      <w:r w:rsidR="00EA2129" w:rsidRPr="00284087">
        <w:rPr>
          <w:rFonts w:ascii="Times" w:hAnsi="Times" w:cs="Times"/>
        </w:rPr>
        <w:t>Administrator</w:t>
      </w:r>
      <w:r w:rsidR="00EA2129">
        <w:rPr>
          <w:rFonts w:ascii="Times" w:hAnsi="Times" w:cs="Times"/>
        </w:rPr>
        <w:t xml:space="preserve">&gt; </w:t>
      </w:r>
      <w:r w:rsidR="008D138C">
        <w:rPr>
          <w:rFonts w:ascii="Times" w:hAnsi="Times" w:cs="Times"/>
        </w:rPr>
        <w:t>Create</w:t>
      </w:r>
      <w:r w:rsidR="00EA2129">
        <w:rPr>
          <w:rFonts w:ascii="Times" w:hAnsi="Times" w:cs="Times"/>
        </w:rPr>
        <w:t xml:space="preserve"> </w:t>
      </w:r>
      <w:r w:rsidR="008D138C">
        <w:rPr>
          <w:rFonts w:ascii="Times" w:hAnsi="Times" w:cs="Times"/>
        </w:rPr>
        <w:t>License</w:t>
      </w:r>
      <w:bookmarkEnd w:id="221"/>
      <w:bookmarkEnd w:id="222"/>
    </w:p>
    <w:p w14:paraId="7EEDC934" w14:textId="21B72925" w:rsidR="008B7812" w:rsidRPr="008B7812" w:rsidRDefault="008B7812" w:rsidP="008B7812">
      <w:pPr>
        <w:pStyle w:val="cAP"/>
        <w:ind w:left="1690" w:firstLine="72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31:</w:t>
      </w:r>
      <w:r>
        <w:rPr>
          <w:rFonts w:ascii="Times" w:eastAsia="Times" w:hAnsi="Times" w:cs="Times"/>
          <w:sz w:val="24"/>
          <w:szCs w:val="24"/>
        </w:rPr>
        <w:t xml:space="preserve"> </w:t>
      </w:r>
    </w:p>
    <w:tbl>
      <w:tblPr>
        <w:tblW w:w="5086"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2"/>
        <w:gridCol w:w="1660"/>
        <w:gridCol w:w="2195"/>
        <w:gridCol w:w="2984"/>
      </w:tblGrid>
      <w:tr w:rsidR="009F33DA" w:rsidRPr="008B4646" w14:paraId="697E2E7A"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D47E08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UC_A03</w:t>
            </w:r>
          </w:p>
        </w:tc>
      </w:tr>
      <w:tr w:rsidR="009F33DA" w:rsidRPr="008B4646" w14:paraId="0168817D" w14:textId="77777777" w:rsidTr="008B4646">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8C9F36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9"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668CBF7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UC_A03</w:t>
            </w:r>
          </w:p>
        </w:tc>
        <w:tc>
          <w:tcPr>
            <w:tcW w:w="1229"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409B1A44"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6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94B863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1.0</w:t>
            </w:r>
          </w:p>
        </w:tc>
      </w:tr>
      <w:tr w:rsidR="009F33DA" w:rsidRPr="008B4646" w14:paraId="5BFD7B47" w14:textId="77777777" w:rsidTr="008B4646">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13C50E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2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1F8AC7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Create License</w:t>
            </w:r>
          </w:p>
        </w:tc>
      </w:tr>
      <w:tr w:rsidR="009F33DA" w:rsidRPr="008B4646" w14:paraId="4E39F3F3" w14:textId="77777777" w:rsidTr="008B4646">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66F48C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2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6477400"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29DD5966" w14:textId="77777777" w:rsidTr="008B4646">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05083D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BDEFC1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19/07/2018</w:t>
            </w:r>
          </w:p>
        </w:tc>
        <w:tc>
          <w:tcPr>
            <w:tcW w:w="12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47ACE09"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6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63EFF8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8B4646" w14:paraId="2EED4F92"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BBB6DD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50722F31"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Administrator.</w:t>
            </w:r>
          </w:p>
          <w:p w14:paraId="4789535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7A4E7FE6"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This use case allows the administrator to create a new license in the system to register using call center service.</w:t>
            </w:r>
          </w:p>
          <w:p w14:paraId="308D983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43151A9F"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A new license will be adding into the system.</w:t>
            </w:r>
          </w:p>
          <w:p w14:paraId="1BAB18C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0DE29464"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rPr>
              <w:t>The administrator sends a command to create a new license.</w:t>
            </w:r>
          </w:p>
          <w:p w14:paraId="48636ABD"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r>
          </w:p>
          <w:p w14:paraId="2902A728"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noProof/>
                <w:lang w:eastAsia="ja-JP"/>
              </w:rPr>
              <w:t>The actor</w:t>
            </w:r>
            <w:r w:rsidRPr="008B4646">
              <w:rPr>
                <w:rFonts w:ascii="Times" w:eastAsia="Times" w:hAnsi="Times" w:cs="Times"/>
                <w:lang w:eastAsia="ja-JP"/>
              </w:rPr>
              <w:t xml:space="preserve"> has been login with administrator role.</w:t>
            </w:r>
          </w:p>
          <w:p w14:paraId="65D382D8"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7E4F8616"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Success: The new license is created.</w:t>
            </w:r>
          </w:p>
          <w:p w14:paraId="4BD7F03B"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License is not created and show an error message.</w:t>
            </w:r>
            <w:r w:rsidRPr="008B4646">
              <w:rPr>
                <w:rFonts w:ascii="Times" w:eastAsia="Times" w:hAnsi="Times" w:cs="Times"/>
              </w:rPr>
              <w:tab/>
            </w:r>
          </w:p>
          <w:p w14:paraId="3627D330"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9F33DA" w:rsidRPr="008B4646" w14:paraId="60283979" w14:textId="77777777" w:rsidTr="009F33DA">
              <w:tc>
                <w:tcPr>
                  <w:tcW w:w="726" w:type="dxa"/>
                  <w:shd w:val="clear" w:color="auto" w:fill="D9D9D9" w:themeFill="background1" w:themeFillShade="D9"/>
                </w:tcPr>
                <w:p w14:paraId="30DDA46B"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60" w:type="dxa"/>
                  <w:shd w:val="clear" w:color="auto" w:fill="D9D9D9" w:themeFill="background1" w:themeFillShade="D9"/>
                </w:tcPr>
                <w:p w14:paraId="41F95764"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919" w:type="dxa"/>
                  <w:shd w:val="clear" w:color="auto" w:fill="D9D9D9" w:themeFill="background1" w:themeFillShade="D9"/>
                </w:tcPr>
                <w:p w14:paraId="159A6BDA"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1875D176" w14:textId="77777777" w:rsidTr="009F33DA">
              <w:tc>
                <w:tcPr>
                  <w:tcW w:w="726" w:type="dxa"/>
                </w:tcPr>
                <w:p w14:paraId="0231C867"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060" w:type="dxa"/>
                </w:tcPr>
                <w:p w14:paraId="4AE1CB0B"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rPr>
                    <w:t xml:space="preserve">Actor </w:t>
                  </w:r>
                  <w:r w:rsidRPr="008B4646">
                    <w:rPr>
                      <w:rFonts w:ascii="Times" w:eastAsia="Times" w:hAnsi="Times" w:cs="Times"/>
                      <w:sz w:val="24"/>
                      <w:szCs w:val="24"/>
                      <w:lang w:eastAsia="ja-JP"/>
                    </w:rPr>
                    <w:t>goes to create license view.</w:t>
                  </w:r>
                </w:p>
              </w:tc>
              <w:tc>
                <w:tcPr>
                  <w:tcW w:w="4919" w:type="dxa"/>
                </w:tcPr>
                <w:p w14:paraId="5337449B" w14:textId="77777777" w:rsidR="009F33DA" w:rsidRPr="008B4646" w:rsidRDefault="009F33DA" w:rsidP="009F33DA">
                  <w:pPr>
                    <w:spacing w:line="276" w:lineRule="auto"/>
                    <w:rPr>
                      <w:rFonts w:ascii="Times" w:eastAsia="Times" w:hAnsi="Times" w:cs="Times"/>
                      <w:sz w:val="24"/>
                      <w:szCs w:val="24"/>
                    </w:rPr>
                  </w:pPr>
                </w:p>
                <w:p w14:paraId="0A4FD676" w14:textId="77777777" w:rsidR="009F33DA" w:rsidRPr="008B4646" w:rsidRDefault="009F33DA" w:rsidP="009F33DA">
                  <w:pPr>
                    <w:spacing w:line="276" w:lineRule="auto"/>
                    <w:rPr>
                      <w:rFonts w:ascii="Times" w:eastAsia="Times" w:hAnsi="Times" w:cs="Times"/>
                      <w:sz w:val="24"/>
                      <w:szCs w:val="24"/>
                    </w:rPr>
                  </w:pPr>
                </w:p>
                <w:p w14:paraId="33E332C7"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noProof/>
                      <w:sz w:val="24"/>
                      <w:szCs w:val="24"/>
                    </w:rPr>
                    <w:t>The system</w:t>
                  </w:r>
                  <w:r w:rsidRPr="008B4646">
                    <w:rPr>
                      <w:rFonts w:ascii="Times" w:eastAsia="Times" w:hAnsi="Times" w:cs="Times"/>
                      <w:sz w:val="24"/>
                      <w:szCs w:val="24"/>
                    </w:rPr>
                    <w:t xml:space="preserve"> requires information:</w:t>
                  </w:r>
                </w:p>
                <w:p w14:paraId="2E1FC1D4"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Name: free text input, required, max length 255</w:t>
                  </w:r>
                </w:p>
                <w:p w14:paraId="135BAB13"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Price: number text input, max length 11, required</w:t>
                  </w:r>
                </w:p>
                <w:p w14:paraId="3EBEAF33"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Duration: number text input, max length 11, required</w:t>
                  </w:r>
                </w:p>
                <w:p w14:paraId="34541351" w14:textId="77777777" w:rsidR="009F33DA" w:rsidRPr="008B4646" w:rsidRDefault="009F33DA" w:rsidP="00CB7118">
                  <w:pPr>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rPr>
                    <w:t>Description: free text input, max length 255</w:t>
                  </w:r>
                </w:p>
              </w:tc>
            </w:tr>
            <w:tr w:rsidR="009F33DA" w:rsidRPr="008B4646" w14:paraId="123D9C57" w14:textId="77777777" w:rsidTr="009F33DA">
              <w:tc>
                <w:tcPr>
                  <w:tcW w:w="726" w:type="dxa"/>
                </w:tcPr>
                <w:p w14:paraId="7AF156D5"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60" w:type="dxa"/>
                </w:tcPr>
                <w:p w14:paraId="179D27B6"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rPr>
                    <w:t>Actor inputs information.</w:t>
                  </w:r>
                </w:p>
              </w:tc>
              <w:tc>
                <w:tcPr>
                  <w:tcW w:w="4919" w:type="dxa"/>
                </w:tcPr>
                <w:p w14:paraId="03092E30" w14:textId="77777777" w:rsidR="009F33DA" w:rsidRPr="008B4646" w:rsidRDefault="009F33DA" w:rsidP="009F33DA">
                  <w:pPr>
                    <w:spacing w:line="276" w:lineRule="auto"/>
                    <w:rPr>
                      <w:rFonts w:ascii="Times" w:eastAsia="Times" w:hAnsi="Times" w:cs="Times"/>
                      <w:sz w:val="24"/>
                      <w:szCs w:val="24"/>
                    </w:rPr>
                  </w:pPr>
                </w:p>
              </w:tc>
            </w:tr>
            <w:tr w:rsidR="009F33DA" w:rsidRPr="008B4646" w14:paraId="59A4FB2C" w14:textId="77777777" w:rsidTr="009F33DA">
              <w:tc>
                <w:tcPr>
                  <w:tcW w:w="726" w:type="dxa"/>
                </w:tcPr>
                <w:p w14:paraId="60A37239"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Cambria" w:hAnsi="Times" w:cs="Times"/>
                      <w:sz w:val="24"/>
                      <w:szCs w:val="24"/>
                      <w:lang w:eastAsia="ja-JP"/>
                    </w:rPr>
                    <w:t>3</w:t>
                  </w:r>
                </w:p>
              </w:tc>
              <w:tc>
                <w:tcPr>
                  <w:tcW w:w="3060" w:type="dxa"/>
                </w:tcPr>
                <w:p w14:paraId="7961E386"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t>Actor sends a command to create new a license.</w:t>
                  </w:r>
                </w:p>
                <w:p w14:paraId="3B627E52"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t xml:space="preserve"> [Alternative 1]</w:t>
                  </w:r>
                </w:p>
              </w:tc>
              <w:tc>
                <w:tcPr>
                  <w:tcW w:w="4919" w:type="dxa"/>
                </w:tcPr>
                <w:p w14:paraId="4C94E655" w14:textId="77777777" w:rsidR="009F33DA" w:rsidRPr="008B4646" w:rsidRDefault="009F33DA" w:rsidP="009F33DA">
                  <w:pPr>
                    <w:spacing w:line="276" w:lineRule="auto"/>
                    <w:contextualSpacing/>
                    <w:jc w:val="both"/>
                    <w:rPr>
                      <w:rFonts w:ascii="Times" w:eastAsia="Times" w:hAnsi="Times" w:cs="Times"/>
                      <w:sz w:val="24"/>
                      <w:szCs w:val="24"/>
                    </w:rPr>
                  </w:pPr>
                </w:p>
                <w:p w14:paraId="07551CDB" w14:textId="77777777" w:rsidR="009F33DA" w:rsidRPr="008B4646" w:rsidRDefault="009F33DA" w:rsidP="009F33DA">
                  <w:pPr>
                    <w:spacing w:line="276" w:lineRule="auto"/>
                    <w:contextualSpacing/>
                    <w:jc w:val="both"/>
                    <w:rPr>
                      <w:rFonts w:ascii="Times" w:eastAsia="Times" w:hAnsi="Times" w:cs="Times"/>
                      <w:sz w:val="24"/>
                      <w:szCs w:val="24"/>
                    </w:rPr>
                  </w:pPr>
                </w:p>
                <w:p w14:paraId="6740A618" w14:textId="77777777" w:rsidR="009F33DA" w:rsidRPr="008B4646" w:rsidRDefault="009F33DA" w:rsidP="009F33DA">
                  <w:pPr>
                    <w:spacing w:line="276" w:lineRule="auto"/>
                    <w:contextualSpacing/>
                    <w:jc w:val="both"/>
                    <w:rPr>
                      <w:rFonts w:ascii="Times" w:eastAsia="Times" w:hAnsi="Times" w:cs="Times"/>
                      <w:sz w:val="24"/>
                      <w:szCs w:val="24"/>
                    </w:rPr>
                  </w:pPr>
                  <w:r w:rsidRPr="008B4646">
                    <w:rPr>
                      <w:rFonts w:ascii="Times" w:eastAsia="Times" w:hAnsi="Times" w:cs="Times"/>
                      <w:sz w:val="24"/>
                      <w:szCs w:val="24"/>
                    </w:rPr>
                    <w:t>License created and show message successfully.</w:t>
                  </w:r>
                </w:p>
                <w:p w14:paraId="3630CAD3"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lastRenderedPageBreak/>
                    <w:t xml:space="preserve">[Exception 1]  </w:t>
                  </w:r>
                </w:p>
                <w:p w14:paraId="08E1CDE8"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 xml:space="preserve">[Exception 2] </w:t>
                  </w:r>
                </w:p>
              </w:tc>
            </w:tr>
          </w:tbl>
          <w:p w14:paraId="2944A22C" w14:textId="77777777" w:rsidR="009F33DA" w:rsidRPr="008B4646" w:rsidRDefault="009F33DA" w:rsidP="009F33DA">
            <w:pPr>
              <w:spacing w:line="276" w:lineRule="auto"/>
              <w:rPr>
                <w:rFonts w:ascii="Times" w:eastAsia="Times" w:hAnsi="Times" w:cs="Times"/>
                <w:lang w:eastAsia="ja-JP"/>
              </w:rPr>
            </w:pPr>
          </w:p>
          <w:p w14:paraId="490E4DFF"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9F33DA" w:rsidRPr="008B4646" w14:paraId="719A80BC" w14:textId="77777777" w:rsidTr="009F33DA">
              <w:tc>
                <w:tcPr>
                  <w:tcW w:w="697" w:type="dxa"/>
                  <w:shd w:val="clear" w:color="auto" w:fill="D9D9D9" w:themeFill="background1" w:themeFillShade="D9"/>
                </w:tcPr>
                <w:p w14:paraId="44D30B93"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6F6FDB5E"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498" w:type="dxa"/>
                  <w:shd w:val="clear" w:color="auto" w:fill="D9D9D9" w:themeFill="background1" w:themeFillShade="D9"/>
                </w:tcPr>
                <w:p w14:paraId="313FA49A"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22845BA2" w14:textId="77777777" w:rsidTr="009F33DA">
              <w:tc>
                <w:tcPr>
                  <w:tcW w:w="697" w:type="dxa"/>
                </w:tcPr>
                <w:p w14:paraId="4F498F8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54130E38"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Actor sends a command to reset.</w:t>
                  </w:r>
                </w:p>
              </w:tc>
              <w:tc>
                <w:tcPr>
                  <w:tcW w:w="4498" w:type="dxa"/>
                </w:tcPr>
                <w:p w14:paraId="7A1569AF"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The system will reset all field to blank.</w:t>
                  </w:r>
                </w:p>
              </w:tc>
            </w:tr>
          </w:tbl>
          <w:p w14:paraId="4ABC0F79" w14:textId="77777777" w:rsidR="009F33DA" w:rsidRPr="008B4646" w:rsidRDefault="009F33DA" w:rsidP="009F33DA">
            <w:pPr>
              <w:spacing w:line="276" w:lineRule="auto"/>
              <w:rPr>
                <w:rFonts w:ascii="Times" w:eastAsia="Times" w:hAnsi="Times" w:cs="Times"/>
                <w:lang w:eastAsia="ja-JP"/>
              </w:rPr>
            </w:pPr>
          </w:p>
          <w:p w14:paraId="2BAA6296"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r w:rsidRPr="008B4646">
              <w:rPr>
                <w:rFonts w:ascii="Times" w:eastAsia="Times" w:hAnsi="Times" w:cs="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9F33DA" w:rsidRPr="008B4646" w14:paraId="0023B61A" w14:textId="77777777" w:rsidTr="009F33DA">
              <w:tc>
                <w:tcPr>
                  <w:tcW w:w="697" w:type="dxa"/>
                  <w:shd w:val="clear" w:color="auto" w:fill="D9D9D9" w:themeFill="background1" w:themeFillShade="D9"/>
                </w:tcPr>
                <w:p w14:paraId="4294CEDD"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61D0BADE"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498" w:type="dxa"/>
                  <w:shd w:val="clear" w:color="auto" w:fill="D9D9D9" w:themeFill="background1" w:themeFillShade="D9"/>
                </w:tcPr>
                <w:p w14:paraId="1F9DB489"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69A428D8" w14:textId="77777777" w:rsidTr="009F33DA">
              <w:tc>
                <w:tcPr>
                  <w:tcW w:w="697" w:type="dxa"/>
                </w:tcPr>
                <w:p w14:paraId="750DBE1C"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510" w:type="dxa"/>
                </w:tcPr>
                <w:p w14:paraId="2B4340FE"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noProof/>
                      <w:sz w:val="24"/>
                      <w:szCs w:val="24"/>
                      <w:lang w:eastAsia="ja-JP"/>
                    </w:rPr>
                    <w:t>The actor</w:t>
                  </w:r>
                  <w:r w:rsidRPr="008B4646">
                    <w:rPr>
                      <w:rFonts w:ascii="Times" w:eastAsia="Times" w:hAnsi="Times" w:cs="Times"/>
                      <w:sz w:val="24"/>
                      <w:szCs w:val="24"/>
                      <w:lang w:eastAsia="ja-JP"/>
                    </w:rPr>
                    <w:t xml:space="preserve"> does not input the required field.</w:t>
                  </w:r>
                </w:p>
              </w:tc>
              <w:tc>
                <w:tcPr>
                  <w:tcW w:w="4498" w:type="dxa"/>
                </w:tcPr>
                <w:p w14:paraId="4E212C0F"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System notices that actor need to input all those fields</w:t>
                  </w:r>
                  <w:r w:rsidRPr="008B4646">
                    <w:rPr>
                      <w:rFonts w:ascii="Times" w:eastAsia="Times,Cambria" w:hAnsi="Times" w:cs="Times"/>
                      <w:sz w:val="24"/>
                      <w:szCs w:val="24"/>
                      <w:lang w:eastAsia="ja-JP"/>
                    </w:rPr>
                    <w:t>.</w:t>
                  </w:r>
                </w:p>
              </w:tc>
            </w:tr>
            <w:tr w:rsidR="009F33DA" w:rsidRPr="008B4646" w14:paraId="6416096B" w14:textId="77777777" w:rsidTr="009F33DA">
              <w:tc>
                <w:tcPr>
                  <w:tcW w:w="697" w:type="dxa"/>
                </w:tcPr>
                <w:p w14:paraId="59BFC7CD"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2</w:t>
                  </w:r>
                </w:p>
              </w:tc>
              <w:tc>
                <w:tcPr>
                  <w:tcW w:w="3510" w:type="dxa"/>
                </w:tcPr>
                <w:p w14:paraId="2D60DB71"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Actor inputs wrong some fields with the requirement.</w:t>
                  </w:r>
                </w:p>
              </w:tc>
              <w:tc>
                <w:tcPr>
                  <w:tcW w:w="4498" w:type="dxa"/>
                </w:tcPr>
                <w:p w14:paraId="77CF3AF7"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System notices that actor need to re-input all those fields.</w:t>
                  </w:r>
                </w:p>
              </w:tc>
            </w:tr>
          </w:tbl>
          <w:p w14:paraId="3C743918" w14:textId="77777777" w:rsidR="009F33DA" w:rsidRPr="008B4646" w:rsidRDefault="009F33DA" w:rsidP="009F33DA">
            <w:pPr>
              <w:spacing w:line="276" w:lineRule="auto"/>
              <w:rPr>
                <w:rFonts w:ascii="Times" w:eastAsia="Times" w:hAnsi="Times" w:cs="Times"/>
                <w:lang w:eastAsia="ja-JP"/>
              </w:rPr>
            </w:pPr>
          </w:p>
          <w:p w14:paraId="51BF24C9"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2CF30F68"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03A2E133"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The administrator must be input require information to create a new license, input information includes price, and duration must be an integer.</w:t>
            </w:r>
          </w:p>
          <w:p w14:paraId="1AA621E5"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A new license would be creating with inputted information:</w:t>
            </w:r>
          </w:p>
          <w:p w14:paraId="726F02CA"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rPr>
              <w:t>If create success, a new license will be added in the system</w:t>
            </w:r>
            <w:r w:rsidRPr="008B4646">
              <w:rPr>
                <w:rFonts w:ascii="Times" w:eastAsia="Times,Cambria" w:hAnsi="Times" w:cs="Times"/>
                <w:lang w:eastAsia="ja-JP"/>
              </w:rPr>
              <w:t>. And the system will show a message “Create license successfully”</w:t>
            </w:r>
          </w:p>
          <w:p w14:paraId="27CAECDB" w14:textId="77777777" w:rsidR="009F33DA" w:rsidRPr="008B4646" w:rsidRDefault="009F33DA" w:rsidP="00CB7118">
            <w:pPr>
              <w:pStyle w:val="ListParagraph"/>
              <w:numPr>
                <w:ilvl w:val="1"/>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If create fail, the license is not added to the system. And the system will show an error message for the administrator.</w:t>
            </w:r>
          </w:p>
        </w:tc>
      </w:tr>
    </w:tbl>
    <w:p w14:paraId="18627E2D" w14:textId="669ED1F3"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32 Use Case:</w:t>
      </w:r>
      <w:r w:rsidRPr="00E21E20">
        <w:rPr>
          <w:rFonts w:ascii="Times" w:eastAsia="Times" w:hAnsi="Times" w:cs="Times"/>
          <w:sz w:val="24"/>
          <w:szCs w:val="24"/>
        </w:rPr>
        <w:t xml:space="preserve"> </w:t>
      </w:r>
    </w:p>
    <w:p w14:paraId="176CA5F6" w14:textId="1A8B4E42" w:rsidR="00330503" w:rsidRPr="00330503" w:rsidRDefault="00330503" w:rsidP="00CB7118">
      <w:pPr>
        <w:pStyle w:val="Heading5"/>
        <w:numPr>
          <w:ilvl w:val="3"/>
          <w:numId w:val="39"/>
        </w:numPr>
        <w:ind w:left="2410" w:hanging="992"/>
        <w:rPr>
          <w:rFonts w:ascii="Times" w:hAnsi="Times" w:cs="Times"/>
        </w:rPr>
      </w:pPr>
      <w:bookmarkStart w:id="223" w:name="_Toc520105331"/>
      <w:bookmarkStart w:id="224" w:name="_Toc520105501"/>
      <w:r>
        <w:rPr>
          <w:rFonts w:ascii="Times" w:eastAsia="Times" w:hAnsi="Times" w:cs="Times"/>
          <w:noProof/>
        </w:rPr>
        <w:drawing>
          <wp:anchor distT="0" distB="0" distL="114300" distR="114300" simplePos="0" relativeHeight="251658257" behindDoc="0" locked="0" layoutInCell="1" allowOverlap="1" wp14:anchorId="5A75EE94" wp14:editId="24106770">
            <wp:simplePos x="0" y="0"/>
            <wp:positionH relativeFrom="margin">
              <wp:align>left</wp:align>
            </wp:positionH>
            <wp:positionV relativeFrom="paragraph">
              <wp:posOffset>204470</wp:posOffset>
            </wp:positionV>
            <wp:extent cx="5680075" cy="8718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EditLicense.png"/>
                    <pic:cNvPicPr/>
                  </pic:nvPicPr>
                  <pic:blipFill>
                    <a:blip r:embed="rId46">
                      <a:extLst>
                        <a:ext uri="{28A0092B-C50C-407E-A947-70E740481C1C}">
                          <a14:useLocalDpi xmlns:a14="http://schemas.microsoft.com/office/drawing/2010/main" val="0"/>
                        </a:ext>
                      </a:extLst>
                    </a:blip>
                    <a:stretch>
                      <a:fillRect/>
                    </a:stretch>
                  </pic:blipFill>
                  <pic:spPr>
                    <a:xfrm>
                      <a:off x="0" y="0"/>
                      <a:ext cx="5680075" cy="871855"/>
                    </a:xfrm>
                    <a:prstGeom prst="rect">
                      <a:avLst/>
                    </a:prstGeom>
                  </pic:spPr>
                </pic:pic>
              </a:graphicData>
            </a:graphic>
            <wp14:sizeRelH relativeFrom="page">
              <wp14:pctWidth>0</wp14:pctWidth>
            </wp14:sizeRelH>
            <wp14:sizeRelV relativeFrom="page">
              <wp14:pctHeight>0</wp14:pctHeight>
            </wp14:sizeRelV>
          </wp:anchor>
        </w:drawing>
      </w:r>
      <w:r w:rsidR="00EA2129">
        <w:rPr>
          <w:rFonts w:ascii="Times" w:hAnsi="Times" w:cs="Times"/>
        </w:rPr>
        <w:t>&lt;</w:t>
      </w:r>
      <w:r w:rsidR="00EA2129" w:rsidRPr="00EA2129">
        <w:rPr>
          <w:rFonts w:ascii="Times" w:hAnsi="Times" w:cs="Times"/>
        </w:rPr>
        <w:t xml:space="preserve"> </w:t>
      </w:r>
      <w:r w:rsidR="00EA2129" w:rsidRPr="00284087">
        <w:rPr>
          <w:rFonts w:ascii="Times" w:hAnsi="Times" w:cs="Times"/>
        </w:rPr>
        <w:t>Administrator</w:t>
      </w:r>
      <w:r w:rsidR="00EA2129">
        <w:rPr>
          <w:rFonts w:ascii="Times" w:hAnsi="Times" w:cs="Times"/>
        </w:rPr>
        <w:t xml:space="preserve">&gt; Edit </w:t>
      </w:r>
      <w:r w:rsidR="008D138C">
        <w:rPr>
          <w:rFonts w:ascii="Times" w:hAnsi="Times" w:cs="Times"/>
        </w:rPr>
        <w:t>License</w:t>
      </w:r>
      <w:bookmarkEnd w:id="223"/>
      <w:bookmarkEnd w:id="224"/>
    </w:p>
    <w:p w14:paraId="119A59CD" w14:textId="55BB95F6" w:rsidR="00330503" w:rsidRPr="00330503" w:rsidRDefault="00330503" w:rsidP="00330503">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32:</w:t>
      </w:r>
      <w:r>
        <w:rPr>
          <w:rFonts w:ascii="Times" w:eastAsia="Times" w:hAnsi="Times" w:cs="Times"/>
          <w:sz w:val="24"/>
          <w:szCs w:val="24"/>
        </w:rPr>
        <w:t xml:space="preserve"> </w:t>
      </w:r>
    </w:p>
    <w:tbl>
      <w:tblPr>
        <w:tblW w:w="5137"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3"/>
        <w:gridCol w:w="1660"/>
        <w:gridCol w:w="2196"/>
        <w:gridCol w:w="3072"/>
      </w:tblGrid>
      <w:tr w:rsidR="009F33DA" w:rsidRPr="008E335F" w14:paraId="1A36A8E0"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B4C53C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UC_A04</w:t>
            </w:r>
          </w:p>
        </w:tc>
      </w:tr>
      <w:tr w:rsidR="009F33DA" w:rsidRPr="008E335F" w14:paraId="06FAFC41" w14:textId="77777777" w:rsidTr="008B4646">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DF959F7"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0"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21FD223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UC_A04</w:t>
            </w:r>
          </w:p>
        </w:tc>
        <w:tc>
          <w:tcPr>
            <w:tcW w:w="1217"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071738E8"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70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0EEDF5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1.0</w:t>
            </w:r>
          </w:p>
        </w:tc>
      </w:tr>
      <w:tr w:rsidR="009F33DA" w:rsidRPr="008E335F" w14:paraId="04D1F6D6" w14:textId="77777777" w:rsidTr="008B4646">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5ABEF7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40"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00E0491"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Edit License</w:t>
            </w:r>
          </w:p>
        </w:tc>
      </w:tr>
      <w:tr w:rsidR="009F33DA" w:rsidRPr="008E335F" w14:paraId="2F609654" w14:textId="77777777" w:rsidTr="008B4646">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5F7202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4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4991251"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E335F" w14:paraId="2991A727" w14:textId="77777777" w:rsidTr="008B4646">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773D36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181194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19/07/2018</w:t>
            </w:r>
          </w:p>
        </w:tc>
        <w:tc>
          <w:tcPr>
            <w:tcW w:w="121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0B3F8AF"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704"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358326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8E335F" w14:paraId="06FA8B82"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3C65CE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7BE80786"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Administrator.</w:t>
            </w:r>
          </w:p>
          <w:p w14:paraId="0F75A38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2F104C70"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 xml:space="preserve">This use case allows the administrator to update license information such as name, price, duration, and description. </w:t>
            </w:r>
          </w:p>
          <w:p w14:paraId="1F5133F7"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lastRenderedPageBreak/>
              <w:t>Goal:</w:t>
            </w:r>
          </w:p>
          <w:p w14:paraId="094344F4"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License information will be changed in the system.</w:t>
            </w:r>
          </w:p>
          <w:p w14:paraId="74B8FD4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77D9BFA5"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rPr>
              <w:t>The administrator sends a command to edit license information.</w:t>
            </w:r>
          </w:p>
          <w:p w14:paraId="779A0CF5"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r>
          </w:p>
          <w:p w14:paraId="6BF0021F"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lang w:eastAsia="ja-JP"/>
              </w:rPr>
              <w:t>The actor has been login and accessed in the system with the proper role.</w:t>
            </w:r>
          </w:p>
          <w:p w14:paraId="718E477C"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7A59535C"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Success: The license information is updated.</w:t>
            </w:r>
          </w:p>
          <w:p w14:paraId="4FDFDF3D"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The license information is not updated and show an error message.</w:t>
            </w:r>
            <w:r w:rsidRPr="008B4646">
              <w:rPr>
                <w:rFonts w:ascii="Times" w:eastAsia="Times" w:hAnsi="Times" w:cs="Times"/>
              </w:rPr>
              <w:tab/>
            </w:r>
          </w:p>
          <w:p w14:paraId="5A8419E0"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95" w:type="dxa"/>
              <w:tblLook w:val="04A0" w:firstRow="1" w:lastRow="0" w:firstColumn="1" w:lastColumn="0" w:noHBand="0" w:noVBand="1"/>
            </w:tblPr>
            <w:tblGrid>
              <w:gridCol w:w="726"/>
              <w:gridCol w:w="3060"/>
              <w:gridCol w:w="5009"/>
            </w:tblGrid>
            <w:tr w:rsidR="009F33DA" w:rsidRPr="008B4646" w14:paraId="5B176E34" w14:textId="77777777" w:rsidTr="009F33DA">
              <w:tc>
                <w:tcPr>
                  <w:tcW w:w="726" w:type="dxa"/>
                  <w:shd w:val="clear" w:color="auto" w:fill="D9D9D9" w:themeFill="background1" w:themeFillShade="D9"/>
                </w:tcPr>
                <w:p w14:paraId="18E183BD"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60" w:type="dxa"/>
                  <w:shd w:val="clear" w:color="auto" w:fill="D9D9D9" w:themeFill="background1" w:themeFillShade="D9"/>
                </w:tcPr>
                <w:p w14:paraId="1E87A994"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5009" w:type="dxa"/>
                  <w:shd w:val="clear" w:color="auto" w:fill="D9D9D9" w:themeFill="background1" w:themeFillShade="D9"/>
                </w:tcPr>
                <w:p w14:paraId="558143EB"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0D37FF84" w14:textId="77777777" w:rsidTr="009F33DA">
              <w:tc>
                <w:tcPr>
                  <w:tcW w:w="726" w:type="dxa"/>
                </w:tcPr>
                <w:p w14:paraId="2CEBA6F2"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060" w:type="dxa"/>
                </w:tcPr>
                <w:p w14:paraId="67705486"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rPr>
                    <w:t xml:space="preserve">Actor </w:t>
                  </w:r>
                  <w:r w:rsidRPr="008B4646">
                    <w:rPr>
                      <w:rFonts w:ascii="Times" w:eastAsia="Times" w:hAnsi="Times" w:cs="Times"/>
                      <w:sz w:val="24"/>
                      <w:szCs w:val="24"/>
                      <w:lang w:eastAsia="ja-JP"/>
                    </w:rPr>
                    <w:t>goes to list license view.</w:t>
                  </w:r>
                </w:p>
              </w:tc>
              <w:tc>
                <w:tcPr>
                  <w:tcW w:w="5009" w:type="dxa"/>
                </w:tcPr>
                <w:p w14:paraId="5B6784E0" w14:textId="77777777" w:rsidR="009F33DA" w:rsidRPr="008B4646" w:rsidRDefault="009F33DA" w:rsidP="009F33DA">
                  <w:pPr>
                    <w:spacing w:line="276" w:lineRule="auto"/>
                    <w:rPr>
                      <w:rFonts w:ascii="Times" w:eastAsia="Times" w:hAnsi="Times" w:cs="Times"/>
                      <w:sz w:val="24"/>
                      <w:szCs w:val="24"/>
                    </w:rPr>
                  </w:pPr>
                </w:p>
                <w:p w14:paraId="2D616A4E"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noProof/>
                      <w:sz w:val="24"/>
                      <w:szCs w:val="24"/>
                    </w:rPr>
                    <w:t>The system</w:t>
                  </w:r>
                  <w:r w:rsidRPr="008B4646">
                    <w:rPr>
                      <w:rFonts w:ascii="Times" w:eastAsia="Times" w:hAnsi="Times" w:cs="Times"/>
                      <w:sz w:val="24"/>
                      <w:szCs w:val="24"/>
                    </w:rPr>
                    <w:t xml:space="preserve"> shows list all licenses</w:t>
                  </w:r>
                </w:p>
              </w:tc>
            </w:tr>
            <w:tr w:rsidR="009F33DA" w:rsidRPr="008B4646" w14:paraId="6D985294" w14:textId="77777777" w:rsidTr="009F33DA">
              <w:tc>
                <w:tcPr>
                  <w:tcW w:w="726" w:type="dxa"/>
                </w:tcPr>
                <w:p w14:paraId="385221E0"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60" w:type="dxa"/>
                </w:tcPr>
                <w:p w14:paraId="41EA6DAF" w14:textId="77777777" w:rsidR="009F33DA" w:rsidRPr="008B4646" w:rsidRDefault="009F33DA" w:rsidP="009F33DA">
                  <w:pPr>
                    <w:spacing w:line="276" w:lineRule="auto"/>
                    <w:rPr>
                      <w:rFonts w:ascii="Times" w:eastAsia="Times" w:hAnsi="Times" w:cs="Times"/>
                      <w:sz w:val="24"/>
                      <w:szCs w:val="24"/>
                    </w:rPr>
                  </w:pPr>
                  <w:r w:rsidRPr="008B4646">
                    <w:rPr>
                      <w:rFonts w:ascii="Times" w:eastAsia="Times" w:hAnsi="Times" w:cs="Times"/>
                      <w:sz w:val="24"/>
                      <w:szCs w:val="24"/>
                    </w:rPr>
                    <w:t>Actor sends a command to edit license information</w:t>
                  </w:r>
                </w:p>
              </w:tc>
              <w:tc>
                <w:tcPr>
                  <w:tcW w:w="5009" w:type="dxa"/>
                </w:tcPr>
                <w:p w14:paraId="597EAE36" w14:textId="77777777" w:rsidR="009F33DA" w:rsidRPr="008B4646" w:rsidRDefault="009F33DA" w:rsidP="009F33DA">
                  <w:pPr>
                    <w:spacing w:line="276" w:lineRule="auto"/>
                    <w:contextualSpacing/>
                    <w:rPr>
                      <w:rFonts w:ascii="Times" w:eastAsia="Times" w:hAnsi="Times" w:cs="Times"/>
                      <w:sz w:val="24"/>
                      <w:szCs w:val="24"/>
                      <w:lang w:eastAsia="ja-JP"/>
                    </w:rPr>
                  </w:pPr>
                </w:p>
                <w:p w14:paraId="6BEE2D13"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requires information:</w:t>
                  </w:r>
                </w:p>
                <w:p w14:paraId="2B441B7A"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Name: free text input, required, max length 255</w:t>
                  </w:r>
                </w:p>
                <w:p w14:paraId="6EDEEE9C"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Price: number text input, max length 11</w:t>
                  </w:r>
                </w:p>
                <w:p w14:paraId="7974C7F6"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Duration: number text input, max length 11</w:t>
                  </w:r>
                </w:p>
                <w:p w14:paraId="10281AC9"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Description: free text input, max length 255</w:t>
                  </w:r>
                </w:p>
              </w:tc>
            </w:tr>
            <w:tr w:rsidR="009F33DA" w:rsidRPr="008B4646" w14:paraId="4F3E5089" w14:textId="77777777" w:rsidTr="009F33DA">
              <w:tc>
                <w:tcPr>
                  <w:tcW w:w="726" w:type="dxa"/>
                </w:tcPr>
                <w:p w14:paraId="07A4F580"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060" w:type="dxa"/>
                </w:tcPr>
                <w:p w14:paraId="5E6ADB2F"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rPr>
                    <w:t>Actor inputs information.</w:t>
                  </w:r>
                </w:p>
              </w:tc>
              <w:tc>
                <w:tcPr>
                  <w:tcW w:w="5009" w:type="dxa"/>
                </w:tcPr>
                <w:p w14:paraId="44676FF1" w14:textId="77777777" w:rsidR="009F33DA" w:rsidRPr="008B4646" w:rsidRDefault="009F33DA" w:rsidP="009F33DA">
                  <w:pPr>
                    <w:spacing w:line="276" w:lineRule="auto"/>
                    <w:rPr>
                      <w:rFonts w:ascii="Times" w:eastAsia="Times" w:hAnsi="Times" w:cs="Times"/>
                      <w:sz w:val="24"/>
                      <w:szCs w:val="24"/>
                    </w:rPr>
                  </w:pPr>
                </w:p>
              </w:tc>
            </w:tr>
            <w:tr w:rsidR="009F33DA" w:rsidRPr="008B4646" w14:paraId="198188BD" w14:textId="77777777" w:rsidTr="009F33DA">
              <w:tc>
                <w:tcPr>
                  <w:tcW w:w="726" w:type="dxa"/>
                </w:tcPr>
                <w:p w14:paraId="24A46566"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Cambria" w:hAnsi="Times" w:cs="Times"/>
                      <w:sz w:val="24"/>
                      <w:szCs w:val="24"/>
                      <w:lang w:eastAsia="ja-JP"/>
                    </w:rPr>
                    <w:t>4</w:t>
                  </w:r>
                </w:p>
              </w:tc>
              <w:tc>
                <w:tcPr>
                  <w:tcW w:w="3060" w:type="dxa"/>
                </w:tcPr>
                <w:p w14:paraId="51D2B46C"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t>Actor sends a command to save.</w:t>
                  </w:r>
                </w:p>
                <w:p w14:paraId="1B60802F" w14:textId="77777777" w:rsidR="009F33DA" w:rsidRPr="008B4646" w:rsidRDefault="009F33DA" w:rsidP="009F33DA">
                  <w:pPr>
                    <w:spacing w:line="276" w:lineRule="auto"/>
                    <w:rPr>
                      <w:rFonts w:ascii="Times" w:eastAsia="Times,Cambria" w:hAnsi="Times" w:cs="Times"/>
                      <w:sz w:val="24"/>
                      <w:szCs w:val="24"/>
                    </w:rPr>
                  </w:pPr>
                  <w:r w:rsidRPr="008B4646">
                    <w:rPr>
                      <w:rFonts w:ascii="Times" w:eastAsia="Times" w:hAnsi="Times" w:cs="Times"/>
                      <w:sz w:val="24"/>
                      <w:szCs w:val="24"/>
                    </w:rPr>
                    <w:t xml:space="preserve"> [Alternative 1]</w:t>
                  </w:r>
                </w:p>
              </w:tc>
              <w:tc>
                <w:tcPr>
                  <w:tcW w:w="5009" w:type="dxa"/>
                </w:tcPr>
                <w:p w14:paraId="60224298" w14:textId="77777777" w:rsidR="009F33DA" w:rsidRPr="008B4646" w:rsidRDefault="009F33DA" w:rsidP="009F33DA">
                  <w:pPr>
                    <w:spacing w:line="276" w:lineRule="auto"/>
                    <w:contextualSpacing/>
                    <w:jc w:val="both"/>
                    <w:rPr>
                      <w:rFonts w:ascii="Times" w:eastAsia="Times" w:hAnsi="Times" w:cs="Times"/>
                      <w:sz w:val="24"/>
                      <w:szCs w:val="24"/>
                    </w:rPr>
                  </w:pPr>
                </w:p>
                <w:p w14:paraId="1D61B1EA" w14:textId="77777777" w:rsidR="009F33DA" w:rsidRPr="008B4646" w:rsidRDefault="009F33DA" w:rsidP="009F33DA">
                  <w:pPr>
                    <w:spacing w:line="276" w:lineRule="auto"/>
                    <w:contextualSpacing/>
                    <w:jc w:val="both"/>
                    <w:rPr>
                      <w:rFonts w:ascii="Times" w:eastAsia="Times" w:hAnsi="Times" w:cs="Times"/>
                      <w:sz w:val="24"/>
                      <w:szCs w:val="24"/>
                    </w:rPr>
                  </w:pPr>
                  <w:r w:rsidRPr="008B4646">
                    <w:rPr>
                      <w:rFonts w:ascii="Times" w:eastAsia="Times" w:hAnsi="Times" w:cs="Times"/>
                      <w:sz w:val="24"/>
                      <w:szCs w:val="24"/>
                    </w:rPr>
                    <w:t>License information is updated.</w:t>
                  </w:r>
                </w:p>
                <w:p w14:paraId="47F318AD"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 xml:space="preserve">[Exception 1]  </w:t>
                  </w:r>
                </w:p>
                <w:p w14:paraId="5406874D" w14:textId="77777777" w:rsidR="009F33DA" w:rsidRPr="008B4646" w:rsidRDefault="009F33DA" w:rsidP="009F33DA">
                  <w:pPr>
                    <w:spacing w:line="276" w:lineRule="auto"/>
                    <w:ind w:left="720"/>
                    <w:contextualSpacing/>
                    <w:jc w:val="both"/>
                    <w:rPr>
                      <w:rFonts w:ascii="Times" w:eastAsia="Times" w:hAnsi="Times" w:cs="Times"/>
                      <w:sz w:val="24"/>
                      <w:szCs w:val="24"/>
                    </w:rPr>
                  </w:pPr>
                  <w:r w:rsidRPr="008B4646">
                    <w:rPr>
                      <w:rFonts w:ascii="Times" w:eastAsia="Times" w:hAnsi="Times" w:cs="Times"/>
                      <w:sz w:val="24"/>
                      <w:szCs w:val="24"/>
                    </w:rPr>
                    <w:t xml:space="preserve">[Exception 2] </w:t>
                  </w:r>
                </w:p>
              </w:tc>
            </w:tr>
          </w:tbl>
          <w:p w14:paraId="1967867E" w14:textId="77777777" w:rsidR="009F33DA" w:rsidRPr="008B4646" w:rsidRDefault="009F33DA" w:rsidP="009F33DA">
            <w:pPr>
              <w:spacing w:line="276" w:lineRule="auto"/>
              <w:rPr>
                <w:rFonts w:ascii="Times" w:eastAsia="Times" w:hAnsi="Times" w:cs="Times"/>
                <w:lang w:eastAsia="ja-JP"/>
              </w:rPr>
            </w:pPr>
          </w:p>
          <w:p w14:paraId="339F3C5B"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w:t>
            </w:r>
          </w:p>
          <w:tbl>
            <w:tblPr>
              <w:tblStyle w:val="TableGrid"/>
              <w:tblW w:w="8795" w:type="dxa"/>
              <w:tblLook w:val="04A0" w:firstRow="1" w:lastRow="0" w:firstColumn="1" w:lastColumn="0" w:noHBand="0" w:noVBand="1"/>
            </w:tblPr>
            <w:tblGrid>
              <w:gridCol w:w="697"/>
              <w:gridCol w:w="3510"/>
              <w:gridCol w:w="4588"/>
            </w:tblGrid>
            <w:tr w:rsidR="009F33DA" w:rsidRPr="008B4646" w14:paraId="7F9E6FDE" w14:textId="77777777" w:rsidTr="009F33DA">
              <w:tc>
                <w:tcPr>
                  <w:tcW w:w="697" w:type="dxa"/>
                  <w:shd w:val="clear" w:color="auto" w:fill="D9D9D9" w:themeFill="background1" w:themeFillShade="D9"/>
                </w:tcPr>
                <w:p w14:paraId="7EDB4BD1"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3DF88C2F"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588" w:type="dxa"/>
                  <w:shd w:val="clear" w:color="auto" w:fill="D9D9D9" w:themeFill="background1" w:themeFillShade="D9"/>
                </w:tcPr>
                <w:p w14:paraId="0326B946"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2CA9997C" w14:textId="77777777" w:rsidTr="009F33DA">
              <w:tc>
                <w:tcPr>
                  <w:tcW w:w="697" w:type="dxa"/>
                </w:tcPr>
                <w:p w14:paraId="7C3695C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551BF27E"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Cambria" w:hAnsi="Times" w:cs="Times"/>
                      <w:color w:val="auto"/>
                      <w:sz w:val="24"/>
                      <w:szCs w:val="24"/>
                      <w:lang w:eastAsia="ja-JP"/>
                    </w:rPr>
                    <w:t>Actor sends a command to cancel.</w:t>
                  </w:r>
                </w:p>
              </w:tc>
              <w:tc>
                <w:tcPr>
                  <w:tcW w:w="4588" w:type="dxa"/>
                </w:tcPr>
                <w:p w14:paraId="2C329C79" w14:textId="77777777" w:rsidR="009F33DA" w:rsidRPr="008B4646" w:rsidRDefault="009F33DA" w:rsidP="009F33DA">
                  <w:pPr>
                    <w:spacing w:line="276" w:lineRule="auto"/>
                    <w:rPr>
                      <w:rFonts w:ascii="Times" w:eastAsia="Times,Cambria" w:hAnsi="Times" w:cs="Times"/>
                      <w:color w:val="auto"/>
                      <w:sz w:val="24"/>
                      <w:szCs w:val="24"/>
                      <w:lang w:eastAsia="ja-JP"/>
                    </w:rPr>
                  </w:pPr>
                  <w:r w:rsidRPr="008B4646">
                    <w:rPr>
                      <w:rFonts w:ascii="Times" w:eastAsia="Times" w:hAnsi="Times" w:cs="Times"/>
                      <w:color w:val="auto"/>
                      <w:sz w:val="24"/>
                      <w:szCs w:val="24"/>
                    </w:rPr>
                    <w:t>The system will close the edit license view</w:t>
                  </w:r>
                  <w:r w:rsidRPr="008B4646">
                    <w:rPr>
                      <w:rFonts w:ascii="Times" w:eastAsia="Times,Cambria" w:hAnsi="Times" w:cs="Times"/>
                      <w:color w:val="auto"/>
                      <w:sz w:val="24"/>
                      <w:szCs w:val="24"/>
                      <w:lang w:eastAsia="ja-JP"/>
                    </w:rPr>
                    <w:t>.</w:t>
                  </w:r>
                </w:p>
              </w:tc>
            </w:tr>
          </w:tbl>
          <w:p w14:paraId="0172077D" w14:textId="77777777" w:rsidR="009F33DA" w:rsidRPr="008B4646" w:rsidRDefault="009F33DA" w:rsidP="009F33DA">
            <w:pPr>
              <w:spacing w:line="276" w:lineRule="auto"/>
              <w:rPr>
                <w:rFonts w:ascii="Times" w:eastAsia="Times" w:hAnsi="Times" w:cs="Times"/>
                <w:lang w:eastAsia="ja-JP"/>
              </w:rPr>
            </w:pPr>
          </w:p>
          <w:p w14:paraId="0E95E6EF"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r w:rsidRPr="008B4646">
              <w:rPr>
                <w:rFonts w:ascii="Times" w:eastAsia="Times" w:hAnsi="Times" w:cs="Times"/>
                <w:lang w:eastAsia="ja-JP"/>
              </w:rPr>
              <w:t xml:space="preserve"> </w:t>
            </w:r>
          </w:p>
          <w:tbl>
            <w:tblPr>
              <w:tblStyle w:val="TableGrid"/>
              <w:tblW w:w="8795" w:type="dxa"/>
              <w:tblLook w:val="04A0" w:firstRow="1" w:lastRow="0" w:firstColumn="1" w:lastColumn="0" w:noHBand="0" w:noVBand="1"/>
            </w:tblPr>
            <w:tblGrid>
              <w:gridCol w:w="697"/>
              <w:gridCol w:w="3510"/>
              <w:gridCol w:w="4588"/>
            </w:tblGrid>
            <w:tr w:rsidR="009F33DA" w:rsidRPr="008B4646" w14:paraId="68734BEB" w14:textId="77777777" w:rsidTr="009F33DA">
              <w:tc>
                <w:tcPr>
                  <w:tcW w:w="697" w:type="dxa"/>
                  <w:shd w:val="clear" w:color="auto" w:fill="D9D9D9" w:themeFill="background1" w:themeFillShade="D9"/>
                </w:tcPr>
                <w:p w14:paraId="27C90BDC"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66D8BC44"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588" w:type="dxa"/>
                  <w:shd w:val="clear" w:color="auto" w:fill="D9D9D9" w:themeFill="background1" w:themeFillShade="D9"/>
                </w:tcPr>
                <w:p w14:paraId="23BB6DE2"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3E91FCBB" w14:textId="77777777" w:rsidTr="009F33DA">
              <w:tc>
                <w:tcPr>
                  <w:tcW w:w="697" w:type="dxa"/>
                </w:tcPr>
                <w:p w14:paraId="2A3467E4"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510" w:type="dxa"/>
                </w:tcPr>
                <w:p w14:paraId="3782506C"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noProof/>
                      <w:sz w:val="24"/>
                      <w:szCs w:val="24"/>
                      <w:lang w:eastAsia="ja-JP"/>
                    </w:rPr>
                    <w:t>The actor</w:t>
                  </w:r>
                  <w:r w:rsidRPr="008B4646">
                    <w:rPr>
                      <w:rFonts w:ascii="Times" w:eastAsia="Times" w:hAnsi="Times" w:cs="Times"/>
                      <w:sz w:val="24"/>
                      <w:szCs w:val="24"/>
                      <w:lang w:eastAsia="ja-JP"/>
                    </w:rPr>
                    <w:t xml:space="preserve"> does not input the required field.</w:t>
                  </w:r>
                </w:p>
              </w:tc>
              <w:tc>
                <w:tcPr>
                  <w:tcW w:w="4588" w:type="dxa"/>
                </w:tcPr>
                <w:p w14:paraId="1D541AB9"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 xml:space="preserve">System notices that actor need to input all those </w:t>
                  </w:r>
                  <w:r w:rsidRPr="008B4646">
                    <w:rPr>
                      <w:rFonts w:ascii="Times" w:eastAsia="Times" w:hAnsi="Times" w:cs="Times"/>
                      <w:noProof/>
                      <w:sz w:val="24"/>
                      <w:szCs w:val="24"/>
                      <w:lang w:eastAsia="ja-JP"/>
                    </w:rPr>
                    <w:t>fields</w:t>
                  </w:r>
                  <w:r w:rsidRPr="008B4646">
                    <w:rPr>
                      <w:rFonts w:ascii="Times" w:eastAsia="Times" w:hAnsi="Times" w:cs="Times"/>
                      <w:sz w:val="24"/>
                      <w:szCs w:val="24"/>
                      <w:lang w:eastAsia="ja-JP"/>
                    </w:rPr>
                    <w:t>.</w:t>
                  </w:r>
                </w:p>
              </w:tc>
            </w:tr>
            <w:tr w:rsidR="009F33DA" w:rsidRPr="008B4646" w14:paraId="5D54EB26" w14:textId="77777777" w:rsidTr="009F33DA">
              <w:tc>
                <w:tcPr>
                  <w:tcW w:w="697" w:type="dxa"/>
                </w:tcPr>
                <w:p w14:paraId="01995D64"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lang w:eastAsia="ja-JP"/>
                    </w:rPr>
                    <w:t>2</w:t>
                  </w:r>
                </w:p>
              </w:tc>
              <w:tc>
                <w:tcPr>
                  <w:tcW w:w="3510" w:type="dxa"/>
                </w:tcPr>
                <w:p w14:paraId="73A0756E"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Actor inputs wrong some fields with</w:t>
                  </w:r>
                  <w:r w:rsidRPr="008B4646">
                    <w:rPr>
                      <w:rFonts w:ascii="Times" w:eastAsia="Times" w:hAnsi="Times" w:cs="Times"/>
                      <w:lang w:eastAsia="ja-JP"/>
                    </w:rPr>
                    <w:t xml:space="preserve"> the</w:t>
                  </w:r>
                  <w:r w:rsidRPr="008B4646">
                    <w:rPr>
                      <w:rFonts w:ascii="Times" w:eastAsia="Times" w:hAnsi="Times" w:cs="Times"/>
                      <w:sz w:val="24"/>
                      <w:szCs w:val="24"/>
                      <w:lang w:eastAsia="ja-JP"/>
                    </w:rPr>
                    <w:t xml:space="preserve"> requirement.</w:t>
                  </w:r>
                </w:p>
              </w:tc>
              <w:tc>
                <w:tcPr>
                  <w:tcW w:w="4588" w:type="dxa"/>
                </w:tcPr>
                <w:p w14:paraId="6DC5EE53"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System notices that actor need to re-input all those fields.</w:t>
                  </w:r>
                </w:p>
              </w:tc>
            </w:tr>
          </w:tbl>
          <w:p w14:paraId="1DCDFA88" w14:textId="77777777" w:rsidR="009F33DA" w:rsidRPr="008B4646" w:rsidRDefault="009F33DA" w:rsidP="009F33DA">
            <w:pPr>
              <w:spacing w:line="276" w:lineRule="auto"/>
              <w:rPr>
                <w:rFonts w:ascii="Times" w:eastAsia="Times" w:hAnsi="Times" w:cs="Times"/>
                <w:lang w:eastAsia="ja-JP"/>
              </w:rPr>
            </w:pPr>
          </w:p>
          <w:p w14:paraId="0210F233"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5F284A3E"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27B523D0" w14:textId="77777777" w:rsidR="009F33DA" w:rsidRPr="008B4646" w:rsidRDefault="009F33DA" w:rsidP="00CB7118">
            <w:pPr>
              <w:pStyle w:val="ListParagraph"/>
              <w:numPr>
                <w:ilvl w:val="0"/>
                <w:numId w:val="49"/>
              </w:numPr>
              <w:spacing w:before="120" w:after="120" w:line="276" w:lineRule="auto"/>
              <w:rPr>
                <w:rFonts w:ascii="Times" w:eastAsia="Times" w:hAnsi="Times" w:cs="Times"/>
              </w:rPr>
            </w:pPr>
            <w:r w:rsidRPr="008B4646">
              <w:rPr>
                <w:rFonts w:ascii="Times" w:eastAsia="Times" w:hAnsi="Times" w:cs="Times"/>
              </w:rPr>
              <w:lastRenderedPageBreak/>
              <w:t>The administrator must be input information to update, input information includes</w:t>
            </w:r>
            <w:r w:rsidRPr="008B4646">
              <w:rPr>
                <w:rFonts w:ascii="Times" w:eastAsia="Times,Cambria" w:hAnsi="Times" w:cs="Times"/>
                <w:lang w:eastAsia="ja-JP"/>
              </w:rPr>
              <w:t xml:space="preserve"> price</w:t>
            </w:r>
            <w:r w:rsidRPr="008B4646">
              <w:rPr>
                <w:rFonts w:ascii="Times" w:eastAsia="Times" w:hAnsi="Times" w:cs="Times"/>
              </w:rPr>
              <w:t xml:space="preserve"> and duration must be an integer.</w:t>
            </w:r>
          </w:p>
          <w:p w14:paraId="6B2BB3A2"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rPr>
              <w:t>A new account would be updated with inputted information:</w:t>
            </w:r>
          </w:p>
          <w:p w14:paraId="06973C3A"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rPr>
              <w:t>If the update success, the account information would be change</w:t>
            </w:r>
            <w:r w:rsidRPr="008B4646">
              <w:rPr>
                <w:rFonts w:ascii="Times" w:eastAsia="Times,Cambria" w:hAnsi="Times" w:cs="Times"/>
                <w:lang w:eastAsia="ja-JP"/>
              </w:rPr>
              <w:t>.</w:t>
            </w:r>
          </w:p>
          <w:p w14:paraId="72EE1F9C" w14:textId="77777777" w:rsidR="009F33DA" w:rsidRPr="008B4646" w:rsidRDefault="009F33DA" w:rsidP="00CB7118">
            <w:pPr>
              <w:pStyle w:val="ListParagraph"/>
              <w:numPr>
                <w:ilvl w:val="1"/>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 xml:space="preserve">If the update </w:t>
            </w:r>
            <w:r w:rsidRPr="008B4646">
              <w:rPr>
                <w:rFonts w:ascii="Times" w:eastAsia="Times" w:hAnsi="Times" w:cs="Times"/>
                <w:noProof/>
                <w:lang w:eastAsia="ja-JP"/>
              </w:rPr>
              <w:t>fails</w:t>
            </w:r>
            <w:r w:rsidRPr="008B4646">
              <w:rPr>
                <w:rFonts w:ascii="Times" w:eastAsia="Times" w:hAnsi="Times" w:cs="Times"/>
                <w:lang w:eastAsia="ja-JP"/>
              </w:rPr>
              <w:t xml:space="preserve">, </w:t>
            </w:r>
            <w:r w:rsidRPr="008B4646">
              <w:rPr>
                <w:rFonts w:ascii="Times" w:eastAsia="Times" w:hAnsi="Times" w:cs="Times"/>
              </w:rPr>
              <w:t>the account information wouldn’t be change</w:t>
            </w:r>
            <w:r w:rsidRPr="008B4646">
              <w:rPr>
                <w:rFonts w:ascii="Times" w:eastAsia="Times" w:hAnsi="Times" w:cs="Times"/>
                <w:lang w:eastAsia="ja-JP"/>
              </w:rPr>
              <w:t>. And the system will show an error message for the administrator.</w:t>
            </w:r>
          </w:p>
          <w:p w14:paraId="343F99C3"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Reload account information and display new information has been updated.</w:t>
            </w:r>
          </w:p>
        </w:tc>
      </w:tr>
    </w:tbl>
    <w:p w14:paraId="4B40DE4D" w14:textId="31BF0BF5"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33 Use Case:</w:t>
      </w:r>
      <w:r w:rsidRPr="00E21E20">
        <w:rPr>
          <w:rFonts w:ascii="Times" w:eastAsia="Times" w:hAnsi="Times" w:cs="Times"/>
          <w:sz w:val="24"/>
          <w:szCs w:val="24"/>
        </w:rPr>
        <w:t xml:space="preserve"> </w:t>
      </w:r>
    </w:p>
    <w:p w14:paraId="5BEE0EF4" w14:textId="2B1794D0" w:rsidR="00DA2F93" w:rsidRDefault="00DA2F93" w:rsidP="00CB7118">
      <w:pPr>
        <w:pStyle w:val="Heading4"/>
        <w:numPr>
          <w:ilvl w:val="2"/>
          <w:numId w:val="39"/>
        </w:numPr>
        <w:ind w:left="1985" w:hanging="851"/>
        <w:rPr>
          <w:rFonts w:ascii="Times" w:hAnsi="Times" w:cs="Times"/>
        </w:rPr>
      </w:pPr>
      <w:bookmarkStart w:id="225" w:name="_Toc520105332"/>
      <w:bookmarkStart w:id="226" w:name="_Toc520105502"/>
      <w:r w:rsidRPr="00284087">
        <w:rPr>
          <w:rFonts w:ascii="Times" w:hAnsi="Times" w:cs="Times"/>
        </w:rPr>
        <w:t>Authenticated</w:t>
      </w:r>
      <w:r w:rsidR="00EA2129">
        <w:rPr>
          <w:rFonts w:ascii="Times" w:hAnsi="Times" w:cs="Times"/>
        </w:rPr>
        <w:t xml:space="preserve"> User Overview Use Case</w:t>
      </w:r>
      <w:bookmarkEnd w:id="225"/>
      <w:bookmarkEnd w:id="226"/>
    </w:p>
    <w:p w14:paraId="42B4B76B" w14:textId="255A3D14" w:rsidR="009F33DA" w:rsidRDefault="009F33DA" w:rsidP="009F33DA">
      <w:r>
        <w:rPr>
          <w:noProof/>
        </w:rPr>
        <w:drawing>
          <wp:inline distT="0" distB="0" distL="0" distR="0" wp14:anchorId="59DDF9D1" wp14:editId="19CE2240">
            <wp:extent cx="5581650" cy="1612944"/>
            <wp:effectExtent l="0" t="0" r="0" b="0"/>
            <wp:docPr id="14218980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581650" cy="1612944"/>
                    </a:xfrm>
                    <a:prstGeom prst="rect">
                      <a:avLst/>
                    </a:prstGeom>
                  </pic:spPr>
                </pic:pic>
              </a:graphicData>
            </a:graphic>
          </wp:inline>
        </w:drawing>
      </w:r>
    </w:p>
    <w:p w14:paraId="11E5FB5D" w14:textId="1324E5DE" w:rsidR="00330503" w:rsidRPr="00330503" w:rsidRDefault="00330503" w:rsidP="00330503">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33:</w:t>
      </w:r>
      <w:r>
        <w:rPr>
          <w:rFonts w:ascii="Times" w:eastAsia="Times" w:hAnsi="Times" w:cs="Times"/>
          <w:sz w:val="24"/>
          <w:szCs w:val="24"/>
        </w:rPr>
        <w:t xml:space="preserve"> </w:t>
      </w:r>
    </w:p>
    <w:p w14:paraId="4899DE8A" w14:textId="4D39906A" w:rsidR="00DA2F93" w:rsidRDefault="008D138C" w:rsidP="00CB7118">
      <w:pPr>
        <w:pStyle w:val="Heading5"/>
        <w:numPr>
          <w:ilvl w:val="3"/>
          <w:numId w:val="39"/>
        </w:numPr>
        <w:ind w:left="2410" w:hanging="992"/>
        <w:rPr>
          <w:rFonts w:ascii="Times" w:hAnsi="Times" w:cs="Times"/>
        </w:rPr>
      </w:pPr>
      <w:bookmarkStart w:id="227" w:name="_Toc520105333"/>
      <w:bookmarkStart w:id="228" w:name="_Toc520105503"/>
      <w:r>
        <w:rPr>
          <w:rFonts w:ascii="Times" w:hAnsi="Times" w:cs="Times"/>
        </w:rPr>
        <w:t>&lt;</w:t>
      </w:r>
      <w:r w:rsidRPr="008D138C">
        <w:rPr>
          <w:rFonts w:ascii="Times" w:hAnsi="Times" w:cs="Times"/>
        </w:rPr>
        <w:t xml:space="preserve"> </w:t>
      </w:r>
      <w:r w:rsidRPr="00284087">
        <w:rPr>
          <w:rFonts w:ascii="Times" w:hAnsi="Times" w:cs="Times"/>
        </w:rPr>
        <w:t>Authenticated</w:t>
      </w:r>
      <w:r>
        <w:rPr>
          <w:rFonts w:ascii="Times" w:hAnsi="Times" w:cs="Times"/>
        </w:rPr>
        <w:t xml:space="preserve"> User&gt; Logout Account</w:t>
      </w:r>
      <w:bookmarkEnd w:id="227"/>
      <w:bookmarkEnd w:id="228"/>
    </w:p>
    <w:p w14:paraId="54F943C1" w14:textId="616ADD8F" w:rsidR="009F33DA" w:rsidRDefault="009F33DA" w:rsidP="009F33DA">
      <w:r>
        <w:rPr>
          <w:noProof/>
        </w:rPr>
        <w:drawing>
          <wp:inline distT="0" distB="0" distL="0" distR="0" wp14:anchorId="1187091B" wp14:editId="04751E5D">
            <wp:extent cx="5572125" cy="1647825"/>
            <wp:effectExtent l="0" t="0" r="0" b="0"/>
            <wp:docPr id="2100792005" name="picture" title="AuthenticatedUserLog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572125" cy="1647825"/>
                    </a:xfrm>
                    <a:prstGeom prst="rect">
                      <a:avLst/>
                    </a:prstGeom>
                  </pic:spPr>
                </pic:pic>
              </a:graphicData>
            </a:graphic>
          </wp:inline>
        </w:drawing>
      </w:r>
    </w:p>
    <w:p w14:paraId="5BC2A252" w14:textId="352B1835" w:rsidR="00330503" w:rsidRPr="00330503" w:rsidRDefault="00330503" w:rsidP="00330503">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34:</w:t>
      </w:r>
      <w:r>
        <w:rPr>
          <w:rFonts w:ascii="Times" w:eastAsia="Times" w:hAnsi="Times" w:cs="Times"/>
          <w:sz w:val="24"/>
          <w:szCs w:val="24"/>
        </w:rPr>
        <w:t xml:space="preserve"> </w:t>
      </w:r>
    </w:p>
    <w:tbl>
      <w:tblPr>
        <w:tblW w:w="5137"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3"/>
        <w:gridCol w:w="1660"/>
        <w:gridCol w:w="2196"/>
        <w:gridCol w:w="3072"/>
      </w:tblGrid>
      <w:tr w:rsidR="009F33DA" w:rsidRPr="008B4646" w14:paraId="69667BB0"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79A927B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UC_AU01</w:t>
            </w:r>
          </w:p>
        </w:tc>
      </w:tr>
      <w:tr w:rsidR="009F33DA" w:rsidRPr="008B4646" w14:paraId="3891C0ED" w14:textId="77777777" w:rsidTr="008B4646">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BA3FCD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0"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D28494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UC_AU01</w:t>
            </w:r>
          </w:p>
        </w:tc>
        <w:tc>
          <w:tcPr>
            <w:tcW w:w="1217"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0D9116D2"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70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22535E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1.0</w:t>
            </w:r>
          </w:p>
        </w:tc>
      </w:tr>
      <w:tr w:rsidR="009F33DA" w:rsidRPr="008B4646" w14:paraId="10C18D7E" w14:textId="77777777" w:rsidTr="008B4646">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AA30E0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40"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EED4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Logout Account</w:t>
            </w:r>
          </w:p>
        </w:tc>
      </w:tr>
      <w:tr w:rsidR="009F33DA" w:rsidRPr="008B4646" w14:paraId="0311EDEC" w14:textId="77777777" w:rsidTr="008B4646">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C5DE66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4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95BD547"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38705654" w14:textId="77777777" w:rsidTr="008B4646">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1E12424"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53455C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1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3CB2522"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704"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35C568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8B4646" w14:paraId="7AB94FE7"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8ACB3E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247E612A"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Authenticated User.</w:t>
            </w:r>
          </w:p>
          <w:p w14:paraId="1F623D3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16D3EA63"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lang w:eastAsia="ja-JP"/>
              </w:rPr>
              <w:t xml:space="preserve">This use case allows the actor to </w:t>
            </w:r>
            <w:r w:rsidRPr="008B4646">
              <w:rPr>
                <w:rFonts w:ascii="Times" w:eastAsia="Times" w:hAnsi="Times" w:cs="Times"/>
                <w:noProof/>
                <w:lang w:eastAsia="ja-JP"/>
              </w:rPr>
              <w:t>log out</w:t>
            </w:r>
            <w:r w:rsidRPr="008B4646">
              <w:rPr>
                <w:rFonts w:ascii="Times" w:eastAsia="Times" w:hAnsi="Times" w:cs="Times"/>
                <w:lang w:eastAsia="ja-JP"/>
              </w:rPr>
              <w:t xml:space="preserve"> of the system</w:t>
            </w:r>
            <w:r w:rsidRPr="008B4646">
              <w:rPr>
                <w:rFonts w:ascii="Times" w:eastAsia="Times" w:hAnsi="Times" w:cs="Times"/>
              </w:rPr>
              <w:t xml:space="preserve">. </w:t>
            </w:r>
          </w:p>
          <w:p w14:paraId="5AD3854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7FAD8A53"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noProof/>
                <w:lang w:eastAsia="ja-JP"/>
              </w:rPr>
              <w:t>The authenticated</w:t>
            </w:r>
            <w:r w:rsidRPr="008B4646">
              <w:rPr>
                <w:rFonts w:ascii="Times" w:eastAsia="Times" w:hAnsi="Times" w:cs="Times"/>
                <w:lang w:eastAsia="ja-JP"/>
              </w:rPr>
              <w:t xml:space="preserve"> user stops accessing the system</w:t>
            </w:r>
            <w:r w:rsidRPr="008B4646">
              <w:rPr>
                <w:rFonts w:ascii="Times" w:eastAsia="Times" w:hAnsi="Times" w:cs="Times"/>
              </w:rPr>
              <w:t>.</w:t>
            </w:r>
          </w:p>
          <w:p w14:paraId="3FA08A9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0CF08C42"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noProof/>
                <w:lang w:eastAsia="ja-JP"/>
              </w:rPr>
              <w:t>The authenticated</w:t>
            </w:r>
            <w:r w:rsidRPr="008B4646">
              <w:rPr>
                <w:rFonts w:ascii="Times" w:eastAsia="Times" w:hAnsi="Times" w:cs="Times"/>
                <w:lang w:eastAsia="ja-JP"/>
              </w:rPr>
              <w:t xml:space="preserve"> user sends the logout command</w:t>
            </w:r>
            <w:r w:rsidRPr="008B4646">
              <w:rPr>
                <w:rFonts w:ascii="Times" w:eastAsia="Times" w:hAnsi="Times" w:cs="Times"/>
              </w:rPr>
              <w:t>.</w:t>
            </w:r>
          </w:p>
          <w:p w14:paraId="03418092"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lastRenderedPageBreak/>
              <w:t>Preconditions:</w:t>
            </w:r>
            <w:r w:rsidRPr="008B4646">
              <w:rPr>
                <w:rFonts w:ascii="Times" w:eastAsia="Times" w:hAnsi="Times" w:cs="Times"/>
                <w:lang w:eastAsia="ja-JP"/>
              </w:rPr>
              <w:tab/>
            </w:r>
          </w:p>
          <w:p w14:paraId="02EE042F"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lang w:eastAsia="ja-JP"/>
              </w:rPr>
              <w:t>Authenticated user has been login and accessed in the system.</w:t>
            </w:r>
          </w:p>
          <w:p w14:paraId="002339D3"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626E0759"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 xml:space="preserve">Success: </w:t>
            </w:r>
            <w:r w:rsidRPr="008B4646">
              <w:rPr>
                <w:rFonts w:ascii="Times" w:eastAsia="Times" w:hAnsi="Times" w:cs="Times"/>
                <w:lang w:eastAsia="ja-JP"/>
              </w:rPr>
              <w:t xml:space="preserve">Account is </w:t>
            </w:r>
            <w:r w:rsidRPr="008B4646">
              <w:rPr>
                <w:rFonts w:ascii="Times" w:eastAsia="Times" w:hAnsi="Times" w:cs="Times"/>
                <w:noProof/>
                <w:lang w:eastAsia="ja-JP"/>
              </w:rPr>
              <w:t>log out</w:t>
            </w:r>
            <w:r w:rsidRPr="008B4646">
              <w:rPr>
                <w:rFonts w:ascii="Times" w:eastAsia="Times" w:hAnsi="Times" w:cs="Times"/>
                <w:lang w:eastAsia="ja-JP"/>
              </w:rPr>
              <w:t xml:space="preserve"> successfully</w:t>
            </w:r>
            <w:r w:rsidRPr="008B4646">
              <w:rPr>
                <w:rFonts w:ascii="Times" w:eastAsia="Times" w:hAnsi="Times" w:cs="Times"/>
              </w:rPr>
              <w:t>.</w:t>
            </w:r>
          </w:p>
          <w:p w14:paraId="321CC048"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N/A.</w:t>
            </w:r>
            <w:r w:rsidRPr="008B4646">
              <w:rPr>
                <w:rFonts w:ascii="Times" w:eastAsia="Times" w:hAnsi="Times" w:cs="Times"/>
              </w:rPr>
              <w:tab/>
            </w:r>
          </w:p>
          <w:p w14:paraId="14096832"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95" w:type="dxa"/>
              <w:tblLook w:val="04A0" w:firstRow="1" w:lastRow="0" w:firstColumn="1" w:lastColumn="0" w:noHBand="0" w:noVBand="1"/>
            </w:tblPr>
            <w:tblGrid>
              <w:gridCol w:w="726"/>
              <w:gridCol w:w="3060"/>
              <w:gridCol w:w="5009"/>
            </w:tblGrid>
            <w:tr w:rsidR="009F33DA" w:rsidRPr="008B4646" w14:paraId="1DC9A78C" w14:textId="77777777" w:rsidTr="009F33DA">
              <w:tc>
                <w:tcPr>
                  <w:tcW w:w="726" w:type="dxa"/>
                  <w:shd w:val="clear" w:color="auto" w:fill="D9D9D9" w:themeFill="background1" w:themeFillShade="D9"/>
                </w:tcPr>
                <w:p w14:paraId="47EEF811"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60" w:type="dxa"/>
                  <w:shd w:val="clear" w:color="auto" w:fill="D9D9D9" w:themeFill="background1" w:themeFillShade="D9"/>
                </w:tcPr>
                <w:p w14:paraId="35AF7CF7"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5009" w:type="dxa"/>
                  <w:shd w:val="clear" w:color="auto" w:fill="D9D9D9" w:themeFill="background1" w:themeFillShade="D9"/>
                </w:tcPr>
                <w:p w14:paraId="2859F2F0"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745D4ACF" w14:textId="77777777" w:rsidTr="009F33DA">
              <w:tc>
                <w:tcPr>
                  <w:tcW w:w="726" w:type="dxa"/>
                </w:tcPr>
                <w:p w14:paraId="5C2D6ED7"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1</w:t>
                  </w:r>
                </w:p>
              </w:tc>
              <w:tc>
                <w:tcPr>
                  <w:tcW w:w="3060" w:type="dxa"/>
                </w:tcPr>
                <w:p w14:paraId="560204CC" w14:textId="77777777" w:rsidR="009F33DA" w:rsidRPr="008B4646" w:rsidRDefault="009F33DA" w:rsidP="009F33DA">
                  <w:pPr>
                    <w:spacing w:line="276" w:lineRule="auto"/>
                    <w:rPr>
                      <w:rFonts w:ascii="Times" w:eastAsia="Times" w:hAnsi="Times" w:cs="Times"/>
                      <w:sz w:val="24"/>
                      <w:szCs w:val="24"/>
                    </w:rPr>
                  </w:pPr>
                  <w:r w:rsidRPr="008B4646">
                    <w:rPr>
                      <w:rFonts w:ascii="Times" w:eastAsia="Times" w:hAnsi="Times" w:cs="Times"/>
                      <w:sz w:val="24"/>
                      <w:szCs w:val="24"/>
                    </w:rPr>
                    <w:t xml:space="preserve">Actor sends a command to </w:t>
                  </w:r>
                  <w:r w:rsidRPr="008B4646">
                    <w:rPr>
                      <w:rFonts w:ascii="Times" w:eastAsia="Times" w:hAnsi="Times" w:cs="Times"/>
                      <w:noProof/>
                      <w:sz w:val="24"/>
                      <w:szCs w:val="24"/>
                    </w:rPr>
                    <w:t>log out</w:t>
                  </w:r>
                </w:p>
              </w:tc>
              <w:tc>
                <w:tcPr>
                  <w:tcW w:w="5009" w:type="dxa"/>
                </w:tcPr>
                <w:p w14:paraId="267EE605" w14:textId="77777777" w:rsidR="009F33DA" w:rsidRPr="008B4646" w:rsidRDefault="009F33DA" w:rsidP="009F33DA">
                  <w:pPr>
                    <w:spacing w:line="276" w:lineRule="auto"/>
                    <w:contextualSpacing/>
                    <w:rPr>
                      <w:rFonts w:ascii="Times" w:eastAsia="Times" w:hAnsi="Times" w:cs="Times"/>
                      <w:sz w:val="24"/>
                      <w:szCs w:val="24"/>
                      <w:lang w:eastAsia="ja-JP"/>
                    </w:rPr>
                  </w:pPr>
                </w:p>
                <w:p w14:paraId="6D4B1479"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The system requires to confirm logout account</w:t>
                  </w:r>
                </w:p>
              </w:tc>
            </w:tr>
            <w:tr w:rsidR="009F33DA" w:rsidRPr="008B4646" w14:paraId="1D6F0C76" w14:textId="77777777" w:rsidTr="009F33DA">
              <w:tc>
                <w:tcPr>
                  <w:tcW w:w="726" w:type="dxa"/>
                </w:tcPr>
                <w:p w14:paraId="3A0BD3EC"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60" w:type="dxa"/>
                </w:tcPr>
                <w:p w14:paraId="72CDCDC9"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sends a command to confirm</w:t>
                  </w:r>
                </w:p>
              </w:tc>
              <w:tc>
                <w:tcPr>
                  <w:tcW w:w="5009" w:type="dxa"/>
                </w:tcPr>
                <w:p w14:paraId="5C5C9C0B" w14:textId="77777777" w:rsidR="009F33DA" w:rsidRPr="008B4646" w:rsidRDefault="009F33DA" w:rsidP="009F33DA">
                  <w:pPr>
                    <w:spacing w:line="276" w:lineRule="auto"/>
                    <w:rPr>
                      <w:rFonts w:ascii="Times" w:eastAsia="Times" w:hAnsi="Times" w:cs="Times"/>
                      <w:sz w:val="24"/>
                      <w:szCs w:val="24"/>
                    </w:rPr>
                  </w:pPr>
                </w:p>
                <w:p w14:paraId="67DB2DEE" w14:textId="77777777" w:rsidR="009F33DA" w:rsidRPr="008B4646" w:rsidRDefault="009F33DA" w:rsidP="009F33DA">
                  <w:pPr>
                    <w:spacing w:line="276" w:lineRule="auto"/>
                    <w:rPr>
                      <w:rFonts w:ascii="Times" w:eastAsia="Times" w:hAnsi="Times" w:cs="Times"/>
                      <w:sz w:val="24"/>
                      <w:szCs w:val="24"/>
                    </w:rPr>
                  </w:pPr>
                </w:p>
                <w:p w14:paraId="5E7DFECB" w14:textId="77777777" w:rsidR="009F33DA" w:rsidRPr="008B4646" w:rsidRDefault="009F33DA" w:rsidP="00CB7118">
                  <w:pPr>
                    <w:pStyle w:val="ListParagraph"/>
                    <w:numPr>
                      <w:ilvl w:val="0"/>
                      <w:numId w:val="49"/>
                    </w:numPr>
                    <w:spacing w:line="276" w:lineRule="auto"/>
                    <w:rPr>
                      <w:rFonts w:ascii="Times" w:eastAsia="Times" w:hAnsi="Times" w:cs="Times"/>
                      <w:sz w:val="24"/>
                      <w:szCs w:val="24"/>
                    </w:rPr>
                  </w:pPr>
                  <w:r w:rsidRPr="008B4646">
                    <w:rPr>
                      <w:rFonts w:ascii="Times" w:eastAsia="Times" w:hAnsi="Times" w:cs="Times"/>
                      <w:sz w:val="24"/>
                      <w:szCs w:val="24"/>
                    </w:rPr>
                    <w:t>The system will log the user out of the system</w:t>
                  </w:r>
                </w:p>
                <w:p w14:paraId="22A48AD7" w14:textId="77777777" w:rsidR="009F33DA" w:rsidRPr="008B4646" w:rsidRDefault="009F33DA" w:rsidP="00CB7118">
                  <w:pPr>
                    <w:pStyle w:val="ListParagraph"/>
                    <w:numPr>
                      <w:ilvl w:val="0"/>
                      <w:numId w:val="49"/>
                    </w:numPr>
                    <w:spacing w:line="276" w:lineRule="auto"/>
                    <w:rPr>
                      <w:rFonts w:ascii="Times" w:eastAsia="Times" w:hAnsi="Times" w:cs="Times"/>
                      <w:sz w:val="24"/>
                      <w:szCs w:val="24"/>
                    </w:rPr>
                  </w:pPr>
                  <w:r w:rsidRPr="008B4646">
                    <w:rPr>
                      <w:rFonts w:ascii="Times" w:eastAsia="Times" w:hAnsi="Times" w:cs="Times"/>
                      <w:sz w:val="24"/>
                      <w:szCs w:val="24"/>
                    </w:rPr>
                    <w:t>The user will be navigated to the login page</w:t>
                  </w:r>
                </w:p>
              </w:tc>
            </w:tr>
          </w:tbl>
          <w:p w14:paraId="483DC0BE"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 N/A</w:t>
            </w:r>
          </w:p>
          <w:p w14:paraId="04180382"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r w:rsidRPr="008B4646">
              <w:rPr>
                <w:rFonts w:ascii="Times" w:eastAsia="Times" w:hAnsi="Times" w:cs="Times"/>
                <w:lang w:eastAsia="ja-JP"/>
              </w:rPr>
              <w:t xml:space="preserve"> N/A</w:t>
            </w:r>
          </w:p>
          <w:p w14:paraId="284B3478"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6828B9CE"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7D6D0859" w14:textId="77777777" w:rsidR="009F33DA" w:rsidRPr="008B4646" w:rsidRDefault="009F33DA" w:rsidP="00CB7118">
            <w:pPr>
              <w:pStyle w:val="ListParagraph"/>
              <w:numPr>
                <w:ilvl w:val="0"/>
                <w:numId w:val="49"/>
              </w:numPr>
              <w:spacing w:before="120" w:after="120" w:line="276" w:lineRule="auto"/>
              <w:rPr>
                <w:rFonts w:ascii="Times" w:eastAsia="Times" w:hAnsi="Times" w:cs="Times"/>
                <w:lang w:eastAsia="ja-JP"/>
              </w:rPr>
            </w:pPr>
            <w:r w:rsidRPr="008B4646">
              <w:rPr>
                <w:rFonts w:ascii="Times" w:eastAsia="Times" w:hAnsi="Times" w:cs="Times"/>
                <w:lang w:eastAsia="ja-JP"/>
              </w:rPr>
              <w:t>After log out process, the role “Authenticated User” will become “Guest”</w:t>
            </w:r>
            <w:r w:rsidRPr="008B4646">
              <w:rPr>
                <w:rFonts w:ascii="Times" w:eastAsia="Times" w:hAnsi="Times" w:cs="Times"/>
              </w:rPr>
              <w:t>.</w:t>
            </w:r>
          </w:p>
          <w:p w14:paraId="5AE6297A"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User’s session is removed out of the system.</w:t>
            </w:r>
          </w:p>
          <w:p w14:paraId="4AD223EE"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The system will display to Login view.</w:t>
            </w:r>
          </w:p>
        </w:tc>
      </w:tr>
    </w:tbl>
    <w:p w14:paraId="34662081" w14:textId="320B612D"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34 Use Case:</w:t>
      </w:r>
      <w:r w:rsidRPr="00E21E20">
        <w:rPr>
          <w:rFonts w:ascii="Times" w:eastAsia="Times" w:hAnsi="Times" w:cs="Times"/>
          <w:sz w:val="24"/>
          <w:szCs w:val="24"/>
        </w:rPr>
        <w:t xml:space="preserve"> </w:t>
      </w:r>
    </w:p>
    <w:p w14:paraId="3CC62CC6" w14:textId="5FD59E44" w:rsidR="00DA2F93" w:rsidRDefault="008D138C" w:rsidP="00CB7118">
      <w:pPr>
        <w:pStyle w:val="Heading5"/>
        <w:numPr>
          <w:ilvl w:val="3"/>
          <w:numId w:val="39"/>
        </w:numPr>
        <w:ind w:left="2410" w:hanging="992"/>
        <w:rPr>
          <w:rFonts w:ascii="Times" w:hAnsi="Times" w:cs="Times"/>
        </w:rPr>
      </w:pPr>
      <w:bookmarkStart w:id="229" w:name="_Toc520105334"/>
      <w:bookmarkStart w:id="230" w:name="_Toc520105504"/>
      <w:r>
        <w:rPr>
          <w:rFonts w:ascii="Times" w:hAnsi="Times" w:cs="Times"/>
        </w:rPr>
        <w:t>&lt;</w:t>
      </w:r>
      <w:r w:rsidRPr="008D138C">
        <w:rPr>
          <w:rFonts w:ascii="Times" w:hAnsi="Times" w:cs="Times"/>
        </w:rPr>
        <w:t xml:space="preserve"> </w:t>
      </w:r>
      <w:r w:rsidRPr="00284087">
        <w:rPr>
          <w:rFonts w:ascii="Times" w:hAnsi="Times" w:cs="Times"/>
        </w:rPr>
        <w:t>Authenticated</w:t>
      </w:r>
      <w:r>
        <w:rPr>
          <w:rFonts w:ascii="Times" w:hAnsi="Times" w:cs="Times"/>
        </w:rPr>
        <w:t xml:space="preserve"> User&gt; Change Password</w:t>
      </w:r>
      <w:bookmarkEnd w:id="229"/>
      <w:bookmarkEnd w:id="230"/>
    </w:p>
    <w:p w14:paraId="328C97AB" w14:textId="43B41D4F" w:rsidR="009F33DA" w:rsidRDefault="009F33DA" w:rsidP="009F33DA">
      <w:r>
        <w:rPr>
          <w:noProof/>
        </w:rPr>
        <w:drawing>
          <wp:inline distT="0" distB="0" distL="0" distR="0" wp14:anchorId="53CDCF49" wp14:editId="19960F32">
            <wp:extent cx="5514975" cy="1695450"/>
            <wp:effectExtent l="0" t="0" r="0" b="0"/>
            <wp:docPr id="514761197" name="picture" title="AuthenticatedUserChangeP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514975" cy="1695450"/>
                    </a:xfrm>
                    <a:prstGeom prst="rect">
                      <a:avLst/>
                    </a:prstGeom>
                  </pic:spPr>
                </pic:pic>
              </a:graphicData>
            </a:graphic>
          </wp:inline>
        </w:drawing>
      </w:r>
    </w:p>
    <w:p w14:paraId="6FD532DE" w14:textId="65F881D3" w:rsidR="00330503" w:rsidRPr="00330503" w:rsidRDefault="00330503" w:rsidP="00330503">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35:</w:t>
      </w:r>
      <w:r>
        <w:rPr>
          <w:rFonts w:ascii="Times" w:eastAsia="Times" w:hAnsi="Times" w:cs="Times"/>
          <w:sz w:val="24"/>
          <w:szCs w:val="24"/>
        </w:rPr>
        <w:t xml:space="preserve"> </w:t>
      </w:r>
    </w:p>
    <w:tbl>
      <w:tblPr>
        <w:tblW w:w="5137"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3"/>
        <w:gridCol w:w="1660"/>
        <w:gridCol w:w="2196"/>
        <w:gridCol w:w="3072"/>
      </w:tblGrid>
      <w:tr w:rsidR="009F33DA" w:rsidRPr="008B4646" w14:paraId="4F395E7E"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6A33BC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UC_AU02</w:t>
            </w:r>
          </w:p>
        </w:tc>
      </w:tr>
      <w:tr w:rsidR="009F33DA" w:rsidRPr="008B4646" w14:paraId="7760005E" w14:textId="77777777" w:rsidTr="008B4646">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6EAE4C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0"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5C56D04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UC_AU02</w:t>
            </w:r>
          </w:p>
        </w:tc>
        <w:tc>
          <w:tcPr>
            <w:tcW w:w="1217"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0980F98E"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70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3F2742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2.0</w:t>
            </w:r>
          </w:p>
        </w:tc>
      </w:tr>
      <w:tr w:rsidR="009F33DA" w:rsidRPr="008B4646" w14:paraId="0AE6810F" w14:textId="77777777" w:rsidTr="008B4646">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8FB196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40"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40B2711"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Change Password</w:t>
            </w:r>
          </w:p>
        </w:tc>
      </w:tr>
      <w:tr w:rsidR="009F33DA" w:rsidRPr="008B4646" w14:paraId="25C6757E" w14:textId="77777777" w:rsidTr="008B4646">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7F1D3A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4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352424E"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74802500" w14:textId="77777777" w:rsidTr="008B4646">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9961D5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EF17AA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1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0FA90BD"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70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78F6E1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8B4646" w14:paraId="1656524F"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318625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0982833F"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Authenticated User.</w:t>
            </w:r>
          </w:p>
          <w:p w14:paraId="6EF1CC4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lastRenderedPageBreak/>
              <w:t>Summary:</w:t>
            </w:r>
          </w:p>
          <w:p w14:paraId="4D37533B"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lang w:eastAsia="ja-JP"/>
              </w:rPr>
              <w:t>This use case allows actor change current password to new password</w:t>
            </w:r>
            <w:r w:rsidRPr="008B4646">
              <w:rPr>
                <w:rFonts w:ascii="Times" w:eastAsia="Times" w:hAnsi="Times" w:cs="Times"/>
              </w:rPr>
              <w:t xml:space="preserve">. </w:t>
            </w:r>
          </w:p>
          <w:p w14:paraId="5E80CD2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0E4C5A3F"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lang w:eastAsia="ja-JP"/>
              </w:rPr>
              <w:t xml:space="preserve">The new password has been updated in the system and actor can </w:t>
            </w:r>
            <w:r w:rsidRPr="008B4646">
              <w:rPr>
                <w:rFonts w:ascii="Times" w:eastAsia="Times" w:hAnsi="Times" w:cs="Times"/>
                <w:noProof/>
                <w:lang w:eastAsia="ja-JP"/>
              </w:rPr>
              <w:t>log in</w:t>
            </w:r>
            <w:r w:rsidRPr="008B4646">
              <w:rPr>
                <w:rFonts w:ascii="Times" w:eastAsia="Times" w:hAnsi="Times" w:cs="Times"/>
                <w:lang w:eastAsia="ja-JP"/>
              </w:rPr>
              <w:t xml:space="preserve"> by the new password</w:t>
            </w:r>
            <w:r w:rsidRPr="008B4646">
              <w:rPr>
                <w:rFonts w:ascii="Times" w:eastAsia="Times" w:hAnsi="Times" w:cs="Times"/>
              </w:rPr>
              <w:t>.</w:t>
            </w:r>
          </w:p>
          <w:p w14:paraId="222ED20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793BC6F4"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noProof/>
                <w:lang w:eastAsia="ja-JP"/>
              </w:rPr>
              <w:t>The authenticated</w:t>
            </w:r>
            <w:r w:rsidRPr="008B4646">
              <w:rPr>
                <w:rFonts w:ascii="Times" w:eastAsia="Times" w:hAnsi="Times" w:cs="Times"/>
                <w:lang w:eastAsia="ja-JP"/>
              </w:rPr>
              <w:t xml:space="preserve"> user sends the change password command</w:t>
            </w:r>
            <w:r w:rsidRPr="008B4646">
              <w:rPr>
                <w:rFonts w:ascii="Times" w:eastAsia="Times" w:hAnsi="Times" w:cs="Times"/>
              </w:rPr>
              <w:t>.</w:t>
            </w:r>
          </w:p>
          <w:p w14:paraId="054C873D"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r>
          </w:p>
          <w:p w14:paraId="63ECE7BB"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lang w:eastAsia="ja-JP"/>
              </w:rPr>
              <w:t>Authenticated user has been login with their property role.</w:t>
            </w:r>
          </w:p>
          <w:p w14:paraId="1282D018"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3F75F66B"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 xml:space="preserve">Success: </w:t>
            </w:r>
            <w:r w:rsidRPr="008B4646">
              <w:rPr>
                <w:rFonts w:ascii="Times" w:eastAsia="Times" w:hAnsi="Times" w:cs="Times"/>
                <w:lang w:eastAsia="ja-JP"/>
              </w:rPr>
              <w:t>The new password has been updated</w:t>
            </w:r>
            <w:r w:rsidRPr="008B4646">
              <w:rPr>
                <w:rFonts w:ascii="Times" w:eastAsia="Times" w:hAnsi="Times" w:cs="Times"/>
              </w:rPr>
              <w:t>.</w:t>
            </w:r>
          </w:p>
          <w:p w14:paraId="2B7B4E93"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The new password cannot update and show an error message.</w:t>
            </w:r>
            <w:r w:rsidRPr="008B4646">
              <w:rPr>
                <w:rFonts w:ascii="Times" w:eastAsia="Times" w:hAnsi="Times" w:cs="Times"/>
              </w:rPr>
              <w:tab/>
            </w:r>
          </w:p>
          <w:p w14:paraId="34821FDD"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95" w:type="dxa"/>
              <w:tblLook w:val="04A0" w:firstRow="1" w:lastRow="0" w:firstColumn="1" w:lastColumn="0" w:noHBand="0" w:noVBand="1"/>
            </w:tblPr>
            <w:tblGrid>
              <w:gridCol w:w="726"/>
              <w:gridCol w:w="3060"/>
              <w:gridCol w:w="5009"/>
            </w:tblGrid>
            <w:tr w:rsidR="009F33DA" w:rsidRPr="008B4646" w14:paraId="2599BF10" w14:textId="77777777" w:rsidTr="009F33DA">
              <w:tc>
                <w:tcPr>
                  <w:tcW w:w="726" w:type="dxa"/>
                  <w:shd w:val="clear" w:color="auto" w:fill="D9D9D9" w:themeFill="background1" w:themeFillShade="D9"/>
                </w:tcPr>
                <w:p w14:paraId="7F0D3F8B"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60" w:type="dxa"/>
                  <w:shd w:val="clear" w:color="auto" w:fill="D9D9D9" w:themeFill="background1" w:themeFillShade="D9"/>
                </w:tcPr>
                <w:p w14:paraId="3A4BA4AB"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5009" w:type="dxa"/>
                  <w:shd w:val="clear" w:color="auto" w:fill="D9D9D9" w:themeFill="background1" w:themeFillShade="D9"/>
                </w:tcPr>
                <w:p w14:paraId="02F900A0"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4660AE2F" w14:textId="77777777" w:rsidTr="009F33DA">
              <w:tc>
                <w:tcPr>
                  <w:tcW w:w="726" w:type="dxa"/>
                </w:tcPr>
                <w:p w14:paraId="1643807D"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1</w:t>
                  </w:r>
                </w:p>
              </w:tc>
              <w:tc>
                <w:tcPr>
                  <w:tcW w:w="3060" w:type="dxa"/>
                </w:tcPr>
                <w:p w14:paraId="36A50451" w14:textId="77777777" w:rsidR="009F33DA" w:rsidRPr="008B4646" w:rsidRDefault="009F33DA" w:rsidP="009F33DA">
                  <w:pPr>
                    <w:spacing w:line="276" w:lineRule="auto"/>
                    <w:rPr>
                      <w:rFonts w:ascii="Times" w:eastAsia="Times" w:hAnsi="Times" w:cs="Times"/>
                      <w:sz w:val="24"/>
                      <w:szCs w:val="24"/>
                    </w:rPr>
                  </w:pPr>
                  <w:r w:rsidRPr="008B4646">
                    <w:rPr>
                      <w:rFonts w:ascii="Times" w:eastAsia="Times" w:hAnsi="Times" w:cs="Times"/>
                      <w:sz w:val="24"/>
                      <w:szCs w:val="24"/>
                      <w:lang w:eastAsia="ja-JP"/>
                    </w:rPr>
                    <w:t>Authenticated user</w:t>
                  </w:r>
                  <w:r w:rsidRPr="008B4646">
                    <w:rPr>
                      <w:rFonts w:ascii="Times" w:eastAsia="Times" w:hAnsi="Times" w:cs="Times"/>
                      <w:color w:val="FF0000"/>
                      <w:sz w:val="24"/>
                      <w:szCs w:val="24"/>
                      <w:lang w:eastAsia="ja-JP"/>
                    </w:rPr>
                    <w:t xml:space="preserve"> </w:t>
                  </w:r>
                  <w:r w:rsidRPr="008B4646">
                    <w:rPr>
                      <w:rFonts w:ascii="Times" w:eastAsia="Times" w:hAnsi="Times" w:cs="Times"/>
                      <w:sz w:val="24"/>
                      <w:szCs w:val="24"/>
                      <w:lang w:eastAsia="ja-JP"/>
                    </w:rPr>
                    <w:t>goes to change password view.</w:t>
                  </w:r>
                </w:p>
              </w:tc>
              <w:tc>
                <w:tcPr>
                  <w:tcW w:w="5009" w:type="dxa"/>
                </w:tcPr>
                <w:p w14:paraId="73A36726" w14:textId="77777777" w:rsidR="009F33DA" w:rsidRPr="008B4646" w:rsidRDefault="009F33DA" w:rsidP="009F33DA">
                  <w:pPr>
                    <w:spacing w:line="276" w:lineRule="auto"/>
                    <w:contextualSpacing/>
                    <w:rPr>
                      <w:rFonts w:ascii="Times" w:eastAsia="Times" w:hAnsi="Times" w:cs="Times"/>
                      <w:sz w:val="24"/>
                      <w:szCs w:val="24"/>
                      <w:lang w:eastAsia="ja-JP"/>
                    </w:rPr>
                  </w:pPr>
                </w:p>
                <w:p w14:paraId="5EB900D5" w14:textId="77777777" w:rsidR="009F33DA" w:rsidRPr="008B4646" w:rsidRDefault="009F33DA" w:rsidP="009F33DA">
                  <w:pPr>
                    <w:spacing w:line="276" w:lineRule="auto"/>
                    <w:contextualSpacing/>
                    <w:rPr>
                      <w:rFonts w:ascii="Times" w:eastAsia="Times" w:hAnsi="Times" w:cs="Times"/>
                      <w:sz w:val="24"/>
                      <w:szCs w:val="24"/>
                      <w:lang w:eastAsia="ja-JP"/>
                    </w:rPr>
                  </w:pPr>
                </w:p>
                <w:p w14:paraId="7A61D819"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The system requires information:</w:t>
                  </w:r>
                </w:p>
                <w:p w14:paraId="16AC266E" w14:textId="77777777" w:rsidR="009F33DA" w:rsidRPr="008B4646" w:rsidRDefault="009F33DA" w:rsidP="00CB7118">
                  <w:pPr>
                    <w:pStyle w:val="ListParagraph"/>
                    <w:numPr>
                      <w:ilvl w:val="0"/>
                      <w:numId w:val="62"/>
                    </w:num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Current password: password text input, require, max length 72</w:t>
                  </w:r>
                </w:p>
                <w:p w14:paraId="654AFA70" w14:textId="77777777" w:rsidR="009F33DA" w:rsidRPr="008B4646" w:rsidRDefault="009F33DA" w:rsidP="00CB7118">
                  <w:pPr>
                    <w:pStyle w:val="ListParagraph"/>
                    <w:numPr>
                      <w:ilvl w:val="0"/>
                      <w:numId w:val="62"/>
                    </w:num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New password: password text input, require, max length 72</w:t>
                  </w:r>
                </w:p>
                <w:p w14:paraId="08768889"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Confirm new password: password text input, require, max length 72</w:t>
                  </w:r>
                </w:p>
              </w:tc>
            </w:tr>
            <w:tr w:rsidR="009F33DA" w:rsidRPr="008B4646" w14:paraId="3AD982AB" w14:textId="77777777" w:rsidTr="009F33DA">
              <w:tc>
                <w:tcPr>
                  <w:tcW w:w="726" w:type="dxa"/>
                </w:tcPr>
                <w:p w14:paraId="060726AE"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60" w:type="dxa"/>
                </w:tcPr>
                <w:p w14:paraId="5B63A060"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inputs information.</w:t>
                  </w:r>
                </w:p>
              </w:tc>
              <w:tc>
                <w:tcPr>
                  <w:tcW w:w="5009" w:type="dxa"/>
                </w:tcPr>
                <w:p w14:paraId="180C6170" w14:textId="77777777" w:rsidR="009F33DA" w:rsidRPr="008B4646" w:rsidRDefault="009F33DA" w:rsidP="009F33DA">
                  <w:pPr>
                    <w:spacing w:line="276" w:lineRule="auto"/>
                    <w:rPr>
                      <w:rFonts w:ascii="Times" w:eastAsia="Times" w:hAnsi="Times" w:cs="Times"/>
                      <w:sz w:val="24"/>
                      <w:szCs w:val="24"/>
                    </w:rPr>
                  </w:pPr>
                </w:p>
                <w:p w14:paraId="2E02C202" w14:textId="77777777" w:rsidR="009F33DA" w:rsidRPr="008B4646" w:rsidRDefault="009F33DA" w:rsidP="009F33DA">
                  <w:pPr>
                    <w:pStyle w:val="ListParagraph"/>
                    <w:spacing w:line="276" w:lineRule="auto"/>
                    <w:rPr>
                      <w:rFonts w:ascii="Times" w:eastAsia="Times" w:hAnsi="Times" w:cs="Times"/>
                      <w:sz w:val="24"/>
                      <w:szCs w:val="24"/>
                    </w:rPr>
                  </w:pPr>
                </w:p>
              </w:tc>
            </w:tr>
            <w:tr w:rsidR="009F33DA" w:rsidRPr="008B4646" w14:paraId="5F6CB065" w14:textId="77777777" w:rsidTr="009F33DA">
              <w:tc>
                <w:tcPr>
                  <w:tcW w:w="726" w:type="dxa"/>
                </w:tcPr>
                <w:p w14:paraId="4576BFF3"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060" w:type="dxa"/>
                </w:tcPr>
                <w:p w14:paraId="77AEA158"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Authenticated user</w:t>
                  </w:r>
                  <w:r w:rsidRPr="008B4646">
                    <w:rPr>
                      <w:rFonts w:ascii="Times" w:eastAsia="Times" w:hAnsi="Times" w:cs="Times"/>
                      <w:color w:val="FF0000"/>
                      <w:sz w:val="24"/>
                      <w:szCs w:val="24"/>
                      <w:lang w:eastAsia="ja-JP"/>
                    </w:rPr>
                    <w:t xml:space="preserve"> </w:t>
                  </w:r>
                  <w:r w:rsidRPr="008B4646">
                    <w:rPr>
                      <w:rFonts w:ascii="Times" w:eastAsia="Times" w:hAnsi="Times" w:cs="Times"/>
                      <w:sz w:val="24"/>
                      <w:szCs w:val="24"/>
                      <w:lang w:eastAsia="ja-JP"/>
                    </w:rPr>
                    <w:t>sends a command to change the password.</w:t>
                  </w:r>
                </w:p>
              </w:tc>
              <w:tc>
                <w:tcPr>
                  <w:tcW w:w="5009" w:type="dxa"/>
                </w:tcPr>
                <w:p w14:paraId="0170A588" w14:textId="77777777" w:rsidR="009F33DA" w:rsidRPr="008B4646" w:rsidRDefault="009F33DA" w:rsidP="009F33DA">
                  <w:pPr>
                    <w:spacing w:line="276" w:lineRule="auto"/>
                    <w:rPr>
                      <w:rFonts w:ascii="Times" w:eastAsia="Times" w:hAnsi="Times" w:cs="Times"/>
                      <w:sz w:val="24"/>
                      <w:szCs w:val="24"/>
                    </w:rPr>
                  </w:pPr>
                </w:p>
                <w:p w14:paraId="598B0FEC" w14:textId="77777777" w:rsidR="009F33DA" w:rsidRPr="008B4646" w:rsidRDefault="009F33DA" w:rsidP="009F33DA">
                  <w:pPr>
                    <w:spacing w:line="276" w:lineRule="auto"/>
                    <w:rPr>
                      <w:rFonts w:ascii="Times" w:eastAsia="Times" w:hAnsi="Times" w:cs="Times"/>
                      <w:sz w:val="24"/>
                      <w:szCs w:val="24"/>
                    </w:rPr>
                  </w:pPr>
                </w:p>
                <w:p w14:paraId="46EEAF72"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 xml:space="preserve">Show message to notify that new password </w:t>
                  </w:r>
                  <w:r w:rsidRPr="008B4646">
                    <w:rPr>
                      <w:rFonts w:ascii="Times" w:eastAsia="Times" w:hAnsi="Times" w:cs="Times"/>
                      <w:noProof/>
                      <w:sz w:val="24"/>
                      <w:szCs w:val="24"/>
                      <w:lang w:eastAsia="ja-JP"/>
                    </w:rPr>
                    <w:t>has</w:t>
                  </w:r>
                  <w:r w:rsidRPr="008B4646">
                    <w:rPr>
                      <w:rFonts w:ascii="Times" w:eastAsia="Times" w:hAnsi="Times" w:cs="Times"/>
                      <w:sz w:val="24"/>
                      <w:szCs w:val="24"/>
                      <w:lang w:eastAsia="ja-JP"/>
                    </w:rPr>
                    <w:t xml:space="preserve"> been updated successfully.</w:t>
                  </w:r>
                </w:p>
                <w:p w14:paraId="4DCD7E22" w14:textId="77777777" w:rsidR="009F33DA" w:rsidRPr="008B4646" w:rsidRDefault="009F33DA" w:rsidP="009F33DA">
                  <w:pPr>
                    <w:spacing w:line="276" w:lineRule="auto"/>
                    <w:rPr>
                      <w:rFonts w:ascii="Times" w:eastAsia="Times" w:hAnsi="Times" w:cs="Times"/>
                      <w:sz w:val="24"/>
                      <w:szCs w:val="24"/>
                    </w:rPr>
                  </w:pPr>
                  <w:r w:rsidRPr="008B4646">
                    <w:rPr>
                      <w:rFonts w:ascii="Times" w:eastAsia="Times" w:hAnsi="Times" w:cs="Times"/>
                      <w:sz w:val="24"/>
                      <w:szCs w:val="24"/>
                      <w:lang w:eastAsia="ja-JP"/>
                    </w:rPr>
                    <w:t>[Exception 1,2]</w:t>
                  </w:r>
                </w:p>
              </w:tc>
            </w:tr>
          </w:tbl>
          <w:p w14:paraId="67B80EEC"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 N/A</w:t>
            </w:r>
          </w:p>
          <w:p w14:paraId="1B2153B8"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p>
          <w:tbl>
            <w:tblPr>
              <w:tblStyle w:val="TableGrid"/>
              <w:tblW w:w="8795" w:type="dxa"/>
              <w:tblLook w:val="04A0" w:firstRow="1" w:lastRow="0" w:firstColumn="1" w:lastColumn="0" w:noHBand="0" w:noVBand="1"/>
            </w:tblPr>
            <w:tblGrid>
              <w:gridCol w:w="697"/>
              <w:gridCol w:w="3510"/>
              <w:gridCol w:w="4588"/>
            </w:tblGrid>
            <w:tr w:rsidR="009F33DA" w:rsidRPr="008B4646" w14:paraId="101FC4F8" w14:textId="77777777" w:rsidTr="009F33DA">
              <w:tc>
                <w:tcPr>
                  <w:tcW w:w="697" w:type="dxa"/>
                  <w:shd w:val="clear" w:color="auto" w:fill="D9D9D9" w:themeFill="background1" w:themeFillShade="D9"/>
                </w:tcPr>
                <w:p w14:paraId="68958778"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4B7AE753"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588" w:type="dxa"/>
                  <w:shd w:val="clear" w:color="auto" w:fill="D9D9D9" w:themeFill="background1" w:themeFillShade="D9"/>
                </w:tcPr>
                <w:p w14:paraId="45094819"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2A4D314C" w14:textId="77777777" w:rsidTr="009F33DA">
              <w:tc>
                <w:tcPr>
                  <w:tcW w:w="697" w:type="dxa"/>
                </w:tcPr>
                <w:p w14:paraId="2DD4286D"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3F1F9844"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noProof/>
                      <w:sz w:val="24"/>
                      <w:szCs w:val="24"/>
                      <w:lang w:eastAsia="ja-JP"/>
                    </w:rPr>
                    <w:t>The authenticated</w:t>
                  </w:r>
                  <w:r w:rsidRPr="008B4646">
                    <w:rPr>
                      <w:rFonts w:ascii="Times" w:eastAsia="Times" w:hAnsi="Times" w:cs="Times"/>
                      <w:sz w:val="24"/>
                      <w:szCs w:val="24"/>
                      <w:lang w:eastAsia="ja-JP"/>
                    </w:rPr>
                    <w:t xml:space="preserve"> user enters a wrong current password.</w:t>
                  </w:r>
                </w:p>
              </w:tc>
              <w:tc>
                <w:tcPr>
                  <w:tcW w:w="4588" w:type="dxa"/>
                </w:tcPr>
                <w:p w14:paraId="3A214B29"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current is not correct.</w:t>
                  </w:r>
                </w:p>
              </w:tc>
            </w:tr>
            <w:tr w:rsidR="009F33DA" w:rsidRPr="008B4646" w14:paraId="267191CD" w14:textId="77777777" w:rsidTr="009F33DA">
              <w:tc>
                <w:tcPr>
                  <w:tcW w:w="697" w:type="dxa"/>
                </w:tcPr>
                <w:p w14:paraId="6E68FC6F"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510" w:type="dxa"/>
                </w:tcPr>
                <w:p w14:paraId="4CA927A2"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noProof/>
                      <w:sz w:val="24"/>
                      <w:szCs w:val="24"/>
                      <w:lang w:eastAsia="ja-JP"/>
                    </w:rPr>
                    <w:t>The authenticated</w:t>
                  </w:r>
                  <w:r w:rsidRPr="008B4646">
                    <w:rPr>
                      <w:rFonts w:ascii="Times" w:eastAsia="Times" w:hAnsi="Times" w:cs="Times"/>
                      <w:sz w:val="24"/>
                      <w:szCs w:val="24"/>
                      <w:lang w:eastAsia="ja-JP"/>
                    </w:rPr>
                    <w:t xml:space="preserve"> user inputs a new password and </w:t>
                  </w:r>
                  <w:r w:rsidRPr="008B4646">
                    <w:rPr>
                      <w:rFonts w:ascii="Times" w:eastAsia="Times" w:hAnsi="Times" w:cs="Times"/>
                      <w:noProof/>
                      <w:sz w:val="24"/>
                      <w:szCs w:val="24"/>
                      <w:lang w:eastAsia="ja-JP"/>
                    </w:rPr>
                    <w:t>confirms</w:t>
                  </w:r>
                  <w:r w:rsidRPr="008B4646">
                    <w:rPr>
                      <w:rFonts w:ascii="Times" w:eastAsia="Times" w:hAnsi="Times" w:cs="Times"/>
                      <w:sz w:val="24"/>
                      <w:szCs w:val="24"/>
                      <w:lang w:eastAsia="ja-JP"/>
                    </w:rPr>
                    <w:t xml:space="preserve"> new password not match.</w:t>
                  </w:r>
                </w:p>
              </w:tc>
              <w:tc>
                <w:tcPr>
                  <w:tcW w:w="4588" w:type="dxa"/>
                </w:tcPr>
                <w:p w14:paraId="10624EB1"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confirm new password is not matched with the new password.</w:t>
                  </w:r>
                </w:p>
              </w:tc>
            </w:tr>
          </w:tbl>
          <w:p w14:paraId="6DF33378"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260A862B"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7CC9F7F5"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If the authenticated user enters a wrong current password, the system shows an error message “Current password is not correct”.</w:t>
            </w:r>
          </w:p>
          <w:p w14:paraId="6B3A7820"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lastRenderedPageBreak/>
              <w:t>New password and confirm new password are matched each other if it does not match, the system shows an error message “Confirm password is not correct”.</w:t>
            </w:r>
          </w:p>
          <w:p w14:paraId="3D1F42DC"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New password would be encrypted before save in the system.</w:t>
            </w:r>
          </w:p>
          <w:p w14:paraId="7354C6AA"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When the new password has been changed, the system shows the message “Change password successfully”.</w:t>
            </w:r>
          </w:p>
        </w:tc>
      </w:tr>
    </w:tbl>
    <w:p w14:paraId="21258FCA" w14:textId="6F3A00D1"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35 Use Case:</w:t>
      </w:r>
      <w:r w:rsidRPr="00E21E20">
        <w:rPr>
          <w:rFonts w:ascii="Times" w:eastAsia="Times" w:hAnsi="Times" w:cs="Times"/>
          <w:sz w:val="24"/>
          <w:szCs w:val="24"/>
        </w:rPr>
        <w:t xml:space="preserve"> </w:t>
      </w:r>
    </w:p>
    <w:p w14:paraId="419EB90B" w14:textId="3F5ECA4A" w:rsidR="00DA2F93" w:rsidRDefault="00DA2F93" w:rsidP="00CB7118">
      <w:pPr>
        <w:pStyle w:val="Heading4"/>
        <w:numPr>
          <w:ilvl w:val="2"/>
          <w:numId w:val="39"/>
        </w:numPr>
        <w:ind w:left="1985" w:hanging="851"/>
        <w:rPr>
          <w:rFonts w:ascii="Times" w:hAnsi="Times" w:cs="Times"/>
        </w:rPr>
      </w:pPr>
      <w:bookmarkStart w:id="231" w:name="_Toc520105335"/>
      <w:bookmarkStart w:id="232" w:name="_Toc520105505"/>
      <w:r w:rsidRPr="00284087">
        <w:rPr>
          <w:rFonts w:ascii="Times" w:hAnsi="Times" w:cs="Times"/>
        </w:rPr>
        <w:t>Guest</w:t>
      </w:r>
      <w:r w:rsidR="00EA2129">
        <w:rPr>
          <w:rFonts w:ascii="Times" w:hAnsi="Times" w:cs="Times"/>
        </w:rPr>
        <w:t xml:space="preserve"> Overview Use Case</w:t>
      </w:r>
      <w:bookmarkEnd w:id="231"/>
      <w:bookmarkEnd w:id="232"/>
    </w:p>
    <w:p w14:paraId="32835066" w14:textId="7753D0C3" w:rsidR="009F33DA" w:rsidRDefault="009F33DA" w:rsidP="009F33DA">
      <w:r>
        <w:rPr>
          <w:noProof/>
        </w:rPr>
        <w:drawing>
          <wp:inline distT="0" distB="0" distL="0" distR="0" wp14:anchorId="6F082086" wp14:editId="6F04DAD7">
            <wp:extent cx="5456393" cy="23319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estOverview.png"/>
                    <pic:cNvPicPr/>
                  </pic:nvPicPr>
                  <pic:blipFill>
                    <a:blip r:embed="rId50">
                      <a:extLst>
                        <a:ext uri="{28A0092B-C50C-407E-A947-70E740481C1C}">
                          <a14:useLocalDpi xmlns:a14="http://schemas.microsoft.com/office/drawing/2010/main" val="0"/>
                        </a:ext>
                      </a:extLst>
                    </a:blip>
                    <a:stretch>
                      <a:fillRect/>
                    </a:stretch>
                  </pic:blipFill>
                  <pic:spPr>
                    <a:xfrm>
                      <a:off x="0" y="0"/>
                      <a:ext cx="5456393" cy="2331922"/>
                    </a:xfrm>
                    <a:prstGeom prst="rect">
                      <a:avLst/>
                    </a:prstGeom>
                  </pic:spPr>
                </pic:pic>
              </a:graphicData>
            </a:graphic>
          </wp:inline>
        </w:drawing>
      </w:r>
    </w:p>
    <w:p w14:paraId="657CD195" w14:textId="1D845DCE" w:rsidR="00330503" w:rsidRPr="00330503" w:rsidRDefault="00330503" w:rsidP="00330503">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36:</w:t>
      </w:r>
      <w:r>
        <w:rPr>
          <w:rFonts w:ascii="Times" w:eastAsia="Times" w:hAnsi="Times" w:cs="Times"/>
          <w:sz w:val="24"/>
          <w:szCs w:val="24"/>
        </w:rPr>
        <w:t xml:space="preserve"> </w:t>
      </w:r>
    </w:p>
    <w:p w14:paraId="5EE53C66" w14:textId="4A8BBEC2" w:rsidR="00DA2F93" w:rsidRDefault="008D138C" w:rsidP="00CB7118">
      <w:pPr>
        <w:pStyle w:val="Heading5"/>
        <w:numPr>
          <w:ilvl w:val="3"/>
          <w:numId w:val="39"/>
        </w:numPr>
        <w:ind w:left="2410" w:hanging="992"/>
        <w:rPr>
          <w:rFonts w:ascii="Times" w:hAnsi="Times" w:cs="Times"/>
        </w:rPr>
      </w:pPr>
      <w:bookmarkStart w:id="233" w:name="_Toc520105336"/>
      <w:bookmarkStart w:id="234" w:name="_Toc520105506"/>
      <w:r>
        <w:rPr>
          <w:rFonts w:ascii="Times" w:hAnsi="Times" w:cs="Times"/>
        </w:rPr>
        <w:t>&lt;</w:t>
      </w:r>
      <w:r w:rsidRPr="008D138C">
        <w:rPr>
          <w:rFonts w:ascii="Times" w:hAnsi="Times" w:cs="Times"/>
        </w:rPr>
        <w:t xml:space="preserve"> </w:t>
      </w:r>
      <w:r w:rsidRPr="00284087">
        <w:rPr>
          <w:rFonts w:ascii="Times" w:hAnsi="Times" w:cs="Times"/>
        </w:rPr>
        <w:t>Guest</w:t>
      </w:r>
      <w:r>
        <w:rPr>
          <w:rFonts w:ascii="Times" w:hAnsi="Times" w:cs="Times"/>
        </w:rPr>
        <w:t>&gt; Login Account</w:t>
      </w:r>
      <w:bookmarkEnd w:id="233"/>
      <w:bookmarkEnd w:id="234"/>
    </w:p>
    <w:p w14:paraId="3BCA812A" w14:textId="64CFB8DE" w:rsidR="009F33DA" w:rsidRDefault="009F33DA" w:rsidP="009F33DA">
      <w:r>
        <w:rPr>
          <w:noProof/>
        </w:rPr>
        <w:drawing>
          <wp:inline distT="0" distB="0" distL="0" distR="0" wp14:anchorId="78A45BFD" wp14:editId="5469FC55">
            <wp:extent cx="3970364" cy="1486029"/>
            <wp:effectExtent l="0" t="0" r="0" b="0"/>
            <wp:docPr id="17656263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3970364" cy="1486029"/>
                    </a:xfrm>
                    <a:prstGeom prst="rect">
                      <a:avLst/>
                    </a:prstGeom>
                  </pic:spPr>
                </pic:pic>
              </a:graphicData>
            </a:graphic>
          </wp:inline>
        </w:drawing>
      </w:r>
    </w:p>
    <w:p w14:paraId="0FF41908" w14:textId="44F2CBFA" w:rsidR="00330503" w:rsidRPr="00330503" w:rsidRDefault="00330503" w:rsidP="00330503">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37:</w:t>
      </w:r>
      <w:r>
        <w:rPr>
          <w:rFonts w:ascii="Times" w:eastAsia="Times" w:hAnsi="Times" w:cs="Times"/>
          <w:sz w:val="24"/>
          <w:szCs w:val="24"/>
        </w:rPr>
        <w:t xml:space="preserve"> </w:t>
      </w:r>
    </w:p>
    <w:tbl>
      <w:tblPr>
        <w:tblW w:w="5137"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102"/>
        <w:gridCol w:w="1659"/>
        <w:gridCol w:w="2195"/>
        <w:gridCol w:w="3065"/>
      </w:tblGrid>
      <w:tr w:rsidR="009F33DA" w:rsidRPr="008B4646" w14:paraId="7AA28C0B"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62CA015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UC_G01</w:t>
            </w:r>
          </w:p>
        </w:tc>
      </w:tr>
      <w:tr w:rsidR="009F33DA" w:rsidRPr="008B4646" w14:paraId="2ABB5B6C" w14:textId="77777777" w:rsidTr="008B4646">
        <w:tc>
          <w:tcPr>
            <w:tcW w:w="116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8E3849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19"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5B62AC2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UC_G01</w:t>
            </w:r>
          </w:p>
        </w:tc>
        <w:tc>
          <w:tcPr>
            <w:tcW w:w="1217"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3728A49"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7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C300EF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2.0</w:t>
            </w:r>
          </w:p>
        </w:tc>
      </w:tr>
      <w:tr w:rsidR="009F33DA" w:rsidRPr="008B4646" w14:paraId="2E9E4690" w14:textId="77777777" w:rsidTr="008B4646">
        <w:tc>
          <w:tcPr>
            <w:tcW w:w="116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0AF067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3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97E0F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Login</w:t>
            </w:r>
          </w:p>
        </w:tc>
      </w:tr>
      <w:tr w:rsidR="009F33DA" w:rsidRPr="008B4646" w14:paraId="027A17CA" w14:textId="77777777" w:rsidTr="008B4646">
        <w:tc>
          <w:tcPr>
            <w:tcW w:w="116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905CC3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3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E775163"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8B4646" w14:paraId="0341616C" w14:textId="77777777" w:rsidTr="008B4646">
        <w:tc>
          <w:tcPr>
            <w:tcW w:w="116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0EF452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1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63D89F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1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1E1D50A"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70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FB6CF7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8B4646" w14:paraId="733CD2D8"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E431C4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6FA020BD"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Guest.</w:t>
            </w:r>
          </w:p>
          <w:p w14:paraId="6D14E0E1"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5503F912"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lang w:eastAsia="ja-JP"/>
              </w:rPr>
              <w:t>This use case allows guest to login into the system</w:t>
            </w:r>
            <w:r w:rsidRPr="008B4646">
              <w:rPr>
                <w:rFonts w:ascii="Times" w:eastAsia="Times" w:hAnsi="Times" w:cs="Times"/>
              </w:rPr>
              <w:t xml:space="preserve">. </w:t>
            </w:r>
          </w:p>
          <w:p w14:paraId="1476FF9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3437BB04"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lang w:eastAsia="ja-JP"/>
              </w:rPr>
              <w:t>Guest can access in the system with the property role to use functions of the system</w:t>
            </w:r>
            <w:r w:rsidRPr="008B4646">
              <w:rPr>
                <w:rFonts w:ascii="Times" w:eastAsia="Times" w:hAnsi="Times" w:cs="Times"/>
              </w:rPr>
              <w:t>.</w:t>
            </w:r>
          </w:p>
          <w:p w14:paraId="590E51A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lastRenderedPageBreak/>
              <w:t>Triggers:</w:t>
            </w:r>
          </w:p>
          <w:p w14:paraId="155F85A2"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lang w:eastAsia="ja-JP"/>
              </w:rPr>
              <w:t xml:space="preserve">Guest sends a command to </w:t>
            </w:r>
            <w:r w:rsidRPr="008B4646">
              <w:rPr>
                <w:rFonts w:ascii="Times" w:eastAsia="Times" w:hAnsi="Times" w:cs="Times"/>
                <w:noProof/>
                <w:lang w:eastAsia="ja-JP"/>
              </w:rPr>
              <w:t>log in</w:t>
            </w:r>
            <w:r w:rsidRPr="008B4646">
              <w:rPr>
                <w:rFonts w:ascii="Times" w:eastAsia="Times" w:hAnsi="Times" w:cs="Times"/>
              </w:rPr>
              <w:t>.</w:t>
            </w:r>
          </w:p>
          <w:p w14:paraId="0C964509"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r>
          </w:p>
          <w:p w14:paraId="7BE3320C" w14:textId="77777777" w:rsidR="009F33DA" w:rsidRPr="008B4646" w:rsidRDefault="009F33DA" w:rsidP="00CB7118">
            <w:pPr>
              <w:pStyle w:val="ListParagraph"/>
              <w:widowControl w:val="0"/>
              <w:numPr>
                <w:ilvl w:val="0"/>
                <w:numId w:val="49"/>
              </w:numPr>
              <w:spacing w:after="23"/>
              <w:ind w:right="327"/>
              <w:rPr>
                <w:rFonts w:ascii="Times" w:eastAsia="Times" w:hAnsi="Times" w:cs="Times"/>
                <w:lang w:eastAsia="ja-JP"/>
              </w:rPr>
            </w:pPr>
            <w:r w:rsidRPr="008B4646">
              <w:rPr>
                <w:rFonts w:ascii="Times" w:eastAsia="Times" w:hAnsi="Times" w:cs="Times"/>
                <w:lang w:eastAsia="ja-JP"/>
              </w:rPr>
              <w:t xml:space="preserve">The account uses to </w:t>
            </w:r>
            <w:r w:rsidRPr="008B4646">
              <w:rPr>
                <w:rFonts w:ascii="Times" w:eastAsia="Times" w:hAnsi="Times" w:cs="Times"/>
                <w:noProof/>
                <w:lang w:eastAsia="ja-JP"/>
              </w:rPr>
              <w:t>log in</w:t>
            </w:r>
            <w:r w:rsidRPr="008B4646">
              <w:rPr>
                <w:rFonts w:ascii="Times" w:eastAsia="Times" w:hAnsi="Times" w:cs="Times"/>
                <w:lang w:eastAsia="ja-JP"/>
              </w:rPr>
              <w:t xml:space="preserve"> must be registered and authentication before access the system.</w:t>
            </w:r>
          </w:p>
          <w:p w14:paraId="5603F703"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71280348"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 xml:space="preserve">Success: </w:t>
            </w:r>
            <w:r w:rsidRPr="008B4646">
              <w:rPr>
                <w:rFonts w:ascii="Times" w:eastAsia="Times" w:hAnsi="Times" w:cs="Times"/>
                <w:lang w:eastAsia="ja-JP"/>
              </w:rPr>
              <w:t>The guest accesses to the system successfully</w:t>
            </w:r>
            <w:r w:rsidRPr="008B4646">
              <w:rPr>
                <w:rFonts w:ascii="Times" w:eastAsia="Times" w:hAnsi="Times" w:cs="Times"/>
              </w:rPr>
              <w:t>.</w:t>
            </w:r>
          </w:p>
          <w:p w14:paraId="2712CF27"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The guest cannot access the system and shows an error message.</w:t>
            </w:r>
            <w:r w:rsidRPr="008B4646">
              <w:rPr>
                <w:rFonts w:ascii="Times" w:eastAsia="Times" w:hAnsi="Times" w:cs="Times"/>
              </w:rPr>
              <w:tab/>
            </w:r>
          </w:p>
          <w:p w14:paraId="17A1D786"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95" w:type="dxa"/>
              <w:tblLook w:val="04A0" w:firstRow="1" w:lastRow="0" w:firstColumn="1" w:lastColumn="0" w:noHBand="0" w:noVBand="1"/>
            </w:tblPr>
            <w:tblGrid>
              <w:gridCol w:w="734"/>
              <w:gridCol w:w="3092"/>
              <w:gridCol w:w="4969"/>
            </w:tblGrid>
            <w:tr w:rsidR="009F33DA" w:rsidRPr="008B4646" w14:paraId="36CCA4EA" w14:textId="77777777" w:rsidTr="009F33DA">
              <w:tc>
                <w:tcPr>
                  <w:tcW w:w="734" w:type="dxa"/>
                  <w:shd w:val="clear" w:color="auto" w:fill="D9D9D9" w:themeFill="background1" w:themeFillShade="D9"/>
                </w:tcPr>
                <w:p w14:paraId="36D5E6AE"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92" w:type="dxa"/>
                  <w:shd w:val="clear" w:color="auto" w:fill="D9D9D9" w:themeFill="background1" w:themeFillShade="D9"/>
                </w:tcPr>
                <w:p w14:paraId="46FF6120"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969" w:type="dxa"/>
                  <w:shd w:val="clear" w:color="auto" w:fill="D9D9D9" w:themeFill="background1" w:themeFillShade="D9"/>
                </w:tcPr>
                <w:p w14:paraId="4E3DE024"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5C8BCE0B" w14:textId="77777777" w:rsidTr="009F33DA">
              <w:tc>
                <w:tcPr>
                  <w:tcW w:w="734" w:type="dxa"/>
                </w:tcPr>
                <w:p w14:paraId="63DF64B2"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1</w:t>
                  </w:r>
                </w:p>
              </w:tc>
              <w:tc>
                <w:tcPr>
                  <w:tcW w:w="3092" w:type="dxa"/>
                </w:tcPr>
                <w:p w14:paraId="0C26E9A4"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Guest goes to login view</w:t>
                  </w:r>
                </w:p>
              </w:tc>
              <w:tc>
                <w:tcPr>
                  <w:tcW w:w="4969" w:type="dxa"/>
                </w:tcPr>
                <w:p w14:paraId="4BDDFE69" w14:textId="77777777" w:rsidR="009F33DA" w:rsidRPr="008B4646" w:rsidRDefault="009F33DA" w:rsidP="009F33DA">
                  <w:pPr>
                    <w:spacing w:line="276" w:lineRule="auto"/>
                    <w:contextualSpacing/>
                    <w:rPr>
                      <w:rFonts w:ascii="Times" w:eastAsia="Times" w:hAnsi="Times" w:cs="Times"/>
                      <w:sz w:val="24"/>
                      <w:szCs w:val="24"/>
                      <w:lang w:eastAsia="ja-JP"/>
                    </w:rPr>
                  </w:pPr>
                </w:p>
                <w:p w14:paraId="1E75E713" w14:textId="77777777" w:rsidR="009F33DA" w:rsidRPr="008B4646" w:rsidRDefault="009F33DA" w:rsidP="009F33DA">
                  <w:pPr>
                    <w:tabs>
                      <w:tab w:val="left" w:pos="1168"/>
                    </w:tabs>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ab/>
                  </w:r>
                </w:p>
                <w:p w14:paraId="2C2E9114" w14:textId="77777777" w:rsidR="009F33DA" w:rsidRPr="008B4646" w:rsidRDefault="009F33DA" w:rsidP="009F33DA">
                  <w:pPr>
                    <w:spacing w:line="276" w:lineRule="auto"/>
                    <w:rPr>
                      <w:rFonts w:ascii="Times" w:hAnsi="Times" w:cs="Times"/>
                      <w:sz w:val="24"/>
                      <w:szCs w:val="24"/>
                    </w:rPr>
                  </w:pPr>
                  <w:r w:rsidRPr="008B4646">
                    <w:rPr>
                      <w:rFonts w:ascii="Times" w:hAnsi="Times" w:cs="Times"/>
                      <w:noProof/>
                      <w:sz w:val="24"/>
                      <w:szCs w:val="24"/>
                    </w:rPr>
                    <w:t>The system</w:t>
                  </w:r>
                  <w:r w:rsidRPr="008B4646">
                    <w:rPr>
                      <w:rFonts w:ascii="Times" w:hAnsi="Times" w:cs="Times"/>
                      <w:sz w:val="24"/>
                      <w:szCs w:val="24"/>
                    </w:rPr>
                    <w:t xml:space="preserve"> requires identity information: </w:t>
                  </w:r>
                </w:p>
                <w:p w14:paraId="1180898E" w14:textId="77777777" w:rsidR="009F33DA" w:rsidRPr="008B4646" w:rsidRDefault="009F33DA" w:rsidP="00CB7118">
                  <w:pPr>
                    <w:pStyle w:val="ListParagraph"/>
                    <w:numPr>
                      <w:ilvl w:val="0"/>
                      <w:numId w:val="49"/>
                    </w:numPr>
                    <w:spacing w:line="276" w:lineRule="auto"/>
                    <w:rPr>
                      <w:rFonts w:ascii="Times" w:hAnsi="Times" w:cs="Times"/>
                      <w:sz w:val="24"/>
                      <w:szCs w:val="24"/>
                    </w:rPr>
                  </w:pPr>
                  <w:r w:rsidRPr="008B4646">
                    <w:rPr>
                      <w:rFonts w:ascii="Times" w:hAnsi="Times" w:cs="Times"/>
                      <w:sz w:val="24"/>
                      <w:szCs w:val="24"/>
                    </w:rPr>
                    <w:t>Username: free text input, required, max length 30</w:t>
                  </w:r>
                </w:p>
                <w:p w14:paraId="0B29C589" w14:textId="77777777" w:rsidR="009F33DA" w:rsidRPr="008B4646" w:rsidRDefault="009F33DA" w:rsidP="00CB7118">
                  <w:pPr>
                    <w:pStyle w:val="ListParagraph"/>
                    <w:numPr>
                      <w:ilvl w:val="0"/>
                      <w:numId w:val="49"/>
                    </w:numPr>
                    <w:spacing w:line="276" w:lineRule="auto"/>
                    <w:rPr>
                      <w:rFonts w:ascii="Times" w:eastAsia="Times" w:hAnsi="Times" w:cs="Times"/>
                      <w:sz w:val="24"/>
                      <w:szCs w:val="24"/>
                      <w:lang w:eastAsia="ja-JP"/>
                    </w:rPr>
                  </w:pPr>
                  <w:r w:rsidRPr="008B4646">
                    <w:rPr>
                      <w:rFonts w:ascii="Times" w:hAnsi="Times" w:cs="Times"/>
                      <w:sz w:val="24"/>
                      <w:szCs w:val="24"/>
                    </w:rPr>
                    <w:t>Password: password text input, required, max length 72</w:t>
                  </w:r>
                </w:p>
              </w:tc>
            </w:tr>
            <w:tr w:rsidR="009F33DA" w:rsidRPr="008B4646" w14:paraId="1C1A77DC" w14:textId="77777777" w:rsidTr="009F33DA">
              <w:tc>
                <w:tcPr>
                  <w:tcW w:w="734" w:type="dxa"/>
                </w:tcPr>
                <w:p w14:paraId="7A6C5B74"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92" w:type="dxa"/>
                </w:tcPr>
                <w:p w14:paraId="29FD5AB7" w14:textId="77777777" w:rsidR="009F33DA" w:rsidRPr="008B4646" w:rsidRDefault="009F33DA" w:rsidP="009F33DA">
                  <w:pPr>
                    <w:spacing w:line="276" w:lineRule="auto"/>
                    <w:rPr>
                      <w:rFonts w:ascii="Times" w:eastAsia="Times" w:hAnsi="Times" w:cs="Times"/>
                      <w:sz w:val="24"/>
                      <w:szCs w:val="24"/>
                    </w:rPr>
                  </w:pPr>
                  <w:r w:rsidRPr="008B4646">
                    <w:rPr>
                      <w:rFonts w:ascii="Times" w:hAnsi="Times" w:cs="Times"/>
                      <w:sz w:val="24"/>
                      <w:szCs w:val="24"/>
                    </w:rPr>
                    <w:t>Guest inputs information</w:t>
                  </w:r>
                  <w:r w:rsidRPr="008B4646">
                    <w:rPr>
                      <w:rFonts w:ascii="Times" w:eastAsia="Times" w:hAnsi="Times" w:cs="Times"/>
                      <w:sz w:val="24"/>
                      <w:szCs w:val="24"/>
                      <w:lang w:eastAsia="ja-JP"/>
                    </w:rPr>
                    <w:t>.</w:t>
                  </w:r>
                </w:p>
              </w:tc>
              <w:tc>
                <w:tcPr>
                  <w:tcW w:w="4969" w:type="dxa"/>
                </w:tcPr>
                <w:p w14:paraId="778DF5C5" w14:textId="77777777" w:rsidR="009F33DA" w:rsidRPr="008B4646" w:rsidRDefault="009F33DA" w:rsidP="009F33DA">
                  <w:pPr>
                    <w:spacing w:line="276" w:lineRule="auto"/>
                    <w:rPr>
                      <w:rFonts w:ascii="Times" w:eastAsia="Times" w:hAnsi="Times" w:cs="Times"/>
                      <w:sz w:val="24"/>
                      <w:szCs w:val="24"/>
                      <w:lang w:eastAsia="ja-JP"/>
                    </w:rPr>
                  </w:pPr>
                </w:p>
              </w:tc>
            </w:tr>
            <w:tr w:rsidR="009F33DA" w:rsidRPr="008B4646" w14:paraId="6E049ADE" w14:textId="77777777" w:rsidTr="009F33DA">
              <w:tc>
                <w:tcPr>
                  <w:tcW w:w="734" w:type="dxa"/>
                </w:tcPr>
                <w:p w14:paraId="3E74FEF9"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092" w:type="dxa"/>
                </w:tcPr>
                <w:p w14:paraId="29667E4F"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hAnsi="Times" w:cs="Times"/>
                      <w:sz w:val="24"/>
                      <w:szCs w:val="24"/>
                    </w:rPr>
                    <w:t xml:space="preserve">Guest sends a command to </w:t>
                  </w:r>
                  <w:r w:rsidRPr="008B4646">
                    <w:rPr>
                      <w:rFonts w:ascii="Times" w:hAnsi="Times" w:cs="Times"/>
                      <w:noProof/>
                      <w:sz w:val="24"/>
                      <w:szCs w:val="24"/>
                    </w:rPr>
                    <w:t>log in</w:t>
                  </w:r>
                  <w:r w:rsidRPr="008B4646">
                    <w:rPr>
                      <w:rFonts w:ascii="Times" w:eastAsia="Times" w:hAnsi="Times" w:cs="Times"/>
                      <w:sz w:val="24"/>
                      <w:szCs w:val="24"/>
                      <w:lang w:eastAsia="ja-JP"/>
                    </w:rPr>
                    <w:t>.</w:t>
                  </w:r>
                </w:p>
              </w:tc>
              <w:tc>
                <w:tcPr>
                  <w:tcW w:w="4969" w:type="dxa"/>
                </w:tcPr>
                <w:p w14:paraId="5C086D19" w14:textId="77777777" w:rsidR="009F33DA" w:rsidRPr="008B4646" w:rsidRDefault="009F33DA" w:rsidP="009F33DA">
                  <w:pPr>
                    <w:spacing w:line="276" w:lineRule="auto"/>
                    <w:rPr>
                      <w:rFonts w:ascii="Times" w:eastAsia="Times" w:hAnsi="Times" w:cs="Times"/>
                      <w:sz w:val="24"/>
                      <w:szCs w:val="24"/>
                    </w:rPr>
                  </w:pPr>
                </w:p>
                <w:p w14:paraId="4A4E2E19"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 xml:space="preserve">Guest will </w:t>
                  </w:r>
                  <w:r w:rsidRPr="008B4646">
                    <w:rPr>
                      <w:rFonts w:ascii="Times" w:hAnsi="Times" w:cs="Times"/>
                      <w:noProof/>
                      <w:sz w:val="24"/>
                      <w:szCs w:val="24"/>
                    </w:rPr>
                    <w:t>log in</w:t>
                  </w:r>
                  <w:r w:rsidRPr="008B4646">
                    <w:rPr>
                      <w:rFonts w:ascii="Times" w:hAnsi="Times" w:cs="Times"/>
                      <w:sz w:val="24"/>
                      <w:szCs w:val="24"/>
                    </w:rPr>
                    <w:t xml:space="preserve"> system with their specific role. </w:t>
                  </w:r>
                </w:p>
                <w:p w14:paraId="344B6301" w14:textId="77777777" w:rsidR="009F33DA" w:rsidRPr="008B4646" w:rsidRDefault="009F33DA" w:rsidP="009F33DA">
                  <w:pPr>
                    <w:pStyle w:val="ListParagraph"/>
                    <w:spacing w:line="276" w:lineRule="auto"/>
                    <w:rPr>
                      <w:rFonts w:ascii="Times" w:hAnsi="Times" w:cs="Times"/>
                      <w:sz w:val="24"/>
                      <w:szCs w:val="24"/>
                    </w:rPr>
                  </w:pPr>
                  <w:r w:rsidRPr="008B4646">
                    <w:rPr>
                      <w:rFonts w:ascii="Times" w:hAnsi="Times" w:cs="Times"/>
                      <w:sz w:val="24"/>
                      <w:szCs w:val="24"/>
                    </w:rPr>
                    <w:t xml:space="preserve">[Alternative 1] </w:t>
                  </w:r>
                </w:p>
                <w:p w14:paraId="4B21E2BF" w14:textId="77777777" w:rsidR="009F33DA" w:rsidRPr="008B4646" w:rsidRDefault="009F33DA" w:rsidP="009F33DA">
                  <w:pPr>
                    <w:pStyle w:val="ListParagraph"/>
                    <w:spacing w:line="276" w:lineRule="auto"/>
                    <w:rPr>
                      <w:rFonts w:ascii="Times" w:eastAsia="Times" w:hAnsi="Times" w:cs="Times"/>
                      <w:sz w:val="24"/>
                      <w:szCs w:val="24"/>
                    </w:rPr>
                  </w:pPr>
                  <w:r w:rsidRPr="008B4646">
                    <w:rPr>
                      <w:rFonts w:ascii="Times" w:hAnsi="Times" w:cs="Times"/>
                      <w:sz w:val="24"/>
                      <w:szCs w:val="24"/>
                    </w:rPr>
                    <w:t>[Exception 1,2]</w:t>
                  </w:r>
                </w:p>
              </w:tc>
            </w:tr>
          </w:tbl>
          <w:p w14:paraId="41B61C8D"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 1:</w:t>
            </w:r>
          </w:p>
          <w:tbl>
            <w:tblPr>
              <w:tblStyle w:val="TableGrid"/>
              <w:tblW w:w="8795" w:type="dxa"/>
              <w:tblLook w:val="04A0" w:firstRow="1" w:lastRow="0" w:firstColumn="1" w:lastColumn="0" w:noHBand="0" w:noVBand="1"/>
            </w:tblPr>
            <w:tblGrid>
              <w:gridCol w:w="697"/>
              <w:gridCol w:w="3510"/>
              <w:gridCol w:w="4588"/>
            </w:tblGrid>
            <w:tr w:rsidR="009F33DA" w:rsidRPr="008B4646" w14:paraId="37E19929" w14:textId="77777777" w:rsidTr="009F33DA">
              <w:tc>
                <w:tcPr>
                  <w:tcW w:w="697" w:type="dxa"/>
                  <w:shd w:val="clear" w:color="auto" w:fill="D9D9D9" w:themeFill="background1" w:themeFillShade="D9"/>
                </w:tcPr>
                <w:p w14:paraId="02722844"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Step</w:t>
                  </w:r>
                </w:p>
              </w:tc>
              <w:tc>
                <w:tcPr>
                  <w:tcW w:w="3510" w:type="dxa"/>
                  <w:shd w:val="clear" w:color="auto" w:fill="D9D9D9" w:themeFill="background1" w:themeFillShade="D9"/>
                </w:tcPr>
                <w:p w14:paraId="707F606A"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588" w:type="dxa"/>
                  <w:shd w:val="clear" w:color="auto" w:fill="D9D9D9" w:themeFill="background1" w:themeFillShade="D9"/>
                </w:tcPr>
                <w:p w14:paraId="61A2A6B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174B1393" w14:textId="77777777" w:rsidTr="009F33DA">
              <w:tc>
                <w:tcPr>
                  <w:tcW w:w="697" w:type="dxa"/>
                </w:tcPr>
                <w:p w14:paraId="64BD90F6"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576F09C1"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hAnsi="Times" w:cs="Times"/>
                      <w:sz w:val="24"/>
                      <w:szCs w:val="24"/>
                    </w:rPr>
                    <w:t>Guest goes to configuration view</w:t>
                  </w:r>
                </w:p>
              </w:tc>
              <w:tc>
                <w:tcPr>
                  <w:tcW w:w="4588" w:type="dxa"/>
                </w:tcPr>
                <w:p w14:paraId="59D60987"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033866C6"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requires configuration information:</w:t>
                  </w:r>
                </w:p>
                <w:p w14:paraId="25CB6E88" w14:textId="77777777" w:rsidR="009F33DA" w:rsidRPr="008B4646" w:rsidRDefault="009F33DA" w:rsidP="00CB7118">
                  <w:pPr>
                    <w:pStyle w:val="ListParagraph"/>
                    <w:numPr>
                      <w:ilvl w:val="0"/>
                      <w:numId w:val="49"/>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t>Examination Duration: time format, required</w:t>
                  </w:r>
                </w:p>
                <w:p w14:paraId="085C1E85" w14:textId="77777777" w:rsidR="009F33DA" w:rsidRPr="008B4646" w:rsidRDefault="009F33DA" w:rsidP="00CB7118">
                  <w:pPr>
                    <w:pStyle w:val="ListParagraph"/>
                    <w:numPr>
                      <w:ilvl w:val="0"/>
                      <w:numId w:val="49"/>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t xml:space="preserve">Start </w:t>
                  </w:r>
                  <w:r w:rsidRPr="008B4646">
                    <w:rPr>
                      <w:rFonts w:ascii="Times" w:hAnsi="Times" w:cs="Times"/>
                      <w:sz w:val="24"/>
                      <w:szCs w:val="24"/>
                    </w:rPr>
                    <w:t>working</w:t>
                  </w:r>
                  <w:r w:rsidRPr="008B4646">
                    <w:rPr>
                      <w:rFonts w:ascii="Times" w:eastAsia="Times" w:hAnsi="Times" w:cs="Times"/>
                      <w:sz w:val="24"/>
                      <w:szCs w:val="24"/>
                      <w:lang w:eastAsia="ja-JP"/>
                    </w:rPr>
                    <w:t xml:space="preserve"> Hour: time format, required</w:t>
                  </w:r>
                </w:p>
                <w:p w14:paraId="510B86E4" w14:textId="77777777" w:rsidR="009F33DA" w:rsidRPr="008B4646" w:rsidRDefault="009F33DA" w:rsidP="00CB7118">
                  <w:pPr>
                    <w:pStyle w:val="ListParagraph"/>
                    <w:numPr>
                      <w:ilvl w:val="0"/>
                      <w:numId w:val="49"/>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t xml:space="preserve">End </w:t>
                  </w:r>
                  <w:r w:rsidRPr="008B4646">
                    <w:rPr>
                      <w:rFonts w:ascii="Times" w:hAnsi="Times" w:cs="Times"/>
                      <w:sz w:val="24"/>
                      <w:szCs w:val="24"/>
                    </w:rPr>
                    <w:t>working</w:t>
                  </w:r>
                  <w:r w:rsidRPr="008B4646">
                    <w:rPr>
                      <w:rFonts w:ascii="Times" w:eastAsia="Times" w:hAnsi="Times" w:cs="Times"/>
                      <w:sz w:val="24"/>
                      <w:szCs w:val="24"/>
                      <w:lang w:eastAsia="ja-JP"/>
                    </w:rPr>
                    <w:t xml:space="preserve"> Hour: time format, required</w:t>
                  </w:r>
                </w:p>
                <w:p w14:paraId="4242C9F8" w14:textId="77777777" w:rsidR="009F33DA" w:rsidRPr="008B4646" w:rsidRDefault="009F33DA" w:rsidP="00CB7118">
                  <w:pPr>
                    <w:pStyle w:val="ListParagraph"/>
                    <w:numPr>
                      <w:ilvl w:val="0"/>
                      <w:numId w:val="49"/>
                    </w:numPr>
                    <w:spacing w:line="276" w:lineRule="auto"/>
                    <w:jc w:val="both"/>
                    <w:rPr>
                      <w:rFonts w:ascii="Times" w:eastAsia="Times" w:hAnsi="Times" w:cs="Times"/>
                      <w:sz w:val="24"/>
                      <w:szCs w:val="24"/>
                      <w:lang w:eastAsia="ja-JP"/>
                    </w:rPr>
                  </w:pPr>
                  <w:r w:rsidRPr="008B4646">
                    <w:rPr>
                      <w:rFonts w:ascii="Times" w:eastAsia="Times" w:hAnsi="Times" w:cs="Times"/>
                      <w:sz w:val="24"/>
                      <w:szCs w:val="24"/>
                      <w:lang w:eastAsia="ja-JP"/>
                    </w:rPr>
                    <w:t xml:space="preserve">Apply Dates: </w:t>
                  </w:r>
                  <w:r w:rsidRPr="008B4646">
                    <w:rPr>
                      <w:rFonts w:ascii="Times" w:eastAsia="Times" w:hAnsi="Times" w:cs="Times"/>
                      <w:noProof/>
                      <w:sz w:val="24"/>
                      <w:szCs w:val="24"/>
                      <w:lang w:eastAsia="ja-JP"/>
                    </w:rPr>
                    <w:t>checkbox</w:t>
                  </w:r>
                </w:p>
              </w:tc>
            </w:tr>
            <w:tr w:rsidR="009F33DA" w:rsidRPr="008B4646" w14:paraId="728DDAFA" w14:textId="77777777" w:rsidTr="009F33DA">
              <w:tc>
                <w:tcPr>
                  <w:tcW w:w="697" w:type="dxa"/>
                </w:tcPr>
                <w:p w14:paraId="363AB822"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510" w:type="dxa"/>
                </w:tcPr>
                <w:p w14:paraId="05B6C001"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Guest sends a command to save</w:t>
                  </w:r>
                </w:p>
              </w:tc>
              <w:tc>
                <w:tcPr>
                  <w:tcW w:w="4588" w:type="dxa"/>
                </w:tcPr>
                <w:p w14:paraId="4EF09D0F"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7FC63936"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requires greeting message</w:t>
                  </w:r>
                </w:p>
              </w:tc>
            </w:tr>
            <w:tr w:rsidR="009F33DA" w:rsidRPr="008B4646" w14:paraId="2E061FE6" w14:textId="77777777" w:rsidTr="009F33DA">
              <w:tc>
                <w:tcPr>
                  <w:tcW w:w="697" w:type="dxa"/>
                </w:tcPr>
                <w:p w14:paraId="4716AD85"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510" w:type="dxa"/>
                </w:tcPr>
                <w:p w14:paraId="4C0B952B"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Guest sends a command to record a greeting message</w:t>
                  </w:r>
                </w:p>
                <w:p w14:paraId="736661E4"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 xml:space="preserve">[Alternative 2] </w:t>
                  </w:r>
                </w:p>
              </w:tc>
              <w:tc>
                <w:tcPr>
                  <w:tcW w:w="4588" w:type="dxa"/>
                </w:tcPr>
                <w:p w14:paraId="39C66EC6"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0C948104"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38263D30"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The system redirects to record view</w:t>
                  </w:r>
                </w:p>
              </w:tc>
            </w:tr>
            <w:tr w:rsidR="009F33DA" w:rsidRPr="008B4646" w14:paraId="2A196843" w14:textId="77777777" w:rsidTr="009F33DA">
              <w:tc>
                <w:tcPr>
                  <w:tcW w:w="697" w:type="dxa"/>
                </w:tcPr>
                <w:p w14:paraId="3C027CA4"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lang w:eastAsia="ja-JP"/>
                    </w:rPr>
                    <w:t>4</w:t>
                  </w:r>
                </w:p>
              </w:tc>
              <w:tc>
                <w:tcPr>
                  <w:tcW w:w="3510" w:type="dxa"/>
                </w:tcPr>
                <w:p w14:paraId="4674815C"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Guest sends a command to record</w:t>
                  </w:r>
                </w:p>
              </w:tc>
              <w:tc>
                <w:tcPr>
                  <w:tcW w:w="4588" w:type="dxa"/>
                </w:tcPr>
                <w:p w14:paraId="7E9381D5"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7BE8B94B"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starts </w:t>
                  </w:r>
                  <w:r w:rsidRPr="008B4646">
                    <w:rPr>
                      <w:rFonts w:ascii="Times" w:eastAsia="Times" w:hAnsi="Times" w:cs="Times"/>
                      <w:noProof/>
                      <w:sz w:val="24"/>
                      <w:szCs w:val="24"/>
                      <w:lang w:eastAsia="ja-JP"/>
                    </w:rPr>
                    <w:t>to</w:t>
                  </w:r>
                  <w:r w:rsidRPr="008B4646">
                    <w:rPr>
                      <w:rFonts w:ascii="Times" w:eastAsia="Times" w:hAnsi="Times" w:cs="Times"/>
                      <w:sz w:val="24"/>
                      <w:szCs w:val="24"/>
                      <w:lang w:eastAsia="ja-JP"/>
                    </w:rPr>
                    <w:t xml:space="preserve"> record the content</w:t>
                  </w:r>
                </w:p>
              </w:tc>
            </w:tr>
            <w:tr w:rsidR="009F33DA" w:rsidRPr="008B4646" w14:paraId="146EA991" w14:textId="77777777" w:rsidTr="009F33DA">
              <w:tc>
                <w:tcPr>
                  <w:tcW w:w="697" w:type="dxa"/>
                </w:tcPr>
                <w:p w14:paraId="2BC1891D"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lang w:eastAsia="ja-JP"/>
                    </w:rPr>
                    <w:t>5</w:t>
                  </w:r>
                </w:p>
              </w:tc>
              <w:tc>
                <w:tcPr>
                  <w:tcW w:w="3510" w:type="dxa"/>
                </w:tcPr>
                <w:p w14:paraId="3AB5EEE8"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Guest speak up greeting message</w:t>
                  </w:r>
                </w:p>
              </w:tc>
              <w:tc>
                <w:tcPr>
                  <w:tcW w:w="4588" w:type="dxa"/>
                </w:tcPr>
                <w:p w14:paraId="709B1E28"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09E0E99C"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records the greeting message</w:t>
                  </w:r>
                </w:p>
              </w:tc>
            </w:tr>
            <w:tr w:rsidR="009F33DA" w:rsidRPr="008B4646" w14:paraId="1C402D09" w14:textId="77777777" w:rsidTr="009F33DA">
              <w:tc>
                <w:tcPr>
                  <w:tcW w:w="697" w:type="dxa"/>
                </w:tcPr>
                <w:p w14:paraId="746BD360"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lang w:eastAsia="ja-JP"/>
                    </w:rPr>
                    <w:lastRenderedPageBreak/>
                    <w:t>6</w:t>
                  </w:r>
                </w:p>
              </w:tc>
              <w:tc>
                <w:tcPr>
                  <w:tcW w:w="3510" w:type="dxa"/>
                </w:tcPr>
                <w:p w14:paraId="6798F073"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 xml:space="preserve">Guest sends a command to </w:t>
                  </w:r>
                  <w:r w:rsidRPr="008B4646">
                    <w:rPr>
                      <w:rFonts w:ascii="Times" w:hAnsi="Times" w:cs="Times"/>
                      <w:noProof/>
                      <w:sz w:val="24"/>
                      <w:szCs w:val="24"/>
                    </w:rPr>
                    <w:t>finish</w:t>
                  </w:r>
                </w:p>
              </w:tc>
              <w:tc>
                <w:tcPr>
                  <w:tcW w:w="4588" w:type="dxa"/>
                </w:tcPr>
                <w:p w14:paraId="714D5F3D"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404BA3D7"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Finish recording and save record file into the system</w:t>
                  </w:r>
                </w:p>
                <w:p w14:paraId="30D95289"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redirect to configure greeting message</w:t>
                  </w:r>
                </w:p>
              </w:tc>
            </w:tr>
            <w:tr w:rsidR="009F33DA" w:rsidRPr="008B4646" w14:paraId="4469DBA6" w14:textId="77777777" w:rsidTr="009F33DA">
              <w:tc>
                <w:tcPr>
                  <w:tcW w:w="697" w:type="dxa"/>
                </w:tcPr>
                <w:p w14:paraId="650C6EE2"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lang w:eastAsia="ja-JP"/>
                    </w:rPr>
                    <w:t>7</w:t>
                  </w:r>
                </w:p>
              </w:tc>
              <w:tc>
                <w:tcPr>
                  <w:tcW w:w="3510" w:type="dxa"/>
                </w:tcPr>
                <w:p w14:paraId="2906D248" w14:textId="77777777" w:rsidR="009F33DA" w:rsidRPr="008B4646" w:rsidRDefault="009F33DA" w:rsidP="009F33DA">
                  <w:pPr>
                    <w:spacing w:line="276" w:lineRule="auto"/>
                    <w:rPr>
                      <w:rFonts w:ascii="Times" w:hAnsi="Times" w:cs="Times"/>
                      <w:sz w:val="24"/>
                      <w:szCs w:val="24"/>
                    </w:rPr>
                  </w:pPr>
                  <w:r w:rsidRPr="008B4646">
                    <w:rPr>
                      <w:rFonts w:ascii="Times" w:hAnsi="Times" w:cs="Times"/>
                      <w:sz w:val="24"/>
                      <w:szCs w:val="24"/>
                    </w:rPr>
                    <w:t>Guest send a command to save</w:t>
                  </w:r>
                </w:p>
              </w:tc>
              <w:tc>
                <w:tcPr>
                  <w:tcW w:w="4588" w:type="dxa"/>
                </w:tcPr>
                <w:p w14:paraId="05BDE981"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61B3A911"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redirect to dashboard view</w:t>
                  </w:r>
                </w:p>
              </w:tc>
            </w:tr>
          </w:tbl>
          <w:p w14:paraId="2C1C4D6B"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 2:</w:t>
            </w:r>
          </w:p>
          <w:tbl>
            <w:tblPr>
              <w:tblStyle w:val="TableGrid"/>
              <w:tblW w:w="8795" w:type="dxa"/>
              <w:tblLook w:val="04A0" w:firstRow="1" w:lastRow="0" w:firstColumn="1" w:lastColumn="0" w:noHBand="0" w:noVBand="1"/>
            </w:tblPr>
            <w:tblGrid>
              <w:gridCol w:w="697"/>
              <w:gridCol w:w="3510"/>
              <w:gridCol w:w="4588"/>
            </w:tblGrid>
            <w:tr w:rsidR="009F33DA" w:rsidRPr="008B4646" w14:paraId="2DC9DCF0" w14:textId="77777777" w:rsidTr="009F33DA">
              <w:tc>
                <w:tcPr>
                  <w:tcW w:w="697" w:type="dxa"/>
                  <w:shd w:val="clear" w:color="auto" w:fill="D9D9D9" w:themeFill="background1" w:themeFillShade="D9"/>
                </w:tcPr>
                <w:p w14:paraId="54D2BABE"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lang w:eastAsia="ja-JP"/>
                    </w:rPr>
                    <w:t>Step</w:t>
                  </w:r>
                </w:p>
              </w:tc>
              <w:tc>
                <w:tcPr>
                  <w:tcW w:w="3510" w:type="dxa"/>
                  <w:shd w:val="clear" w:color="auto" w:fill="D9D9D9" w:themeFill="background1" w:themeFillShade="D9"/>
                </w:tcPr>
                <w:p w14:paraId="3352DFB2"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588" w:type="dxa"/>
                  <w:shd w:val="clear" w:color="auto" w:fill="D9D9D9" w:themeFill="background1" w:themeFillShade="D9"/>
                </w:tcPr>
                <w:p w14:paraId="0D5C6CE2"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3CA38AD7" w14:textId="77777777" w:rsidTr="009F33DA">
              <w:tc>
                <w:tcPr>
                  <w:tcW w:w="697" w:type="dxa"/>
                </w:tcPr>
                <w:p w14:paraId="342DBDED"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59DC05A9" w14:textId="77777777" w:rsidR="009F33DA" w:rsidRPr="008B4646" w:rsidRDefault="009F33DA" w:rsidP="009F33DA">
                  <w:pPr>
                    <w:rPr>
                      <w:rFonts w:ascii="Times" w:hAnsi="Times" w:cs="Times"/>
                      <w:sz w:val="24"/>
                      <w:szCs w:val="24"/>
                    </w:rPr>
                  </w:pPr>
                  <w:r w:rsidRPr="008B4646">
                    <w:rPr>
                      <w:rFonts w:ascii="Times" w:hAnsi="Times" w:cs="Times"/>
                      <w:sz w:val="24"/>
                      <w:szCs w:val="24"/>
                    </w:rPr>
                    <w:t>Guest sends a command to choose greeting message file</w:t>
                  </w:r>
                </w:p>
              </w:tc>
              <w:tc>
                <w:tcPr>
                  <w:tcW w:w="4588" w:type="dxa"/>
                </w:tcPr>
                <w:p w14:paraId="68D2190E" w14:textId="77777777" w:rsidR="009F33DA" w:rsidRPr="008B4646" w:rsidRDefault="009F33DA" w:rsidP="009F33DA">
                  <w:pPr>
                    <w:rPr>
                      <w:rFonts w:ascii="Times" w:hAnsi="Times" w:cs="Times"/>
                      <w:sz w:val="24"/>
                      <w:szCs w:val="24"/>
                    </w:rPr>
                  </w:pPr>
                </w:p>
                <w:p w14:paraId="5F18272B" w14:textId="77777777" w:rsidR="009F33DA" w:rsidRPr="008B4646" w:rsidRDefault="009F33DA" w:rsidP="009F33DA">
                  <w:pPr>
                    <w:rPr>
                      <w:rFonts w:ascii="Times" w:hAnsi="Times" w:cs="Times"/>
                      <w:sz w:val="24"/>
                      <w:szCs w:val="24"/>
                    </w:rPr>
                  </w:pPr>
                  <w:r w:rsidRPr="008B4646">
                    <w:rPr>
                      <w:rFonts w:ascii="Times" w:eastAsia="Times" w:hAnsi="Times" w:cs="Times"/>
                      <w:sz w:val="24"/>
                      <w:szCs w:val="24"/>
                      <w:lang w:eastAsia="ja-JP"/>
                    </w:rPr>
                    <w:t>System redirect to choose greeting message file</w:t>
                  </w:r>
                </w:p>
              </w:tc>
            </w:tr>
            <w:tr w:rsidR="009F33DA" w:rsidRPr="008B4646" w14:paraId="728A5ECC" w14:textId="77777777" w:rsidTr="009F33DA">
              <w:tc>
                <w:tcPr>
                  <w:tcW w:w="697" w:type="dxa"/>
                </w:tcPr>
                <w:p w14:paraId="69123B5C"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lang w:eastAsia="ja-JP"/>
                    </w:rPr>
                    <w:t>2</w:t>
                  </w:r>
                </w:p>
              </w:tc>
              <w:tc>
                <w:tcPr>
                  <w:tcW w:w="3510" w:type="dxa"/>
                </w:tcPr>
                <w:p w14:paraId="7B7C2FC8"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hAnsi="Times" w:cs="Times"/>
                      <w:sz w:val="24"/>
                      <w:szCs w:val="24"/>
                    </w:rPr>
                    <w:t>Guest chooses a greeting message file</w:t>
                  </w:r>
                </w:p>
              </w:tc>
              <w:tc>
                <w:tcPr>
                  <w:tcW w:w="4588" w:type="dxa"/>
                </w:tcPr>
                <w:p w14:paraId="6641F30E"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0B165367"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redirect to configure greeting message</w:t>
                  </w:r>
                </w:p>
              </w:tc>
            </w:tr>
          </w:tbl>
          <w:p w14:paraId="4163A3C8" w14:textId="77777777" w:rsidR="009F33DA" w:rsidRPr="008B4646" w:rsidRDefault="009F33DA" w:rsidP="009F33DA">
            <w:pPr>
              <w:spacing w:line="276" w:lineRule="auto"/>
              <w:rPr>
                <w:rFonts w:ascii="Times" w:eastAsia="Times" w:hAnsi="Times" w:cs="Times"/>
                <w:lang w:eastAsia="ja-JP"/>
              </w:rPr>
            </w:pPr>
          </w:p>
          <w:p w14:paraId="268F0A3F"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p>
          <w:tbl>
            <w:tblPr>
              <w:tblStyle w:val="TableGrid"/>
              <w:tblW w:w="8795" w:type="dxa"/>
              <w:tblLook w:val="04A0" w:firstRow="1" w:lastRow="0" w:firstColumn="1" w:lastColumn="0" w:noHBand="0" w:noVBand="1"/>
            </w:tblPr>
            <w:tblGrid>
              <w:gridCol w:w="697"/>
              <w:gridCol w:w="3510"/>
              <w:gridCol w:w="4588"/>
            </w:tblGrid>
            <w:tr w:rsidR="009F33DA" w:rsidRPr="008B4646" w14:paraId="41959212" w14:textId="77777777" w:rsidTr="009F33DA">
              <w:tc>
                <w:tcPr>
                  <w:tcW w:w="697" w:type="dxa"/>
                  <w:shd w:val="clear" w:color="auto" w:fill="D9D9D9" w:themeFill="background1" w:themeFillShade="D9"/>
                </w:tcPr>
                <w:p w14:paraId="5888DD84"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15A6E780"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588" w:type="dxa"/>
                  <w:shd w:val="clear" w:color="auto" w:fill="D9D9D9" w:themeFill="background1" w:themeFillShade="D9"/>
                </w:tcPr>
                <w:p w14:paraId="3F0BC51C"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7FCADF45" w14:textId="77777777" w:rsidTr="009F33DA">
              <w:tc>
                <w:tcPr>
                  <w:tcW w:w="697" w:type="dxa"/>
                </w:tcPr>
                <w:p w14:paraId="2211A0A5"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194CA732" w14:textId="77777777" w:rsidR="009F33DA" w:rsidRPr="008B4646" w:rsidRDefault="009F33DA" w:rsidP="009F33DA">
                  <w:pPr>
                    <w:rPr>
                      <w:rFonts w:ascii="Times" w:hAnsi="Times" w:cs="Times"/>
                      <w:sz w:val="24"/>
                      <w:szCs w:val="24"/>
                    </w:rPr>
                  </w:pPr>
                  <w:r w:rsidRPr="008B4646">
                    <w:rPr>
                      <w:rFonts w:ascii="Times" w:hAnsi="Times" w:cs="Times"/>
                      <w:sz w:val="24"/>
                      <w:szCs w:val="24"/>
                    </w:rPr>
                    <w:t>Guest does not input required field.</w:t>
                  </w:r>
                </w:p>
              </w:tc>
              <w:tc>
                <w:tcPr>
                  <w:tcW w:w="4588" w:type="dxa"/>
                </w:tcPr>
                <w:p w14:paraId="2CB6E70E" w14:textId="77777777" w:rsidR="009F33DA" w:rsidRPr="008B4646" w:rsidRDefault="009F33DA" w:rsidP="009F33DA">
                  <w:pPr>
                    <w:rPr>
                      <w:rFonts w:ascii="Times" w:hAnsi="Times" w:cs="Times"/>
                      <w:sz w:val="24"/>
                      <w:szCs w:val="24"/>
                    </w:rPr>
                  </w:pPr>
                  <w:r w:rsidRPr="008B4646">
                    <w:rPr>
                      <w:rFonts w:ascii="Times" w:hAnsi="Times" w:cs="Times"/>
                      <w:sz w:val="24"/>
                      <w:szCs w:val="24"/>
                    </w:rPr>
                    <w:t>System notices that actor need to input all those fields.</w:t>
                  </w:r>
                </w:p>
              </w:tc>
            </w:tr>
            <w:tr w:rsidR="009F33DA" w:rsidRPr="008B4646" w14:paraId="77ACFCD3" w14:textId="77777777" w:rsidTr="009F33DA">
              <w:tc>
                <w:tcPr>
                  <w:tcW w:w="697" w:type="dxa"/>
                </w:tcPr>
                <w:p w14:paraId="24E45C72"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510" w:type="dxa"/>
                </w:tcPr>
                <w:p w14:paraId="67BB36FC"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hAnsi="Times" w:cs="Times"/>
                      <w:sz w:val="24"/>
                      <w:szCs w:val="24"/>
                    </w:rPr>
                    <w:t>Guest inputs wrong identity information</w:t>
                  </w:r>
                  <w:r w:rsidRPr="008B4646">
                    <w:rPr>
                      <w:rFonts w:ascii="Times" w:eastAsia="Times" w:hAnsi="Times" w:cs="Times"/>
                      <w:sz w:val="24"/>
                      <w:szCs w:val="24"/>
                      <w:lang w:eastAsia="ja-JP"/>
                    </w:rPr>
                    <w:t>.</w:t>
                  </w:r>
                </w:p>
              </w:tc>
              <w:tc>
                <w:tcPr>
                  <w:tcW w:w="4588" w:type="dxa"/>
                </w:tcPr>
                <w:p w14:paraId="14395CE2"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identity information is not correct.</w:t>
                  </w:r>
                </w:p>
              </w:tc>
            </w:tr>
          </w:tbl>
          <w:p w14:paraId="426C29BB"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4A89C72C"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22AAAD77" w14:textId="77777777" w:rsidR="009F33DA" w:rsidRPr="008B4646" w:rsidRDefault="009F33DA" w:rsidP="00CB7118">
            <w:pPr>
              <w:pStyle w:val="ListParagraph"/>
              <w:numPr>
                <w:ilvl w:val="0"/>
                <w:numId w:val="49"/>
              </w:numPr>
              <w:spacing w:before="100" w:beforeAutospacing="1" w:after="100" w:afterAutospacing="1"/>
              <w:rPr>
                <w:rFonts w:ascii="Times" w:hAnsi="Times" w:cs="Times"/>
                <w:color w:val="000000"/>
              </w:rPr>
            </w:pPr>
            <w:r w:rsidRPr="008B4646">
              <w:rPr>
                <w:rFonts w:ascii="Times" w:hAnsi="Times" w:cs="Times"/>
                <w:color w:val="000000"/>
              </w:rPr>
              <w:t>The guest will be redirected to a specific view based on their role in the system:</w:t>
            </w:r>
          </w:p>
          <w:p w14:paraId="08CD76D7" w14:textId="77777777" w:rsidR="009F33DA" w:rsidRPr="008B4646" w:rsidRDefault="009F33DA" w:rsidP="00CB7118">
            <w:pPr>
              <w:pStyle w:val="ListParagraph"/>
              <w:numPr>
                <w:ilvl w:val="1"/>
                <w:numId w:val="49"/>
              </w:numPr>
              <w:spacing w:before="100" w:beforeAutospacing="1" w:after="100" w:afterAutospacing="1"/>
              <w:rPr>
                <w:rFonts w:ascii="Times" w:hAnsi="Times" w:cs="Times"/>
                <w:color w:val="000000"/>
              </w:rPr>
            </w:pPr>
            <w:r w:rsidRPr="008B4646">
              <w:rPr>
                <w:rFonts w:ascii="Times" w:hAnsi="Times" w:cs="Times"/>
                <w:color w:val="000000"/>
              </w:rPr>
              <w:t>If the role is “Administrator”, the system will display to Administrator dashboard view.</w:t>
            </w:r>
          </w:p>
          <w:p w14:paraId="4D54C9F5" w14:textId="77777777" w:rsidR="009F33DA" w:rsidRPr="008B4646" w:rsidRDefault="009F33DA" w:rsidP="00CB7118">
            <w:pPr>
              <w:pStyle w:val="ListParagraph"/>
              <w:numPr>
                <w:ilvl w:val="1"/>
                <w:numId w:val="49"/>
              </w:numPr>
              <w:spacing w:before="100" w:beforeAutospacing="1" w:after="100" w:afterAutospacing="1"/>
              <w:rPr>
                <w:rFonts w:ascii="Times" w:hAnsi="Times" w:cs="Times"/>
                <w:color w:val="000000"/>
              </w:rPr>
            </w:pPr>
            <w:r w:rsidRPr="008B4646">
              <w:rPr>
                <w:rFonts w:ascii="Times" w:hAnsi="Times" w:cs="Times"/>
                <w:color w:val="000000"/>
              </w:rPr>
              <w:t>If the role is “Staff”, the system will display to Staff dashboard view.</w:t>
            </w:r>
          </w:p>
          <w:p w14:paraId="48D48A27" w14:textId="77777777" w:rsidR="009F33DA" w:rsidRPr="008B4646" w:rsidRDefault="009F33DA" w:rsidP="00CB7118">
            <w:pPr>
              <w:pStyle w:val="ListParagraph"/>
              <w:numPr>
                <w:ilvl w:val="1"/>
                <w:numId w:val="49"/>
              </w:numPr>
              <w:spacing w:before="120" w:after="120" w:line="276" w:lineRule="auto"/>
              <w:rPr>
                <w:rFonts w:ascii="Times" w:hAnsi="Times" w:cs="Times"/>
                <w:color w:val="000000"/>
              </w:rPr>
            </w:pPr>
            <w:r w:rsidRPr="008B4646">
              <w:rPr>
                <w:rFonts w:ascii="Times" w:hAnsi="Times" w:cs="Times"/>
                <w:color w:val="000000"/>
              </w:rPr>
              <w:t>If the role is “Clinic”, the system will display to Clinic dashboard view.</w:t>
            </w:r>
          </w:p>
          <w:p w14:paraId="1CC4E551" w14:textId="77777777" w:rsidR="009F33DA" w:rsidRPr="008B4646" w:rsidRDefault="009F33DA" w:rsidP="00CB7118">
            <w:pPr>
              <w:pStyle w:val="ListParagraph"/>
              <w:numPr>
                <w:ilvl w:val="0"/>
                <w:numId w:val="49"/>
              </w:numPr>
              <w:spacing w:before="120" w:after="120" w:line="276" w:lineRule="auto"/>
              <w:rPr>
                <w:rFonts w:ascii="Times" w:hAnsi="Times" w:cs="Times"/>
                <w:color w:val="000000"/>
              </w:rPr>
            </w:pPr>
            <w:r w:rsidRPr="008B4646">
              <w:rPr>
                <w:rFonts w:ascii="Times" w:hAnsi="Times" w:cs="Times"/>
                <w:color w:val="000000"/>
              </w:rPr>
              <w:t xml:space="preserve">With the role is “Clinic”, for the first time to </w:t>
            </w:r>
            <w:r w:rsidRPr="008B4646">
              <w:rPr>
                <w:rFonts w:ascii="Times" w:hAnsi="Times" w:cs="Times"/>
                <w:noProof/>
                <w:color w:val="000000"/>
              </w:rPr>
              <w:t>log in</w:t>
            </w:r>
            <w:r w:rsidRPr="008B4646">
              <w:rPr>
                <w:rFonts w:ascii="Times" w:hAnsi="Times" w:cs="Times"/>
                <w:color w:val="000000"/>
              </w:rPr>
              <w:t>, the actor must be set up required information to use the system:</w:t>
            </w:r>
          </w:p>
          <w:p w14:paraId="489E2486" w14:textId="77777777" w:rsidR="009F33DA" w:rsidRPr="008B4646" w:rsidRDefault="009F33DA" w:rsidP="00CB7118">
            <w:pPr>
              <w:pStyle w:val="ListParagraph"/>
              <w:numPr>
                <w:ilvl w:val="1"/>
                <w:numId w:val="49"/>
              </w:numPr>
              <w:spacing w:before="120" w:after="120" w:line="276" w:lineRule="auto"/>
              <w:rPr>
                <w:rFonts w:ascii="Times" w:hAnsi="Times" w:cs="Times"/>
                <w:color w:val="000000"/>
              </w:rPr>
            </w:pPr>
            <w:r w:rsidRPr="008B4646">
              <w:rPr>
                <w:rFonts w:ascii="Times" w:hAnsi="Times" w:cs="Times"/>
                <w:color w:val="000000"/>
              </w:rPr>
              <w:t>Examination duration: Time for an examination with “</w:t>
            </w:r>
            <w:proofErr w:type="spellStart"/>
            <w:r w:rsidRPr="008B4646">
              <w:rPr>
                <w:rFonts w:ascii="Times" w:hAnsi="Times" w:cs="Times"/>
                <w:color w:val="000000"/>
              </w:rPr>
              <w:t>hh:mm:ss</w:t>
            </w:r>
            <w:proofErr w:type="spellEnd"/>
            <w:r w:rsidRPr="008B4646">
              <w:rPr>
                <w:rFonts w:ascii="Times" w:hAnsi="Times" w:cs="Times"/>
                <w:color w:val="000000"/>
              </w:rPr>
              <w:t>” format.</w:t>
            </w:r>
          </w:p>
          <w:p w14:paraId="75EC092F" w14:textId="77777777" w:rsidR="009F33DA" w:rsidRPr="008B4646" w:rsidRDefault="009F33DA" w:rsidP="00CB7118">
            <w:pPr>
              <w:pStyle w:val="ListParagraph"/>
              <w:numPr>
                <w:ilvl w:val="1"/>
                <w:numId w:val="49"/>
              </w:numPr>
              <w:spacing w:before="120" w:after="120" w:line="276" w:lineRule="auto"/>
              <w:rPr>
                <w:rFonts w:ascii="Times" w:hAnsi="Times" w:cs="Times"/>
                <w:color w:val="000000"/>
              </w:rPr>
            </w:pPr>
            <w:r w:rsidRPr="008B4646">
              <w:rPr>
                <w:rFonts w:ascii="Times" w:hAnsi="Times" w:cs="Times"/>
                <w:color w:val="000000"/>
              </w:rPr>
              <w:t>Start working hour: Time start working with “</w:t>
            </w:r>
            <w:proofErr w:type="spellStart"/>
            <w:r w:rsidRPr="008B4646">
              <w:rPr>
                <w:rFonts w:ascii="Times" w:hAnsi="Times" w:cs="Times"/>
                <w:color w:val="000000"/>
              </w:rPr>
              <w:t>HH:mm:ss</w:t>
            </w:r>
            <w:proofErr w:type="spellEnd"/>
            <w:r w:rsidRPr="008B4646">
              <w:rPr>
                <w:rFonts w:ascii="Times" w:hAnsi="Times" w:cs="Times"/>
                <w:color w:val="000000"/>
              </w:rPr>
              <w:t>” format.</w:t>
            </w:r>
          </w:p>
          <w:p w14:paraId="7B294E7A" w14:textId="77777777" w:rsidR="009F33DA" w:rsidRPr="008B4646" w:rsidRDefault="009F33DA" w:rsidP="00CB7118">
            <w:pPr>
              <w:pStyle w:val="ListParagraph"/>
              <w:numPr>
                <w:ilvl w:val="1"/>
                <w:numId w:val="49"/>
              </w:numPr>
              <w:spacing w:before="120" w:after="120" w:line="276" w:lineRule="auto"/>
              <w:rPr>
                <w:rFonts w:ascii="Times" w:hAnsi="Times" w:cs="Times"/>
                <w:color w:val="000000"/>
              </w:rPr>
            </w:pPr>
            <w:r w:rsidRPr="008B4646">
              <w:rPr>
                <w:rFonts w:ascii="Times" w:hAnsi="Times" w:cs="Times"/>
                <w:color w:val="000000"/>
              </w:rPr>
              <w:t>End working hour: Time end working with “</w:t>
            </w:r>
            <w:proofErr w:type="spellStart"/>
            <w:r w:rsidRPr="008B4646">
              <w:rPr>
                <w:rFonts w:ascii="Times" w:hAnsi="Times" w:cs="Times"/>
                <w:color w:val="000000"/>
              </w:rPr>
              <w:t>HH:mm:ss</w:t>
            </w:r>
            <w:proofErr w:type="spellEnd"/>
            <w:r w:rsidRPr="008B4646">
              <w:rPr>
                <w:rFonts w:ascii="Times" w:hAnsi="Times" w:cs="Times"/>
                <w:color w:val="000000"/>
              </w:rPr>
              <w:t>” format.</w:t>
            </w:r>
          </w:p>
          <w:p w14:paraId="7AB488A4" w14:textId="77777777" w:rsidR="009F33DA" w:rsidRPr="008B4646" w:rsidRDefault="009F33DA" w:rsidP="00CB7118">
            <w:pPr>
              <w:pStyle w:val="ListParagraph"/>
              <w:numPr>
                <w:ilvl w:val="1"/>
                <w:numId w:val="49"/>
              </w:numPr>
              <w:spacing w:before="120" w:after="120" w:line="276" w:lineRule="auto"/>
              <w:rPr>
                <w:rFonts w:ascii="Times" w:hAnsi="Times" w:cs="Times"/>
                <w:color w:val="000000"/>
              </w:rPr>
            </w:pPr>
            <w:r w:rsidRPr="008B4646">
              <w:rPr>
                <w:rFonts w:ascii="Times" w:hAnsi="Times" w:cs="Times"/>
                <w:color w:val="000000"/>
              </w:rPr>
              <w:t>Apply dates: Dates working in the week from Monday to Sunday.</w:t>
            </w:r>
          </w:p>
          <w:p w14:paraId="7AEAF230" w14:textId="77777777" w:rsidR="009F33DA" w:rsidRPr="008B4646" w:rsidRDefault="009F33DA" w:rsidP="00CB7118">
            <w:pPr>
              <w:pStyle w:val="ListParagraph"/>
              <w:numPr>
                <w:ilvl w:val="1"/>
                <w:numId w:val="49"/>
              </w:numPr>
              <w:spacing w:before="120" w:after="120" w:line="276" w:lineRule="auto"/>
              <w:rPr>
                <w:rFonts w:ascii="Times" w:eastAsia="Times,Cambria" w:hAnsi="Times" w:cs="Times"/>
                <w:lang w:eastAsia="ja-JP"/>
              </w:rPr>
            </w:pPr>
            <w:r w:rsidRPr="008B4646">
              <w:rPr>
                <w:rFonts w:ascii="Times" w:eastAsia="Times,Cambria" w:hAnsi="Times" w:cs="Times"/>
                <w:lang w:eastAsia="ja-JP"/>
              </w:rPr>
              <w:t>Greeting message: greeting of the clinic with “.mp3” format.</w:t>
            </w:r>
          </w:p>
          <w:p w14:paraId="225A09F5"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Cambria" w:hAnsi="Times" w:cs="Times"/>
                <w:lang w:eastAsia="ja-JP"/>
              </w:rPr>
              <w:t>When guest login, if the license is expired, the system will redirect to payment view.</w:t>
            </w:r>
          </w:p>
        </w:tc>
      </w:tr>
    </w:tbl>
    <w:p w14:paraId="6E21F54F" w14:textId="4BA5970A"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36 Use Case:</w:t>
      </w:r>
      <w:r w:rsidRPr="00E21E20">
        <w:rPr>
          <w:rFonts w:ascii="Times" w:eastAsia="Times" w:hAnsi="Times" w:cs="Times"/>
          <w:sz w:val="24"/>
          <w:szCs w:val="24"/>
        </w:rPr>
        <w:t xml:space="preserve"> </w:t>
      </w:r>
    </w:p>
    <w:p w14:paraId="355B1EB6" w14:textId="1B17230C" w:rsidR="00DA2F93" w:rsidRDefault="00330503" w:rsidP="00CB7118">
      <w:pPr>
        <w:pStyle w:val="Heading5"/>
        <w:numPr>
          <w:ilvl w:val="3"/>
          <w:numId w:val="39"/>
        </w:numPr>
        <w:ind w:left="2410" w:hanging="992"/>
        <w:rPr>
          <w:rFonts w:ascii="Times" w:hAnsi="Times" w:cs="Times"/>
        </w:rPr>
      </w:pPr>
      <w:bookmarkStart w:id="235" w:name="_Toc520105337"/>
      <w:bookmarkStart w:id="236" w:name="_Toc520105507"/>
      <w:r>
        <w:rPr>
          <w:rFonts w:ascii="Times" w:hAnsi="Times" w:cs="Times"/>
          <w:noProof/>
        </w:rPr>
        <w:lastRenderedPageBreak/>
        <w:drawing>
          <wp:anchor distT="0" distB="0" distL="114300" distR="114300" simplePos="0" relativeHeight="251658255" behindDoc="0" locked="0" layoutInCell="1" allowOverlap="1" wp14:anchorId="12BDE3CF" wp14:editId="7805F17B">
            <wp:simplePos x="0" y="0"/>
            <wp:positionH relativeFrom="margin">
              <wp:align>right</wp:align>
            </wp:positionH>
            <wp:positionV relativeFrom="paragraph">
              <wp:posOffset>231140</wp:posOffset>
            </wp:positionV>
            <wp:extent cx="5581650" cy="135064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uestRegister.png"/>
                    <pic:cNvPicPr/>
                  </pic:nvPicPr>
                  <pic:blipFill>
                    <a:blip r:embed="rId52">
                      <a:extLst>
                        <a:ext uri="{28A0092B-C50C-407E-A947-70E740481C1C}">
                          <a14:useLocalDpi xmlns:a14="http://schemas.microsoft.com/office/drawing/2010/main" val="0"/>
                        </a:ext>
                      </a:extLst>
                    </a:blip>
                    <a:stretch>
                      <a:fillRect/>
                    </a:stretch>
                  </pic:blipFill>
                  <pic:spPr>
                    <a:xfrm>
                      <a:off x="0" y="0"/>
                      <a:ext cx="5581650" cy="1350645"/>
                    </a:xfrm>
                    <a:prstGeom prst="rect">
                      <a:avLst/>
                    </a:prstGeom>
                  </pic:spPr>
                </pic:pic>
              </a:graphicData>
            </a:graphic>
            <wp14:sizeRelH relativeFrom="page">
              <wp14:pctWidth>0</wp14:pctWidth>
            </wp14:sizeRelH>
            <wp14:sizeRelV relativeFrom="page">
              <wp14:pctHeight>0</wp14:pctHeight>
            </wp14:sizeRelV>
          </wp:anchor>
        </w:drawing>
      </w:r>
      <w:r w:rsidR="008D138C">
        <w:rPr>
          <w:rFonts w:ascii="Times" w:hAnsi="Times" w:cs="Times"/>
        </w:rPr>
        <w:t>&lt;</w:t>
      </w:r>
      <w:r w:rsidR="008D138C" w:rsidRPr="008D138C">
        <w:rPr>
          <w:rFonts w:ascii="Times" w:hAnsi="Times" w:cs="Times"/>
        </w:rPr>
        <w:t xml:space="preserve"> </w:t>
      </w:r>
      <w:r w:rsidR="008D138C" w:rsidRPr="00284087">
        <w:rPr>
          <w:rFonts w:ascii="Times" w:hAnsi="Times" w:cs="Times"/>
        </w:rPr>
        <w:t>Guest</w:t>
      </w:r>
      <w:r w:rsidR="008D138C">
        <w:rPr>
          <w:rFonts w:ascii="Times" w:hAnsi="Times" w:cs="Times"/>
        </w:rPr>
        <w:t>&gt; Register</w:t>
      </w:r>
      <w:bookmarkEnd w:id="235"/>
      <w:bookmarkEnd w:id="236"/>
    </w:p>
    <w:p w14:paraId="58915821" w14:textId="0034B453" w:rsidR="009F33DA" w:rsidRPr="00330503" w:rsidRDefault="00330503" w:rsidP="00330503">
      <w:pPr>
        <w:pStyle w:val="cAP"/>
        <w:ind w:left="2160" w:firstLine="72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38:</w:t>
      </w:r>
      <w:r>
        <w:rPr>
          <w:rFonts w:ascii="Times" w:eastAsia="Times" w:hAnsi="Times" w:cs="Times"/>
          <w:sz w:val="24"/>
          <w:szCs w:val="24"/>
        </w:rPr>
        <w:t xml:space="preserve"> </w:t>
      </w:r>
    </w:p>
    <w:tbl>
      <w:tblPr>
        <w:tblW w:w="5137"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50"/>
        <w:gridCol w:w="1665"/>
        <w:gridCol w:w="2210"/>
        <w:gridCol w:w="3096"/>
      </w:tblGrid>
      <w:tr w:rsidR="009F33DA" w:rsidRPr="006B28F6" w14:paraId="08863F4A"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C118E20"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UC_G02</w:t>
            </w:r>
          </w:p>
        </w:tc>
      </w:tr>
      <w:tr w:rsidR="009F33DA" w:rsidRPr="006B28F6" w14:paraId="638DBA66" w14:textId="77777777" w:rsidTr="008B4646">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136AF4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3"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49F030B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UC_G02</w:t>
            </w:r>
          </w:p>
        </w:tc>
        <w:tc>
          <w:tcPr>
            <w:tcW w:w="1225"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E8A5745"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71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C42A3A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2.0</w:t>
            </w:r>
          </w:p>
        </w:tc>
      </w:tr>
      <w:tr w:rsidR="009F33DA" w:rsidRPr="006B28F6" w14:paraId="7C8359F3" w14:textId="77777777" w:rsidTr="008B4646">
        <w:tc>
          <w:tcPr>
            <w:tcW w:w="113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F34CEB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64"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7EC3A3F"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Register</w:t>
            </w:r>
          </w:p>
        </w:tc>
      </w:tr>
      <w:tr w:rsidR="009F33DA" w:rsidRPr="006B28F6" w14:paraId="1078A39B" w14:textId="77777777" w:rsidTr="008B4646">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61EC207"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64"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5065F08"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6B28F6" w14:paraId="27C362D2" w14:textId="77777777" w:rsidTr="008B4646">
        <w:tc>
          <w:tcPr>
            <w:tcW w:w="113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F2921C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80209D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2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1414837"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71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07C332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Normal</w:t>
            </w:r>
          </w:p>
        </w:tc>
      </w:tr>
      <w:tr w:rsidR="009F33DA" w:rsidRPr="006B28F6" w14:paraId="5D97C4F9"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DB2CB3D"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1F2B9870" w14:textId="77777777" w:rsidR="009F33DA" w:rsidRPr="008B4646" w:rsidRDefault="009F33DA" w:rsidP="00CB7118">
            <w:pPr>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Guest</w:t>
            </w:r>
          </w:p>
          <w:p w14:paraId="6683B9C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667B173A" w14:textId="77777777" w:rsidR="009F33DA" w:rsidRPr="008B4646" w:rsidRDefault="009F33DA" w:rsidP="00CB7118">
            <w:pPr>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This use case allows guest to register a new account to use the call center system.</w:t>
            </w:r>
          </w:p>
          <w:p w14:paraId="1B3709A7"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297A0FA1" w14:textId="77777777" w:rsidR="009F33DA" w:rsidRPr="008B4646" w:rsidRDefault="009F33DA" w:rsidP="00CB7118">
            <w:pPr>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New account added into the system.</w:t>
            </w:r>
          </w:p>
          <w:p w14:paraId="4AB663A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521A31DF" w14:textId="77777777" w:rsidR="009F33DA" w:rsidRPr="008B4646" w:rsidRDefault="009F33DA" w:rsidP="009F33DA">
            <w:pPr>
              <w:spacing w:line="276" w:lineRule="auto"/>
              <w:ind w:left="720"/>
              <w:rPr>
                <w:rFonts w:ascii="Times" w:eastAsia="Times,Cambria" w:hAnsi="Times" w:cs="Times"/>
                <w:lang w:eastAsia="ja-JP"/>
              </w:rPr>
            </w:pPr>
            <w:r w:rsidRPr="008B4646">
              <w:rPr>
                <w:rFonts w:ascii="Times" w:eastAsia="Times" w:hAnsi="Times" w:cs="Times"/>
                <w:lang w:eastAsia="ja-JP"/>
              </w:rPr>
              <w:t>Guest sends register command to the system.</w:t>
            </w:r>
          </w:p>
          <w:p w14:paraId="51F80BE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Preconditions: N/A.</w:t>
            </w:r>
          </w:p>
          <w:p w14:paraId="33EE9416"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Post Conditions:</w:t>
            </w:r>
          </w:p>
          <w:p w14:paraId="62B3D5AC" w14:textId="77777777" w:rsidR="009F33DA" w:rsidRPr="008B4646" w:rsidRDefault="009F33DA" w:rsidP="00CB7118">
            <w:pPr>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 xml:space="preserve">Success: The </w:t>
            </w:r>
            <w:r w:rsidRPr="008B4646">
              <w:rPr>
                <w:rFonts w:ascii="Times" w:eastAsia="Times" w:hAnsi="Times" w:cs="Times"/>
                <w:noProof/>
                <w:lang w:eastAsia="ja-JP"/>
              </w:rPr>
              <w:t>new</w:t>
            </w:r>
            <w:r w:rsidRPr="008B4646">
              <w:rPr>
                <w:rFonts w:ascii="Times" w:eastAsia="Times" w:hAnsi="Times" w:cs="Times"/>
                <w:lang w:eastAsia="ja-JP"/>
              </w:rPr>
              <w:t xml:space="preserve"> account is added to the system.</w:t>
            </w:r>
          </w:p>
          <w:p w14:paraId="281924D7" w14:textId="77777777" w:rsidR="009F33DA" w:rsidRPr="008B4646" w:rsidRDefault="009F33DA" w:rsidP="00CB7118">
            <w:pPr>
              <w:pStyle w:val="ListParagraph"/>
              <w:numPr>
                <w:ilvl w:val="0"/>
                <w:numId w:val="49"/>
              </w:numPr>
              <w:spacing w:after="160" w:line="276" w:lineRule="auto"/>
              <w:rPr>
                <w:rFonts w:ascii="Times" w:eastAsia="Times,Cambria" w:hAnsi="Times" w:cs="Times"/>
                <w:lang w:eastAsia="ja-JP"/>
              </w:rPr>
            </w:pPr>
            <w:r w:rsidRPr="008B4646">
              <w:rPr>
                <w:rFonts w:ascii="Times" w:eastAsia="Times" w:hAnsi="Times" w:cs="Times"/>
                <w:lang w:eastAsia="ja-JP"/>
              </w:rPr>
              <w:t>Fail: Account is not added and show an error message.</w:t>
            </w:r>
          </w:p>
          <w:p w14:paraId="67A72186"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95" w:type="dxa"/>
              <w:tblLook w:val="04A0" w:firstRow="1" w:lastRow="0" w:firstColumn="1" w:lastColumn="0" w:noHBand="0" w:noVBand="1"/>
            </w:tblPr>
            <w:tblGrid>
              <w:gridCol w:w="734"/>
              <w:gridCol w:w="3092"/>
              <w:gridCol w:w="4969"/>
            </w:tblGrid>
            <w:tr w:rsidR="009F33DA" w:rsidRPr="008B4646" w14:paraId="603D047F" w14:textId="77777777" w:rsidTr="009F33DA">
              <w:tc>
                <w:tcPr>
                  <w:tcW w:w="734" w:type="dxa"/>
                  <w:shd w:val="clear" w:color="auto" w:fill="D9D9D9" w:themeFill="background1" w:themeFillShade="D9"/>
                </w:tcPr>
                <w:p w14:paraId="11BDEE38"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92" w:type="dxa"/>
                  <w:shd w:val="clear" w:color="auto" w:fill="D9D9D9" w:themeFill="background1" w:themeFillShade="D9"/>
                </w:tcPr>
                <w:p w14:paraId="3E689A55"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969" w:type="dxa"/>
                  <w:shd w:val="clear" w:color="auto" w:fill="D9D9D9" w:themeFill="background1" w:themeFillShade="D9"/>
                </w:tcPr>
                <w:p w14:paraId="4DF58D5D"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149C06B9" w14:textId="77777777" w:rsidTr="009F33DA">
              <w:tc>
                <w:tcPr>
                  <w:tcW w:w="734" w:type="dxa"/>
                </w:tcPr>
                <w:p w14:paraId="1FE26291" w14:textId="77777777" w:rsidR="009F33DA" w:rsidRPr="008B4646" w:rsidRDefault="009F33DA" w:rsidP="009F33DA">
                  <w:pPr>
                    <w:spacing w:line="276" w:lineRule="auto"/>
                    <w:jc w:val="center"/>
                    <w:rPr>
                      <w:rFonts w:ascii="Times" w:eastAsia="Times,Cambria" w:hAnsi="Times" w:cs="Times"/>
                      <w:sz w:val="24"/>
                      <w:szCs w:val="24"/>
                      <w:lang w:eastAsia="ja-JP"/>
                    </w:rPr>
                  </w:pPr>
                  <w:r w:rsidRPr="008B4646">
                    <w:rPr>
                      <w:rFonts w:ascii="Times" w:eastAsia="Times" w:hAnsi="Times" w:cs="Times"/>
                      <w:sz w:val="24"/>
                      <w:szCs w:val="24"/>
                      <w:lang w:eastAsia="ja-JP"/>
                    </w:rPr>
                    <w:t>1</w:t>
                  </w:r>
                </w:p>
              </w:tc>
              <w:tc>
                <w:tcPr>
                  <w:tcW w:w="3092" w:type="dxa"/>
                </w:tcPr>
                <w:p w14:paraId="4AEC13C4"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Guest goes to register view</w:t>
                  </w:r>
                </w:p>
              </w:tc>
              <w:tc>
                <w:tcPr>
                  <w:tcW w:w="4969" w:type="dxa"/>
                </w:tcPr>
                <w:p w14:paraId="5DBF1DCB" w14:textId="77777777" w:rsidR="009F33DA" w:rsidRPr="008B4646" w:rsidRDefault="009F33DA" w:rsidP="009F33DA">
                  <w:pPr>
                    <w:spacing w:line="276" w:lineRule="auto"/>
                    <w:contextualSpacing/>
                    <w:rPr>
                      <w:rFonts w:ascii="Times" w:eastAsia="Times" w:hAnsi="Times" w:cs="Times"/>
                      <w:sz w:val="24"/>
                      <w:szCs w:val="24"/>
                      <w:lang w:eastAsia="ja-JP"/>
                    </w:rPr>
                  </w:pPr>
                </w:p>
                <w:p w14:paraId="07E6DB8D"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requires information:</w:t>
                  </w:r>
                </w:p>
                <w:p w14:paraId="3E816BCB" w14:textId="77777777" w:rsidR="009F33DA" w:rsidRPr="008B4646" w:rsidRDefault="009F33DA" w:rsidP="009F33DA">
                  <w:pPr>
                    <w:spacing w:line="276" w:lineRule="auto"/>
                    <w:ind w:left="720"/>
                    <w:contextualSpacing/>
                    <w:rPr>
                      <w:rFonts w:ascii="Times" w:eastAsia="Times" w:hAnsi="Times" w:cs="Times"/>
                      <w:b/>
                      <w:bCs/>
                      <w:sz w:val="24"/>
                      <w:szCs w:val="24"/>
                      <w:lang w:eastAsia="ja-JP"/>
                    </w:rPr>
                  </w:pPr>
                  <w:r w:rsidRPr="008B4646">
                    <w:rPr>
                      <w:rFonts w:ascii="Times" w:eastAsia="Times" w:hAnsi="Times" w:cs="Times"/>
                      <w:b/>
                      <w:bCs/>
                      <w:sz w:val="24"/>
                      <w:szCs w:val="24"/>
                      <w:lang w:eastAsia="ja-JP"/>
                    </w:rPr>
                    <w:t>User information:</w:t>
                  </w:r>
                </w:p>
                <w:p w14:paraId="06110DBC"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Username: free text input, required, max length 30, unique</w:t>
                  </w:r>
                </w:p>
                <w:p w14:paraId="5748A79B"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Password: password text input, max length 72, required</w:t>
                  </w:r>
                </w:p>
                <w:p w14:paraId="1952DBFF"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Confirm password: password, max length 72, required</w:t>
                  </w:r>
                </w:p>
                <w:p w14:paraId="1ACE94B0"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Email: email text input, unique, required</w:t>
                  </w:r>
                </w:p>
                <w:p w14:paraId="022AEF9F" w14:textId="77777777" w:rsidR="009F33DA" w:rsidRPr="008B4646" w:rsidRDefault="009F33DA" w:rsidP="009F33DA">
                  <w:pPr>
                    <w:pStyle w:val="ListParagraph"/>
                    <w:spacing w:line="276" w:lineRule="auto"/>
                    <w:rPr>
                      <w:rFonts w:ascii="Times" w:eastAsia="Times" w:hAnsi="Times" w:cs="Times"/>
                      <w:b/>
                      <w:bCs/>
                      <w:sz w:val="24"/>
                      <w:szCs w:val="24"/>
                      <w:lang w:eastAsia="ja-JP"/>
                    </w:rPr>
                  </w:pPr>
                  <w:r w:rsidRPr="008B4646">
                    <w:rPr>
                      <w:rFonts w:ascii="Times" w:eastAsia="Times" w:hAnsi="Times" w:cs="Times"/>
                      <w:b/>
                      <w:bCs/>
                      <w:sz w:val="24"/>
                      <w:szCs w:val="24"/>
                      <w:lang w:eastAsia="ja-JP"/>
                    </w:rPr>
                    <w:t>Clinic information:</w:t>
                  </w:r>
                </w:p>
                <w:p w14:paraId="44374568"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Clinic Name: free text input, required, max length 255</w:t>
                  </w:r>
                </w:p>
                <w:p w14:paraId="176E8BCA"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Address: free text input, max length 255, </w:t>
                  </w:r>
                  <w:r w:rsidRPr="008B4646">
                    <w:rPr>
                      <w:rFonts w:ascii="Times" w:eastAsia="Times" w:hAnsi="Times" w:cs="Times"/>
                      <w:sz w:val="24"/>
                      <w:szCs w:val="24"/>
                      <w:lang w:eastAsia="ja-JP"/>
                    </w:rPr>
                    <w:lastRenderedPageBreak/>
                    <w:t>required</w:t>
                  </w:r>
                </w:p>
                <w:p w14:paraId="06F5892C"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Phone number: free text input, max length 12, required </w:t>
                  </w:r>
                </w:p>
              </w:tc>
            </w:tr>
            <w:tr w:rsidR="009F33DA" w:rsidRPr="008B4646" w14:paraId="3A6FDB11" w14:textId="77777777" w:rsidTr="009F33DA">
              <w:tc>
                <w:tcPr>
                  <w:tcW w:w="734" w:type="dxa"/>
                </w:tcPr>
                <w:p w14:paraId="40BAA15A"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lastRenderedPageBreak/>
                    <w:t>2</w:t>
                  </w:r>
                </w:p>
              </w:tc>
              <w:tc>
                <w:tcPr>
                  <w:tcW w:w="3092" w:type="dxa"/>
                </w:tcPr>
                <w:p w14:paraId="52CCD1BC"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Guest inputs information</w:t>
                  </w:r>
                </w:p>
              </w:tc>
              <w:tc>
                <w:tcPr>
                  <w:tcW w:w="4969" w:type="dxa"/>
                </w:tcPr>
                <w:p w14:paraId="1697038C" w14:textId="77777777" w:rsidR="009F33DA" w:rsidRPr="008B4646" w:rsidRDefault="009F33DA" w:rsidP="009F33DA">
                  <w:pPr>
                    <w:spacing w:line="276" w:lineRule="auto"/>
                    <w:contextualSpacing/>
                    <w:jc w:val="both"/>
                    <w:rPr>
                      <w:rFonts w:ascii="Times" w:eastAsia="Times" w:hAnsi="Times" w:cs="Times"/>
                      <w:sz w:val="24"/>
                      <w:szCs w:val="24"/>
                      <w:lang w:eastAsia="ja-JP"/>
                    </w:rPr>
                  </w:pPr>
                </w:p>
              </w:tc>
            </w:tr>
            <w:tr w:rsidR="009F33DA" w:rsidRPr="008B4646" w14:paraId="0619DE97" w14:textId="77777777" w:rsidTr="009F33DA">
              <w:tc>
                <w:tcPr>
                  <w:tcW w:w="734" w:type="dxa"/>
                </w:tcPr>
                <w:p w14:paraId="7033E068"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092" w:type="dxa"/>
                </w:tcPr>
                <w:p w14:paraId="1134EFB1"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Guest sends a command to register.</w:t>
                  </w:r>
                </w:p>
                <w:p w14:paraId="36DC2128"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 xml:space="preserve"> [Alternative 1]</w:t>
                  </w:r>
                </w:p>
                <w:p w14:paraId="35F0DCCA"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 [Alternative 2]</w:t>
                  </w:r>
                </w:p>
              </w:tc>
              <w:tc>
                <w:tcPr>
                  <w:tcW w:w="4969" w:type="dxa"/>
                </w:tcPr>
                <w:p w14:paraId="74530261"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noProof/>
                      <w:sz w:val="24"/>
                      <w:szCs w:val="24"/>
                      <w:lang w:eastAsia="ja-JP"/>
                    </w:rPr>
                    <w:t>The new</w:t>
                  </w:r>
                  <w:r w:rsidRPr="008B4646">
                    <w:rPr>
                      <w:rFonts w:ascii="Times" w:eastAsia="Times" w:hAnsi="Times" w:cs="Times"/>
                      <w:sz w:val="24"/>
                      <w:szCs w:val="24"/>
                      <w:lang w:eastAsia="ja-JP"/>
                    </w:rPr>
                    <w:t xml:space="preserve"> account has added to the system</w:t>
                  </w:r>
                </w:p>
                <w:p w14:paraId="2F8F2AA4"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 xml:space="preserve">[Exception 1]  </w:t>
                  </w:r>
                </w:p>
                <w:p w14:paraId="2263A288"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 xml:space="preserve">[Exception 2] </w:t>
                  </w:r>
                </w:p>
                <w:p w14:paraId="635F03C9"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[Exception 3]</w:t>
                  </w:r>
                </w:p>
                <w:p w14:paraId="4F2121B1"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[Exception 4]</w:t>
                  </w:r>
                </w:p>
                <w:p w14:paraId="45165DD0" w14:textId="77777777" w:rsidR="009F33DA" w:rsidRPr="008B4646" w:rsidRDefault="009F33DA" w:rsidP="009F33DA">
                  <w:pPr>
                    <w:spacing w:line="276" w:lineRule="auto"/>
                    <w:jc w:val="both"/>
                    <w:rPr>
                      <w:rFonts w:ascii="Times" w:eastAsia="Times" w:hAnsi="Times" w:cs="Times"/>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sends an active link via email</w:t>
                  </w:r>
                </w:p>
              </w:tc>
            </w:tr>
            <w:tr w:rsidR="009F33DA" w:rsidRPr="008B4646" w14:paraId="7E1E2226" w14:textId="77777777" w:rsidTr="009F33DA">
              <w:tc>
                <w:tcPr>
                  <w:tcW w:w="734" w:type="dxa"/>
                </w:tcPr>
                <w:p w14:paraId="297CFB28"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4</w:t>
                  </w:r>
                </w:p>
              </w:tc>
              <w:tc>
                <w:tcPr>
                  <w:tcW w:w="3092" w:type="dxa"/>
                </w:tcPr>
                <w:p w14:paraId="3ABBFF21"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Guest send commands to active </w:t>
                  </w:r>
                </w:p>
              </w:tc>
              <w:tc>
                <w:tcPr>
                  <w:tcW w:w="4969" w:type="dxa"/>
                </w:tcPr>
                <w:p w14:paraId="59376768" w14:textId="77777777" w:rsidR="009F33DA" w:rsidRPr="008B4646" w:rsidRDefault="009F33DA" w:rsidP="009F33DA">
                  <w:pPr>
                    <w:spacing w:line="276" w:lineRule="auto"/>
                    <w:contextualSpacing/>
                    <w:jc w:val="both"/>
                    <w:rPr>
                      <w:rFonts w:ascii="Times" w:eastAsia="Times" w:hAnsi="Times" w:cs="Times"/>
                      <w:sz w:val="24"/>
                      <w:szCs w:val="24"/>
                      <w:lang w:eastAsia="ja-JP"/>
                    </w:rPr>
                  </w:pPr>
                </w:p>
                <w:p w14:paraId="3D86F97E"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System display active successfully view</w:t>
                  </w:r>
                </w:p>
              </w:tc>
            </w:tr>
          </w:tbl>
          <w:p w14:paraId="651101AA"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w:t>
            </w:r>
          </w:p>
          <w:tbl>
            <w:tblPr>
              <w:tblStyle w:val="TableGrid"/>
              <w:tblW w:w="8795" w:type="dxa"/>
              <w:tblLook w:val="04A0" w:firstRow="1" w:lastRow="0" w:firstColumn="1" w:lastColumn="0" w:noHBand="0" w:noVBand="1"/>
            </w:tblPr>
            <w:tblGrid>
              <w:gridCol w:w="697"/>
              <w:gridCol w:w="3510"/>
              <w:gridCol w:w="4588"/>
            </w:tblGrid>
            <w:tr w:rsidR="009F33DA" w:rsidRPr="008B4646" w14:paraId="20EC219D" w14:textId="77777777" w:rsidTr="009F33DA">
              <w:tc>
                <w:tcPr>
                  <w:tcW w:w="697" w:type="dxa"/>
                  <w:shd w:val="clear" w:color="auto" w:fill="D9D9D9" w:themeFill="background1" w:themeFillShade="D9"/>
                </w:tcPr>
                <w:p w14:paraId="5879CC52"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lang w:eastAsia="ja-JP"/>
                    </w:rPr>
                    <w:t>No</w:t>
                  </w:r>
                </w:p>
              </w:tc>
              <w:tc>
                <w:tcPr>
                  <w:tcW w:w="3510" w:type="dxa"/>
                  <w:shd w:val="clear" w:color="auto" w:fill="D9D9D9" w:themeFill="background1" w:themeFillShade="D9"/>
                </w:tcPr>
                <w:p w14:paraId="53A03F67"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4588" w:type="dxa"/>
                  <w:shd w:val="clear" w:color="auto" w:fill="D9D9D9" w:themeFill="background1" w:themeFillShade="D9"/>
                </w:tcPr>
                <w:p w14:paraId="45AD358C"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7392CE81" w14:textId="77777777" w:rsidTr="009F33DA">
              <w:tc>
                <w:tcPr>
                  <w:tcW w:w="697" w:type="dxa"/>
                </w:tcPr>
                <w:p w14:paraId="1DD25124"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287F8209" w14:textId="77777777" w:rsidR="009F33DA" w:rsidRPr="008B4646" w:rsidRDefault="009F33DA" w:rsidP="009F33DA">
                  <w:pPr>
                    <w:spacing w:line="276" w:lineRule="auto"/>
                    <w:rPr>
                      <w:rFonts w:ascii="Times" w:eastAsia="Times" w:hAnsi="Times" w:cs="Times"/>
                      <w:color w:val="FF0000"/>
                      <w:sz w:val="24"/>
                      <w:szCs w:val="24"/>
                      <w:lang w:eastAsia="ja-JP"/>
                    </w:rPr>
                  </w:pPr>
                  <w:r w:rsidRPr="008B4646">
                    <w:rPr>
                      <w:rFonts w:ascii="Times" w:eastAsia="Times" w:hAnsi="Times" w:cs="Times"/>
                      <w:sz w:val="24"/>
                      <w:szCs w:val="24"/>
                      <w:lang w:eastAsia="ja-JP"/>
                    </w:rPr>
                    <w:t>Guest sends a command to reset</w:t>
                  </w:r>
                </w:p>
              </w:tc>
              <w:tc>
                <w:tcPr>
                  <w:tcW w:w="4588" w:type="dxa"/>
                </w:tcPr>
                <w:p w14:paraId="3EAC5056" w14:textId="77777777" w:rsidR="009F33DA" w:rsidRPr="008B4646" w:rsidRDefault="009F33DA" w:rsidP="009F33DA">
                  <w:pPr>
                    <w:spacing w:line="276" w:lineRule="auto"/>
                    <w:contextualSpacing/>
                    <w:jc w:val="both"/>
                    <w:rPr>
                      <w:rFonts w:ascii="Times" w:eastAsia="Times" w:hAnsi="Times" w:cs="Times"/>
                      <w:color w:val="FF0000"/>
                      <w:sz w:val="24"/>
                      <w:szCs w:val="24"/>
                      <w:lang w:eastAsia="ja-JP"/>
                    </w:rPr>
                  </w:pPr>
                  <w:r w:rsidRPr="008B4646">
                    <w:rPr>
                      <w:rFonts w:ascii="Times" w:eastAsia="Times" w:hAnsi="Times" w:cs="Times"/>
                      <w:sz w:val="24"/>
                      <w:szCs w:val="24"/>
                      <w:lang w:eastAsia="ja-JP"/>
                    </w:rPr>
                    <w:t>System reset all field to blank</w:t>
                  </w:r>
                </w:p>
              </w:tc>
            </w:tr>
            <w:tr w:rsidR="009F33DA" w:rsidRPr="008B4646" w14:paraId="1D0795BF" w14:textId="77777777" w:rsidTr="009F33DA">
              <w:tc>
                <w:tcPr>
                  <w:tcW w:w="697" w:type="dxa"/>
                </w:tcPr>
                <w:p w14:paraId="62090DD8"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lang w:eastAsia="ja-JP"/>
                    </w:rPr>
                    <w:t>2</w:t>
                  </w:r>
                </w:p>
              </w:tc>
              <w:tc>
                <w:tcPr>
                  <w:tcW w:w="3510" w:type="dxa"/>
                </w:tcPr>
                <w:p w14:paraId="1064EF5D" w14:textId="77777777" w:rsidR="009F33DA" w:rsidRPr="008B4646" w:rsidRDefault="009F33DA" w:rsidP="009F33DA">
                  <w:pPr>
                    <w:spacing w:line="276" w:lineRule="auto"/>
                    <w:rPr>
                      <w:rFonts w:ascii="Times" w:eastAsia="Times" w:hAnsi="Times" w:cs="Times"/>
                      <w:color w:val="FF0000"/>
                      <w:sz w:val="24"/>
                      <w:szCs w:val="24"/>
                      <w:lang w:eastAsia="ja-JP"/>
                    </w:rPr>
                  </w:pPr>
                  <w:r w:rsidRPr="008B4646">
                    <w:rPr>
                      <w:rFonts w:ascii="Times" w:eastAsia="Times" w:hAnsi="Times" w:cs="Times"/>
                      <w:sz w:val="24"/>
                      <w:szCs w:val="24"/>
                      <w:lang w:eastAsia="ja-JP"/>
                    </w:rPr>
                    <w:t>Guest sends a command to cancel</w:t>
                  </w:r>
                </w:p>
              </w:tc>
              <w:tc>
                <w:tcPr>
                  <w:tcW w:w="4588" w:type="dxa"/>
                </w:tcPr>
                <w:p w14:paraId="0B3F78BD" w14:textId="77777777" w:rsidR="009F33DA" w:rsidRPr="008B4646" w:rsidRDefault="009F33DA" w:rsidP="009F33DA">
                  <w:pPr>
                    <w:spacing w:line="276" w:lineRule="auto"/>
                    <w:contextualSpacing/>
                    <w:jc w:val="both"/>
                    <w:rPr>
                      <w:rFonts w:ascii="Times" w:eastAsia="Times" w:hAnsi="Times" w:cs="Times"/>
                      <w:color w:val="FF0000"/>
                      <w:sz w:val="24"/>
                      <w:szCs w:val="24"/>
                      <w:lang w:eastAsia="ja-JP"/>
                    </w:rPr>
                  </w:pPr>
                  <w:r w:rsidRPr="008B4646">
                    <w:rPr>
                      <w:rFonts w:ascii="Times" w:eastAsia="Times" w:hAnsi="Times" w:cs="Times"/>
                      <w:noProof/>
                      <w:sz w:val="24"/>
                      <w:szCs w:val="24"/>
                      <w:lang w:eastAsia="ja-JP"/>
                    </w:rPr>
                    <w:t>The system</w:t>
                  </w:r>
                  <w:r w:rsidRPr="008B4646">
                    <w:rPr>
                      <w:rFonts w:ascii="Times" w:eastAsia="Times" w:hAnsi="Times" w:cs="Times"/>
                      <w:sz w:val="24"/>
                      <w:szCs w:val="24"/>
                      <w:lang w:eastAsia="ja-JP"/>
                    </w:rPr>
                    <w:t xml:space="preserve"> will navigate to the login page</w:t>
                  </w:r>
                </w:p>
              </w:tc>
            </w:tr>
          </w:tbl>
          <w:p w14:paraId="470884DF" w14:textId="77777777" w:rsidR="009F33DA" w:rsidRPr="008B4646" w:rsidRDefault="009F33DA" w:rsidP="009F33DA">
            <w:pPr>
              <w:spacing w:line="276" w:lineRule="auto"/>
              <w:rPr>
                <w:rFonts w:ascii="Times" w:eastAsia="Times" w:hAnsi="Times" w:cs="Times"/>
                <w:lang w:eastAsia="ja-JP"/>
              </w:rPr>
            </w:pPr>
          </w:p>
          <w:p w14:paraId="2CDE399A"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p>
          <w:tbl>
            <w:tblPr>
              <w:tblStyle w:val="TableGrid"/>
              <w:tblW w:w="8795" w:type="dxa"/>
              <w:tblLook w:val="04A0" w:firstRow="1" w:lastRow="0" w:firstColumn="1" w:lastColumn="0" w:noHBand="0" w:noVBand="1"/>
            </w:tblPr>
            <w:tblGrid>
              <w:gridCol w:w="697"/>
              <w:gridCol w:w="3510"/>
              <w:gridCol w:w="4588"/>
            </w:tblGrid>
            <w:tr w:rsidR="009F33DA" w:rsidRPr="008B4646" w14:paraId="6528D85D" w14:textId="77777777" w:rsidTr="009F33DA">
              <w:tc>
                <w:tcPr>
                  <w:tcW w:w="697" w:type="dxa"/>
                  <w:shd w:val="clear" w:color="auto" w:fill="D9D9D9" w:themeFill="background1" w:themeFillShade="D9"/>
                </w:tcPr>
                <w:p w14:paraId="64549392"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1BAE44F2"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588" w:type="dxa"/>
                  <w:shd w:val="clear" w:color="auto" w:fill="D9D9D9" w:themeFill="background1" w:themeFillShade="D9"/>
                </w:tcPr>
                <w:p w14:paraId="0797C9E4"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43324F60" w14:textId="77777777" w:rsidTr="009F33DA">
              <w:tc>
                <w:tcPr>
                  <w:tcW w:w="697" w:type="dxa"/>
                </w:tcPr>
                <w:p w14:paraId="6B014BE3"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2BC93715"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Guest inputs username already exist.</w:t>
                  </w:r>
                </w:p>
              </w:tc>
              <w:tc>
                <w:tcPr>
                  <w:tcW w:w="4588" w:type="dxa"/>
                </w:tcPr>
                <w:p w14:paraId="6152DE98"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username has existed.</w:t>
                  </w:r>
                </w:p>
              </w:tc>
            </w:tr>
            <w:tr w:rsidR="009F33DA" w:rsidRPr="008B4646" w14:paraId="6814BCE6" w14:textId="77777777" w:rsidTr="009F33DA">
              <w:tc>
                <w:tcPr>
                  <w:tcW w:w="697" w:type="dxa"/>
                </w:tcPr>
                <w:p w14:paraId="7C1BEDC3" w14:textId="77777777" w:rsidR="009F33DA" w:rsidRPr="008B4646" w:rsidRDefault="009F33DA" w:rsidP="009F33DA">
                  <w:pPr>
                    <w:spacing w:line="276" w:lineRule="auto"/>
                    <w:jc w:val="center"/>
                    <w:rPr>
                      <w:rFonts w:ascii="Times" w:eastAsia="Times" w:hAnsi="Times" w:cs="Times"/>
                      <w:lang w:eastAsia="ja-JP"/>
                    </w:rPr>
                  </w:pPr>
                  <w:r w:rsidRPr="008B4646">
                    <w:rPr>
                      <w:rFonts w:ascii="Times" w:eastAsia="Times" w:hAnsi="Times" w:cs="Times"/>
                      <w:lang w:eastAsia="ja-JP"/>
                    </w:rPr>
                    <w:t>2</w:t>
                  </w:r>
                </w:p>
              </w:tc>
              <w:tc>
                <w:tcPr>
                  <w:tcW w:w="3510" w:type="dxa"/>
                </w:tcPr>
                <w:p w14:paraId="567D5484"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Guest inputs email already exist.</w:t>
                  </w:r>
                </w:p>
              </w:tc>
              <w:tc>
                <w:tcPr>
                  <w:tcW w:w="4588" w:type="dxa"/>
                </w:tcPr>
                <w:p w14:paraId="21201D67"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email has existed.</w:t>
                  </w:r>
                </w:p>
              </w:tc>
            </w:tr>
            <w:tr w:rsidR="009F33DA" w:rsidRPr="008B4646" w14:paraId="321CC06B" w14:textId="77777777" w:rsidTr="009F33DA">
              <w:tc>
                <w:tcPr>
                  <w:tcW w:w="697" w:type="dxa"/>
                </w:tcPr>
                <w:p w14:paraId="7E9FC481"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lang w:eastAsia="ja-JP"/>
                    </w:rPr>
                    <w:t>3</w:t>
                  </w:r>
                </w:p>
              </w:tc>
              <w:tc>
                <w:tcPr>
                  <w:tcW w:w="3510" w:type="dxa"/>
                </w:tcPr>
                <w:p w14:paraId="524279DB"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Guest inputs a new password and </w:t>
                  </w:r>
                  <w:r w:rsidRPr="008B4646">
                    <w:rPr>
                      <w:rFonts w:ascii="Times" w:eastAsia="Times" w:hAnsi="Times" w:cs="Times"/>
                      <w:noProof/>
                      <w:sz w:val="24"/>
                      <w:szCs w:val="24"/>
                      <w:lang w:eastAsia="ja-JP"/>
                    </w:rPr>
                    <w:t>confirms</w:t>
                  </w:r>
                  <w:r w:rsidRPr="008B4646">
                    <w:rPr>
                      <w:rFonts w:ascii="Times" w:eastAsia="Times" w:hAnsi="Times" w:cs="Times"/>
                      <w:sz w:val="24"/>
                      <w:szCs w:val="24"/>
                      <w:lang w:eastAsia="ja-JP"/>
                    </w:rPr>
                    <w:t xml:space="preserve"> password not match.</w:t>
                  </w:r>
                </w:p>
              </w:tc>
              <w:tc>
                <w:tcPr>
                  <w:tcW w:w="4588" w:type="dxa"/>
                </w:tcPr>
                <w:p w14:paraId="5B499D19"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confirm password is not matched with the new password.</w:t>
                  </w:r>
                </w:p>
              </w:tc>
            </w:tr>
            <w:tr w:rsidR="009F33DA" w:rsidRPr="008B4646" w14:paraId="6C10DB8C" w14:textId="77777777" w:rsidTr="009F33DA">
              <w:tc>
                <w:tcPr>
                  <w:tcW w:w="697" w:type="dxa"/>
                </w:tcPr>
                <w:p w14:paraId="140E97C6"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4</w:t>
                  </w:r>
                </w:p>
              </w:tc>
              <w:tc>
                <w:tcPr>
                  <w:tcW w:w="3510" w:type="dxa"/>
                </w:tcPr>
                <w:p w14:paraId="0EE144AD"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Guest does not input required field.</w:t>
                  </w:r>
                </w:p>
              </w:tc>
              <w:tc>
                <w:tcPr>
                  <w:tcW w:w="4588" w:type="dxa"/>
                </w:tcPr>
                <w:p w14:paraId="731447BC"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 xml:space="preserve">System notices that actor need to input all those </w:t>
                  </w:r>
                  <w:r w:rsidRPr="008B4646">
                    <w:rPr>
                      <w:rFonts w:ascii="Times" w:eastAsia="Times" w:hAnsi="Times" w:cs="Times"/>
                      <w:noProof/>
                      <w:sz w:val="24"/>
                      <w:szCs w:val="24"/>
                      <w:lang w:eastAsia="ja-JP"/>
                    </w:rPr>
                    <w:t>fields</w:t>
                  </w:r>
                  <w:r w:rsidRPr="008B4646">
                    <w:rPr>
                      <w:rFonts w:ascii="Times" w:eastAsia="Times" w:hAnsi="Times" w:cs="Times"/>
                      <w:sz w:val="24"/>
                      <w:szCs w:val="24"/>
                      <w:lang w:eastAsia="ja-JP"/>
                    </w:rPr>
                    <w:t>.</w:t>
                  </w:r>
                </w:p>
              </w:tc>
            </w:tr>
          </w:tbl>
          <w:p w14:paraId="5DC38B8F"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31CDD6F9"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40BCE91F" w14:textId="77777777" w:rsidR="009F33DA" w:rsidRPr="008B4646" w:rsidRDefault="009F33DA" w:rsidP="00CB7118">
            <w:pPr>
              <w:pStyle w:val="ListParagraph"/>
              <w:numPr>
                <w:ilvl w:val="0"/>
                <w:numId w:val="49"/>
              </w:numPr>
              <w:spacing w:line="276" w:lineRule="auto"/>
              <w:jc w:val="both"/>
              <w:rPr>
                <w:rFonts w:ascii="Times" w:eastAsia="Times" w:hAnsi="Times" w:cs="Times"/>
              </w:rPr>
            </w:pPr>
            <w:r w:rsidRPr="008B4646">
              <w:rPr>
                <w:rFonts w:ascii="Times" w:eastAsia="Times" w:hAnsi="Times" w:cs="Times"/>
                <w:lang w:eastAsia="ja-JP"/>
              </w:rPr>
              <w:t xml:space="preserve">Guest </w:t>
            </w:r>
            <w:r w:rsidRPr="008B4646">
              <w:rPr>
                <w:rFonts w:ascii="Times" w:eastAsia="Times" w:hAnsi="Times" w:cs="Times"/>
              </w:rPr>
              <w:t xml:space="preserve">must be input require information to register, input information </w:t>
            </w:r>
            <w:r w:rsidRPr="008B4646">
              <w:rPr>
                <w:rFonts w:ascii="Times" w:eastAsia="Times" w:hAnsi="Times" w:cs="Times"/>
                <w:noProof/>
              </w:rPr>
              <w:t>includes</w:t>
            </w:r>
            <w:r w:rsidRPr="008B4646">
              <w:rPr>
                <w:rFonts w:ascii="Times" w:eastAsia="Times" w:hAnsi="Times" w:cs="Times"/>
              </w:rPr>
              <w:t>:</w:t>
            </w:r>
          </w:p>
          <w:p w14:paraId="2A481BDC" w14:textId="77777777" w:rsidR="009F33DA" w:rsidRPr="008B4646" w:rsidRDefault="009F33DA" w:rsidP="00CB7118">
            <w:pPr>
              <w:pStyle w:val="ListParagraph"/>
              <w:numPr>
                <w:ilvl w:val="1"/>
                <w:numId w:val="49"/>
              </w:numPr>
              <w:spacing w:line="276" w:lineRule="auto"/>
              <w:jc w:val="both"/>
              <w:rPr>
                <w:rFonts w:ascii="Times" w:eastAsia="Times" w:hAnsi="Times" w:cs="Times"/>
              </w:rPr>
            </w:pPr>
            <w:r w:rsidRPr="008B4646">
              <w:rPr>
                <w:rFonts w:ascii="Times" w:eastAsia="Times" w:hAnsi="Times" w:cs="Times"/>
              </w:rPr>
              <w:t>Username, email, and phone number must not be duplicate.</w:t>
            </w:r>
          </w:p>
          <w:p w14:paraId="2B619958" w14:textId="77777777" w:rsidR="009F33DA" w:rsidRPr="008B4646" w:rsidRDefault="009F33DA" w:rsidP="00CB7118">
            <w:pPr>
              <w:pStyle w:val="ListParagraph"/>
              <w:numPr>
                <w:ilvl w:val="1"/>
                <w:numId w:val="49"/>
              </w:numPr>
              <w:spacing w:line="276" w:lineRule="auto"/>
              <w:jc w:val="both"/>
              <w:rPr>
                <w:rFonts w:ascii="Times" w:eastAsia="Times" w:hAnsi="Times" w:cs="Times"/>
              </w:rPr>
            </w:pPr>
            <w:r w:rsidRPr="008B4646">
              <w:rPr>
                <w:rFonts w:ascii="Times" w:eastAsia="Times" w:hAnsi="Times" w:cs="Times"/>
              </w:rPr>
              <w:t>An email address must be validated by this regular expression:</w:t>
            </w:r>
          </w:p>
          <w:p w14:paraId="5A449750" w14:textId="77777777" w:rsidR="009F33DA" w:rsidRPr="008B4646" w:rsidRDefault="009F33DA" w:rsidP="009F33DA">
            <w:pPr>
              <w:pStyle w:val="ListParagraph"/>
              <w:spacing w:line="276" w:lineRule="auto"/>
              <w:ind w:left="1440"/>
              <w:jc w:val="both"/>
              <w:rPr>
                <w:rFonts w:ascii="Times" w:eastAsia="Times" w:hAnsi="Times" w:cs="Times"/>
              </w:rPr>
            </w:pPr>
            <w:r w:rsidRPr="008B4646">
              <w:rPr>
                <w:rFonts w:ascii="Times" w:eastAsia="Times" w:hAnsi="Times" w:cs="Times"/>
              </w:rPr>
              <w:t xml:space="preserve"> </w:t>
            </w:r>
            <w:r w:rsidRPr="008B4646">
              <w:rPr>
                <w:rFonts w:ascii="Times" w:hAnsi="Times" w:cs="Times"/>
                <w:shd w:val="clear" w:color="auto" w:fill="FDFDFD"/>
              </w:rPr>
              <w:t>/^\w+([\.-]?\w+)*@\w+([\.-]?\w+)*(\.\w{2,3})+$/</w:t>
            </w:r>
          </w:p>
          <w:p w14:paraId="146DC9CE" w14:textId="77777777" w:rsidR="009F33DA" w:rsidRPr="008B4646" w:rsidRDefault="009F33DA" w:rsidP="00CB7118">
            <w:pPr>
              <w:pStyle w:val="ListParagraph"/>
              <w:numPr>
                <w:ilvl w:val="0"/>
                <w:numId w:val="49"/>
              </w:numPr>
              <w:spacing w:line="276" w:lineRule="auto"/>
              <w:jc w:val="both"/>
              <w:rPr>
                <w:rFonts w:ascii="Times" w:eastAsia="Times" w:hAnsi="Times" w:cs="Times"/>
              </w:rPr>
            </w:pPr>
            <w:r w:rsidRPr="008B4646">
              <w:rPr>
                <w:rFonts w:ascii="Times" w:eastAsia="Times" w:hAnsi="Times" w:cs="Times"/>
              </w:rPr>
              <w:t xml:space="preserve">Password would be encrypting before save in the </w:t>
            </w:r>
            <w:r w:rsidRPr="008B4646">
              <w:rPr>
                <w:rFonts w:ascii="Times" w:eastAsia="Times" w:hAnsi="Times" w:cs="Times"/>
                <w:lang w:eastAsia="ja-JP"/>
              </w:rPr>
              <w:t>system</w:t>
            </w:r>
            <w:r w:rsidRPr="008B4646">
              <w:rPr>
                <w:rFonts w:ascii="Times" w:eastAsia="Times" w:hAnsi="Times" w:cs="Times"/>
              </w:rPr>
              <w:t>.</w:t>
            </w:r>
          </w:p>
          <w:p w14:paraId="52E3B356" w14:textId="77777777" w:rsidR="009F33DA" w:rsidRPr="008B4646" w:rsidRDefault="009F33DA" w:rsidP="00CB7118">
            <w:pPr>
              <w:pStyle w:val="ListParagraph"/>
              <w:numPr>
                <w:ilvl w:val="0"/>
                <w:numId w:val="49"/>
              </w:numPr>
              <w:spacing w:line="276" w:lineRule="auto"/>
              <w:jc w:val="both"/>
              <w:rPr>
                <w:rFonts w:ascii="Times" w:eastAsia="Times" w:hAnsi="Times" w:cs="Times"/>
              </w:rPr>
            </w:pPr>
            <w:r w:rsidRPr="008B4646">
              <w:rPr>
                <w:rFonts w:ascii="Times" w:eastAsia="Times" w:hAnsi="Times" w:cs="Times"/>
              </w:rPr>
              <w:t>A new account would be creating with inputted information.</w:t>
            </w:r>
          </w:p>
          <w:p w14:paraId="0463B95F"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rPr>
              <w:t>If create success, a new account will be added with the role.</w:t>
            </w:r>
          </w:p>
          <w:p w14:paraId="00CB1DCC"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lang w:eastAsia="ja-JP"/>
              </w:rPr>
              <w:t xml:space="preserve">If create fail, the account is not added </w:t>
            </w:r>
            <w:r w:rsidRPr="008B4646">
              <w:rPr>
                <w:rFonts w:ascii="Times" w:eastAsia="Times" w:hAnsi="Times" w:cs="Times"/>
                <w:noProof/>
                <w:lang w:eastAsia="ja-JP"/>
              </w:rPr>
              <w:t>to</w:t>
            </w:r>
            <w:r w:rsidRPr="008B4646">
              <w:rPr>
                <w:rFonts w:ascii="Times" w:eastAsia="Times" w:hAnsi="Times" w:cs="Times"/>
                <w:lang w:eastAsia="ja-JP"/>
              </w:rPr>
              <w:t xml:space="preserve"> the system. And the system will show error message “</w:t>
            </w:r>
            <w:proofErr w:type="spellStart"/>
            <w:r w:rsidRPr="008B4646">
              <w:rPr>
                <w:rFonts w:ascii="Times" w:eastAsia="Times" w:hAnsi="Times" w:cs="Times"/>
                <w:lang w:eastAsia="ja-JP"/>
              </w:rPr>
              <w:t>Đăng</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ky</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tài</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khoản</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không</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thành</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công</w:t>
            </w:r>
            <w:proofErr w:type="spellEnd"/>
            <w:r w:rsidRPr="008B4646">
              <w:rPr>
                <w:rFonts w:ascii="Times" w:eastAsia="Times" w:hAnsi="Times" w:cs="Times"/>
                <w:lang w:eastAsia="ja-JP"/>
              </w:rPr>
              <w:t>”</w:t>
            </w:r>
          </w:p>
          <w:p w14:paraId="0B42DC00"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The initial status of account will be set to “Inactive”.</w:t>
            </w:r>
          </w:p>
          <w:p w14:paraId="1EFEAB05"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noProof/>
                <w:lang w:eastAsia="ja-JP"/>
              </w:rPr>
              <w:t>The new</w:t>
            </w:r>
            <w:r w:rsidRPr="008B4646">
              <w:rPr>
                <w:rFonts w:ascii="Times" w:eastAsia="Times" w:hAnsi="Times" w:cs="Times"/>
                <w:lang w:eastAsia="ja-JP"/>
              </w:rPr>
              <w:t xml:space="preserve"> account has been adding into the system with clinic role.</w:t>
            </w:r>
          </w:p>
          <w:p w14:paraId="2AF39494"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lastRenderedPageBreak/>
              <w:t>The system sends an active link via email, after guest active account, the system will change the status of account from “Inactive” to “Active”.</w:t>
            </w:r>
          </w:p>
        </w:tc>
      </w:tr>
    </w:tbl>
    <w:p w14:paraId="51C2EDCC" w14:textId="43189410"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37 Use Case:</w:t>
      </w:r>
      <w:r w:rsidRPr="00E21E20">
        <w:rPr>
          <w:rFonts w:ascii="Times" w:eastAsia="Times" w:hAnsi="Times" w:cs="Times"/>
          <w:sz w:val="24"/>
          <w:szCs w:val="24"/>
        </w:rPr>
        <w:t xml:space="preserve"> </w:t>
      </w:r>
    </w:p>
    <w:p w14:paraId="0AB41420" w14:textId="4AFD1CDE" w:rsidR="008D138C" w:rsidRDefault="008D138C" w:rsidP="00CB7118">
      <w:pPr>
        <w:pStyle w:val="Heading5"/>
        <w:numPr>
          <w:ilvl w:val="3"/>
          <w:numId w:val="39"/>
        </w:numPr>
        <w:ind w:left="2410" w:hanging="992"/>
        <w:rPr>
          <w:rFonts w:ascii="Times" w:hAnsi="Times" w:cs="Times"/>
        </w:rPr>
      </w:pPr>
      <w:bookmarkStart w:id="237" w:name="_Toc520105338"/>
      <w:bookmarkStart w:id="238" w:name="_Toc520105508"/>
      <w:r>
        <w:rPr>
          <w:rFonts w:ascii="Times" w:hAnsi="Times" w:cs="Times"/>
        </w:rPr>
        <w:t>&lt;</w:t>
      </w:r>
      <w:r w:rsidRPr="008D138C">
        <w:rPr>
          <w:rFonts w:ascii="Times" w:hAnsi="Times" w:cs="Times"/>
        </w:rPr>
        <w:t xml:space="preserve"> </w:t>
      </w:r>
      <w:r w:rsidRPr="00284087">
        <w:rPr>
          <w:rFonts w:ascii="Times" w:hAnsi="Times" w:cs="Times"/>
        </w:rPr>
        <w:t>Guest</w:t>
      </w:r>
      <w:r>
        <w:rPr>
          <w:rFonts w:ascii="Times" w:hAnsi="Times" w:cs="Times"/>
        </w:rPr>
        <w:t>&gt; Reset Password</w:t>
      </w:r>
      <w:bookmarkEnd w:id="237"/>
      <w:bookmarkEnd w:id="238"/>
    </w:p>
    <w:p w14:paraId="43D7F87B" w14:textId="11D69E9E" w:rsidR="009F33DA" w:rsidRDefault="009F33DA" w:rsidP="009F33DA">
      <w:r>
        <w:rPr>
          <w:noProof/>
        </w:rPr>
        <w:drawing>
          <wp:inline distT="0" distB="0" distL="0" distR="0" wp14:anchorId="4E35CBDA" wp14:editId="00DA5A4B">
            <wp:extent cx="5581648" cy="1355725"/>
            <wp:effectExtent l="0" t="0" r="0" b="0"/>
            <wp:docPr id="417916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581648" cy="1355725"/>
                    </a:xfrm>
                    <a:prstGeom prst="rect">
                      <a:avLst/>
                    </a:prstGeom>
                  </pic:spPr>
                </pic:pic>
              </a:graphicData>
            </a:graphic>
          </wp:inline>
        </w:drawing>
      </w:r>
    </w:p>
    <w:p w14:paraId="718FC7C5" w14:textId="351ED5E6" w:rsidR="00330503" w:rsidRPr="00330503" w:rsidRDefault="00330503" w:rsidP="00330503">
      <w:pPr>
        <w:pStyle w:val="cAP"/>
        <w:ind w:left="1800" w:firstLine="360"/>
        <w:jc w:val="left"/>
        <w:rPr>
          <w:rFonts w:ascii="Times" w:eastAsia="Times" w:hAnsi="Times" w:cs="Times"/>
          <w:sz w:val="24"/>
          <w:szCs w:val="24"/>
        </w:rPr>
      </w:pPr>
      <w:r w:rsidRPr="008F2844">
        <w:rPr>
          <w:rFonts w:ascii="Times" w:eastAsia="Times" w:hAnsi="Times" w:cs="Times"/>
          <w:sz w:val="24"/>
          <w:szCs w:val="24"/>
        </w:rPr>
        <w:t xml:space="preserve">Figure </w:t>
      </w:r>
      <w:r>
        <w:rPr>
          <w:rFonts w:ascii="Times" w:hAnsi="Times" w:cs="Times"/>
          <w:sz w:val="24"/>
          <w:szCs w:val="24"/>
        </w:rPr>
        <w:t>39:</w:t>
      </w:r>
      <w:r>
        <w:rPr>
          <w:rFonts w:ascii="Times" w:eastAsia="Times" w:hAnsi="Times" w:cs="Times"/>
          <w:sz w:val="24"/>
          <w:szCs w:val="24"/>
        </w:rPr>
        <w:t xml:space="preserve"> </w:t>
      </w:r>
    </w:p>
    <w:tbl>
      <w:tblPr>
        <w:tblW w:w="5137"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5"/>
        <w:gridCol w:w="1660"/>
        <w:gridCol w:w="2198"/>
        <w:gridCol w:w="3068"/>
      </w:tblGrid>
      <w:tr w:rsidR="009F33DA" w:rsidRPr="004710B8" w14:paraId="580BAF88" w14:textId="77777777" w:rsidTr="008B464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F645B34"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 UC_AU03</w:t>
            </w:r>
          </w:p>
        </w:tc>
      </w:tr>
      <w:tr w:rsidR="009F33DA" w:rsidRPr="004710B8" w14:paraId="45EA0A5D" w14:textId="77777777" w:rsidTr="008B464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359E5D9"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No.</w:t>
            </w:r>
          </w:p>
        </w:tc>
        <w:tc>
          <w:tcPr>
            <w:tcW w:w="920"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AD38FD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UC_G03</w:t>
            </w:r>
          </w:p>
        </w:tc>
        <w:tc>
          <w:tcPr>
            <w:tcW w:w="121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61414AE5"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Use Case Version</w:t>
            </w:r>
          </w:p>
        </w:tc>
        <w:tc>
          <w:tcPr>
            <w:tcW w:w="170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0E32AB4"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2.0</w:t>
            </w:r>
          </w:p>
        </w:tc>
      </w:tr>
      <w:tr w:rsidR="009F33DA" w:rsidRPr="004710B8" w14:paraId="79BD5059" w14:textId="77777777" w:rsidTr="008B4646">
        <w:tc>
          <w:tcPr>
            <w:tcW w:w="116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E9C7CD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Use Case Name</w:t>
            </w:r>
          </w:p>
        </w:tc>
        <w:tc>
          <w:tcPr>
            <w:tcW w:w="383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46ECD0E"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Reset Password</w:t>
            </w:r>
          </w:p>
        </w:tc>
      </w:tr>
      <w:tr w:rsidR="009F33DA" w:rsidRPr="004710B8" w14:paraId="05DAF46E" w14:textId="77777777" w:rsidTr="008B464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EC0645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Author</w:t>
            </w:r>
          </w:p>
        </w:tc>
        <w:tc>
          <w:tcPr>
            <w:tcW w:w="383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5D70B57" w14:textId="77777777" w:rsidR="009F33DA" w:rsidRPr="008B4646" w:rsidRDefault="009F33DA" w:rsidP="009F33DA">
            <w:pPr>
              <w:spacing w:line="276" w:lineRule="auto"/>
              <w:rPr>
                <w:rFonts w:ascii="Times" w:eastAsia="Times,Cambria" w:hAnsi="Times" w:cs="Times"/>
                <w:lang w:eastAsia="ja-JP"/>
              </w:rPr>
            </w:pPr>
            <w:proofErr w:type="spellStart"/>
            <w:r w:rsidRPr="008B4646">
              <w:rPr>
                <w:rFonts w:ascii="Times" w:eastAsia="Times" w:hAnsi="Times" w:cs="Times"/>
              </w:rPr>
              <w:t>DuyNC</w:t>
            </w:r>
            <w:proofErr w:type="spellEnd"/>
          </w:p>
        </w:tc>
      </w:tr>
      <w:tr w:rsidR="009F33DA" w:rsidRPr="004710B8" w14:paraId="42A60A17" w14:textId="77777777" w:rsidTr="008B4646">
        <w:tc>
          <w:tcPr>
            <w:tcW w:w="116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BDFE20C"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Date</w:t>
            </w:r>
          </w:p>
        </w:tc>
        <w:tc>
          <w:tcPr>
            <w:tcW w:w="92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6EFC825"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28/05/2018</w:t>
            </w:r>
          </w:p>
        </w:tc>
        <w:tc>
          <w:tcPr>
            <w:tcW w:w="121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7DDE87F" w14:textId="77777777" w:rsidR="009F33DA" w:rsidRPr="008B4646" w:rsidRDefault="009F33DA" w:rsidP="009F33DA">
            <w:pPr>
              <w:spacing w:line="276" w:lineRule="auto"/>
              <w:rPr>
                <w:rFonts w:ascii="Times" w:eastAsia="Times,Cambria" w:hAnsi="Times" w:cs="Times"/>
                <w:b/>
                <w:lang w:eastAsia="ja-JP"/>
              </w:rPr>
            </w:pPr>
            <w:r w:rsidRPr="008B4646">
              <w:rPr>
                <w:rFonts w:ascii="Times" w:eastAsia="Times" w:hAnsi="Times" w:cs="Times"/>
                <w:b/>
                <w:lang w:eastAsia="ja-JP"/>
              </w:rPr>
              <w:t>Priority</w:t>
            </w:r>
          </w:p>
        </w:tc>
        <w:tc>
          <w:tcPr>
            <w:tcW w:w="1702"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72CF453"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rPr>
              <w:t>Low</w:t>
            </w:r>
          </w:p>
        </w:tc>
      </w:tr>
      <w:tr w:rsidR="009F33DA" w:rsidRPr="004710B8" w14:paraId="295DF6D1" w14:textId="77777777" w:rsidTr="008B464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6DDEA72"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Actor:</w:t>
            </w:r>
          </w:p>
          <w:p w14:paraId="3A780C4E" w14:textId="77777777" w:rsidR="009F33DA" w:rsidRPr="008B4646" w:rsidRDefault="009F33DA" w:rsidP="00CB7118">
            <w:pPr>
              <w:pStyle w:val="ListParagraph"/>
              <w:numPr>
                <w:ilvl w:val="0"/>
                <w:numId w:val="49"/>
              </w:numPr>
              <w:spacing w:after="5" w:line="259" w:lineRule="auto"/>
              <w:rPr>
                <w:rFonts w:ascii="Times" w:eastAsia="Times,Cambria" w:hAnsi="Times" w:cs="Times"/>
              </w:rPr>
            </w:pPr>
            <w:r w:rsidRPr="008B4646">
              <w:rPr>
                <w:rFonts w:ascii="Times" w:eastAsia="Times" w:hAnsi="Times" w:cs="Times"/>
              </w:rPr>
              <w:t>Authenticated User.</w:t>
            </w:r>
          </w:p>
          <w:p w14:paraId="2A7CCD9A"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Summary:</w:t>
            </w:r>
          </w:p>
          <w:p w14:paraId="10E84871"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lang w:eastAsia="ja-JP"/>
              </w:rPr>
              <w:t>This use case allows actor change forgot password to new password</w:t>
            </w:r>
            <w:r w:rsidRPr="008B4646">
              <w:rPr>
                <w:rFonts w:ascii="Times" w:eastAsia="Times" w:hAnsi="Times" w:cs="Times"/>
              </w:rPr>
              <w:t xml:space="preserve">. </w:t>
            </w:r>
          </w:p>
          <w:p w14:paraId="3A2FD312"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rPr>
              <w:t xml:space="preserve">The system will send a </w:t>
            </w:r>
            <w:r w:rsidRPr="008B4646">
              <w:rPr>
                <w:rFonts w:ascii="Times" w:eastAsia="Times" w:hAnsi="Times" w:cs="Times"/>
                <w:noProof/>
              </w:rPr>
              <w:t>verification</w:t>
            </w:r>
            <w:r w:rsidRPr="008B4646">
              <w:rPr>
                <w:rFonts w:ascii="Times" w:eastAsia="Times" w:hAnsi="Times" w:cs="Times"/>
              </w:rPr>
              <w:t xml:space="preserve"> code to set up a new password via email.</w:t>
            </w:r>
          </w:p>
          <w:p w14:paraId="57C11FF8"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Goal:</w:t>
            </w:r>
          </w:p>
          <w:p w14:paraId="26F46368" w14:textId="77777777" w:rsidR="009F33DA" w:rsidRPr="008B4646" w:rsidRDefault="009F33DA" w:rsidP="00CB7118">
            <w:pPr>
              <w:pStyle w:val="ListParagraph"/>
              <w:numPr>
                <w:ilvl w:val="0"/>
                <w:numId w:val="49"/>
              </w:numPr>
              <w:spacing w:after="23" w:line="259" w:lineRule="auto"/>
              <w:ind w:right="327"/>
              <w:rPr>
                <w:rFonts w:ascii="Times" w:eastAsia="Times" w:hAnsi="Times" w:cs="Times"/>
              </w:rPr>
            </w:pPr>
            <w:r w:rsidRPr="008B4646">
              <w:rPr>
                <w:rFonts w:ascii="Times" w:eastAsia="Times" w:hAnsi="Times" w:cs="Times"/>
                <w:lang w:eastAsia="ja-JP"/>
              </w:rPr>
              <w:t xml:space="preserve">The new password has been updated in the system and actor can </w:t>
            </w:r>
            <w:r w:rsidRPr="008B4646">
              <w:rPr>
                <w:rFonts w:ascii="Times" w:eastAsia="Times" w:hAnsi="Times" w:cs="Times"/>
                <w:noProof/>
                <w:lang w:eastAsia="ja-JP"/>
              </w:rPr>
              <w:t>log in</w:t>
            </w:r>
            <w:r w:rsidRPr="008B4646">
              <w:rPr>
                <w:rFonts w:ascii="Times" w:eastAsia="Times" w:hAnsi="Times" w:cs="Times"/>
                <w:lang w:eastAsia="ja-JP"/>
              </w:rPr>
              <w:t xml:space="preserve"> by the new password</w:t>
            </w:r>
            <w:r w:rsidRPr="008B4646">
              <w:rPr>
                <w:rFonts w:ascii="Times" w:eastAsia="Times" w:hAnsi="Times" w:cs="Times"/>
              </w:rPr>
              <w:t>.</w:t>
            </w:r>
          </w:p>
          <w:p w14:paraId="08965F5B" w14:textId="77777777" w:rsidR="009F33DA" w:rsidRPr="008B4646" w:rsidRDefault="009F33DA" w:rsidP="009F33DA">
            <w:pPr>
              <w:spacing w:line="276" w:lineRule="auto"/>
              <w:rPr>
                <w:rFonts w:ascii="Times" w:eastAsia="Times,Cambria" w:hAnsi="Times" w:cs="Times"/>
                <w:lang w:eastAsia="ja-JP"/>
              </w:rPr>
            </w:pPr>
            <w:r w:rsidRPr="008B4646">
              <w:rPr>
                <w:rFonts w:ascii="Times" w:eastAsia="Times" w:hAnsi="Times" w:cs="Times"/>
                <w:lang w:eastAsia="ja-JP"/>
              </w:rPr>
              <w:t>Triggers:</w:t>
            </w:r>
          </w:p>
          <w:p w14:paraId="0BD4DFFB" w14:textId="77777777" w:rsidR="009F33DA" w:rsidRPr="008B4646" w:rsidRDefault="009F33DA" w:rsidP="00CB7118">
            <w:pPr>
              <w:pStyle w:val="ListParagraph"/>
              <w:widowControl w:val="0"/>
              <w:numPr>
                <w:ilvl w:val="0"/>
                <w:numId w:val="49"/>
              </w:numPr>
              <w:spacing w:after="23"/>
              <w:ind w:right="327"/>
              <w:rPr>
                <w:rFonts w:ascii="Times" w:eastAsia="Times" w:hAnsi="Times" w:cs="Times"/>
              </w:rPr>
            </w:pPr>
            <w:r w:rsidRPr="008B4646">
              <w:rPr>
                <w:rFonts w:ascii="Times" w:eastAsia="Times" w:hAnsi="Times" w:cs="Times"/>
                <w:noProof/>
                <w:lang w:eastAsia="ja-JP"/>
              </w:rPr>
              <w:t>The authenticated</w:t>
            </w:r>
            <w:r w:rsidRPr="008B4646">
              <w:rPr>
                <w:rFonts w:ascii="Times" w:eastAsia="Times" w:hAnsi="Times" w:cs="Times"/>
                <w:lang w:eastAsia="ja-JP"/>
              </w:rPr>
              <w:t xml:space="preserve"> user sends the reset password command</w:t>
            </w:r>
            <w:r w:rsidRPr="008B4646">
              <w:rPr>
                <w:rFonts w:ascii="Times" w:eastAsia="Times" w:hAnsi="Times" w:cs="Times"/>
              </w:rPr>
              <w:t>.</w:t>
            </w:r>
          </w:p>
          <w:p w14:paraId="00A16353" w14:textId="77777777" w:rsidR="009F33DA" w:rsidRPr="008B4646" w:rsidRDefault="009F33DA" w:rsidP="009F33DA">
            <w:pPr>
              <w:widowControl w:val="0"/>
              <w:spacing w:after="23"/>
              <w:ind w:right="327"/>
              <w:rPr>
                <w:rFonts w:ascii="Times" w:eastAsia="Times" w:hAnsi="Times" w:cs="Times"/>
                <w:lang w:eastAsia="ja-JP"/>
              </w:rPr>
            </w:pPr>
            <w:r w:rsidRPr="008B4646">
              <w:rPr>
                <w:rFonts w:ascii="Times" w:eastAsia="Times" w:hAnsi="Times" w:cs="Times"/>
                <w:lang w:eastAsia="ja-JP"/>
              </w:rPr>
              <w:t>Preconditions:</w:t>
            </w:r>
            <w:r w:rsidRPr="008B4646">
              <w:rPr>
                <w:rFonts w:ascii="Times" w:eastAsia="Times" w:hAnsi="Times" w:cs="Times"/>
                <w:lang w:eastAsia="ja-JP"/>
              </w:rPr>
              <w:tab/>
              <w:t>N/A</w:t>
            </w:r>
          </w:p>
          <w:p w14:paraId="4A6C1109" w14:textId="77777777" w:rsidR="009F33DA" w:rsidRPr="008B4646" w:rsidRDefault="009F33DA" w:rsidP="009F33DA">
            <w:pPr>
              <w:widowControl w:val="0"/>
              <w:spacing w:after="23"/>
              <w:ind w:right="327"/>
              <w:rPr>
                <w:rFonts w:ascii="Times" w:eastAsia="Times" w:hAnsi="Times" w:cs="Times"/>
                <w:color w:val="4472C4" w:themeColor="accent1"/>
              </w:rPr>
            </w:pPr>
            <w:r w:rsidRPr="008B4646">
              <w:rPr>
                <w:rFonts w:ascii="Times" w:eastAsia="Times" w:hAnsi="Times" w:cs="Times"/>
                <w:lang w:eastAsia="ja-JP"/>
              </w:rPr>
              <w:t>Post Conditions:</w:t>
            </w:r>
          </w:p>
          <w:p w14:paraId="2ED674B7" w14:textId="77777777" w:rsidR="009F33DA" w:rsidRPr="008B4646" w:rsidRDefault="009F33DA" w:rsidP="00CB7118">
            <w:pPr>
              <w:numPr>
                <w:ilvl w:val="0"/>
                <w:numId w:val="49"/>
              </w:numPr>
              <w:spacing w:before="60" w:after="25"/>
              <w:ind w:right="327"/>
              <w:contextualSpacing/>
              <w:rPr>
                <w:rFonts w:ascii="Times" w:eastAsia="Times" w:hAnsi="Times" w:cs="Times"/>
              </w:rPr>
            </w:pPr>
            <w:r w:rsidRPr="008B4646">
              <w:rPr>
                <w:rFonts w:ascii="Times" w:eastAsia="Times" w:hAnsi="Times" w:cs="Times"/>
              </w:rPr>
              <w:t xml:space="preserve">Success: </w:t>
            </w:r>
            <w:r w:rsidRPr="008B4646">
              <w:rPr>
                <w:rFonts w:ascii="Times" w:eastAsia="Times" w:hAnsi="Times" w:cs="Times"/>
                <w:lang w:eastAsia="ja-JP"/>
              </w:rPr>
              <w:t>The new password has been updated</w:t>
            </w:r>
            <w:r w:rsidRPr="008B4646">
              <w:rPr>
                <w:rFonts w:ascii="Times" w:eastAsia="Times" w:hAnsi="Times" w:cs="Times"/>
              </w:rPr>
              <w:t>.</w:t>
            </w:r>
          </w:p>
          <w:p w14:paraId="74486BBE" w14:textId="77777777" w:rsidR="009F33DA" w:rsidRPr="008B4646" w:rsidRDefault="009F33DA" w:rsidP="00CB7118">
            <w:pPr>
              <w:numPr>
                <w:ilvl w:val="0"/>
                <w:numId w:val="49"/>
              </w:numPr>
              <w:spacing w:before="60"/>
              <w:ind w:right="327"/>
              <w:contextualSpacing/>
              <w:rPr>
                <w:rFonts w:ascii="Times" w:eastAsia="Times" w:hAnsi="Times" w:cs="Times"/>
              </w:rPr>
            </w:pPr>
            <w:r w:rsidRPr="008B4646">
              <w:rPr>
                <w:rFonts w:ascii="Times" w:eastAsia="Times" w:hAnsi="Times" w:cs="Times"/>
              </w:rPr>
              <w:t>Fail: The new password cannot update and show an error message.</w:t>
            </w:r>
            <w:r w:rsidRPr="008B4646">
              <w:rPr>
                <w:rFonts w:ascii="Times" w:eastAsia="Times" w:hAnsi="Times" w:cs="Times"/>
              </w:rPr>
              <w:tab/>
            </w:r>
          </w:p>
          <w:p w14:paraId="195A3B02"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Main Success Scenario:</w:t>
            </w:r>
          </w:p>
          <w:tbl>
            <w:tblPr>
              <w:tblStyle w:val="TableGrid"/>
              <w:tblW w:w="8795" w:type="dxa"/>
              <w:tblLook w:val="04A0" w:firstRow="1" w:lastRow="0" w:firstColumn="1" w:lastColumn="0" w:noHBand="0" w:noVBand="1"/>
            </w:tblPr>
            <w:tblGrid>
              <w:gridCol w:w="726"/>
              <w:gridCol w:w="3060"/>
              <w:gridCol w:w="5009"/>
            </w:tblGrid>
            <w:tr w:rsidR="009F33DA" w:rsidRPr="008B4646" w14:paraId="2B19E258" w14:textId="77777777" w:rsidTr="009F33DA">
              <w:tc>
                <w:tcPr>
                  <w:tcW w:w="726" w:type="dxa"/>
                  <w:shd w:val="clear" w:color="auto" w:fill="D9D9D9" w:themeFill="background1" w:themeFillShade="D9"/>
                </w:tcPr>
                <w:p w14:paraId="35966D41"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Step</w:t>
                  </w:r>
                </w:p>
              </w:tc>
              <w:tc>
                <w:tcPr>
                  <w:tcW w:w="3060" w:type="dxa"/>
                  <w:shd w:val="clear" w:color="auto" w:fill="D9D9D9" w:themeFill="background1" w:themeFillShade="D9"/>
                </w:tcPr>
                <w:p w14:paraId="66EA32EC"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Actor Action</w:t>
                  </w:r>
                </w:p>
              </w:tc>
              <w:tc>
                <w:tcPr>
                  <w:tcW w:w="5009" w:type="dxa"/>
                  <w:shd w:val="clear" w:color="auto" w:fill="D9D9D9" w:themeFill="background1" w:themeFillShade="D9"/>
                </w:tcPr>
                <w:p w14:paraId="41B07F8C" w14:textId="77777777" w:rsidR="009F33DA" w:rsidRPr="008B4646" w:rsidRDefault="009F33DA" w:rsidP="009F33DA">
                  <w:pPr>
                    <w:spacing w:before="120" w:after="120" w:line="276" w:lineRule="auto"/>
                    <w:jc w:val="center"/>
                    <w:rPr>
                      <w:rFonts w:ascii="Times" w:eastAsia="Times"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0B742983" w14:textId="77777777" w:rsidTr="009F33DA">
              <w:tc>
                <w:tcPr>
                  <w:tcW w:w="726" w:type="dxa"/>
                </w:tcPr>
                <w:p w14:paraId="1B0D248F"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1</w:t>
                  </w:r>
                </w:p>
              </w:tc>
              <w:tc>
                <w:tcPr>
                  <w:tcW w:w="3060" w:type="dxa"/>
                </w:tcPr>
                <w:p w14:paraId="62404C93"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goes to request reset password view</w:t>
                  </w:r>
                </w:p>
              </w:tc>
              <w:tc>
                <w:tcPr>
                  <w:tcW w:w="5009" w:type="dxa"/>
                </w:tcPr>
                <w:p w14:paraId="57C6A04F" w14:textId="77777777" w:rsidR="009F33DA" w:rsidRPr="008B4646" w:rsidRDefault="009F33DA" w:rsidP="009F33DA">
                  <w:pPr>
                    <w:spacing w:line="276" w:lineRule="auto"/>
                    <w:contextualSpacing/>
                    <w:rPr>
                      <w:rFonts w:ascii="Times" w:eastAsia="Times" w:hAnsi="Times" w:cs="Times"/>
                      <w:sz w:val="24"/>
                      <w:szCs w:val="24"/>
                      <w:lang w:eastAsia="ja-JP"/>
                    </w:rPr>
                  </w:pPr>
                </w:p>
                <w:p w14:paraId="7A00C8AB" w14:textId="77777777" w:rsidR="009F33DA" w:rsidRPr="008B4646" w:rsidRDefault="009F33DA" w:rsidP="009F33DA">
                  <w:pPr>
                    <w:tabs>
                      <w:tab w:val="left" w:pos="1168"/>
                    </w:tabs>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ab/>
                  </w:r>
                </w:p>
                <w:p w14:paraId="0B1F3D63"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The system requires information:</w:t>
                  </w:r>
                </w:p>
                <w:p w14:paraId="4882BCC8"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Username: free text input, required, max length 30</w:t>
                  </w:r>
                </w:p>
                <w:p w14:paraId="5A9118E0"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Email: free text input, required, email format, unique</w:t>
                  </w:r>
                </w:p>
              </w:tc>
            </w:tr>
            <w:tr w:rsidR="009F33DA" w:rsidRPr="008B4646" w14:paraId="0B76F19A" w14:textId="77777777" w:rsidTr="009F33DA">
              <w:tc>
                <w:tcPr>
                  <w:tcW w:w="726" w:type="dxa"/>
                </w:tcPr>
                <w:p w14:paraId="02693BCB"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060" w:type="dxa"/>
                </w:tcPr>
                <w:p w14:paraId="1A278CE0"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inputs information</w:t>
                  </w:r>
                </w:p>
              </w:tc>
              <w:tc>
                <w:tcPr>
                  <w:tcW w:w="5009" w:type="dxa"/>
                </w:tcPr>
                <w:p w14:paraId="7A5434B5" w14:textId="77777777" w:rsidR="009F33DA" w:rsidRPr="008B4646" w:rsidRDefault="009F33DA" w:rsidP="009F33DA">
                  <w:pPr>
                    <w:spacing w:line="276" w:lineRule="auto"/>
                    <w:contextualSpacing/>
                    <w:rPr>
                      <w:rFonts w:ascii="Times" w:eastAsia="Times" w:hAnsi="Times" w:cs="Times"/>
                      <w:sz w:val="24"/>
                      <w:szCs w:val="24"/>
                      <w:lang w:eastAsia="ja-JP"/>
                    </w:rPr>
                  </w:pPr>
                </w:p>
              </w:tc>
            </w:tr>
            <w:tr w:rsidR="009F33DA" w:rsidRPr="008B4646" w14:paraId="07F255AE" w14:textId="77777777" w:rsidTr="009F33DA">
              <w:tc>
                <w:tcPr>
                  <w:tcW w:w="726" w:type="dxa"/>
                </w:tcPr>
                <w:p w14:paraId="6D1F5F82"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lastRenderedPageBreak/>
                    <w:t>3</w:t>
                  </w:r>
                </w:p>
              </w:tc>
              <w:tc>
                <w:tcPr>
                  <w:tcW w:w="3060" w:type="dxa"/>
                </w:tcPr>
                <w:p w14:paraId="679FF1C4"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sends a command to reset</w:t>
                  </w:r>
                </w:p>
              </w:tc>
              <w:tc>
                <w:tcPr>
                  <w:tcW w:w="5009" w:type="dxa"/>
                </w:tcPr>
                <w:p w14:paraId="7E0AC9A3" w14:textId="77777777" w:rsidR="009F33DA" w:rsidRPr="008B4646" w:rsidRDefault="009F33DA" w:rsidP="009F33DA">
                  <w:pPr>
                    <w:spacing w:line="276" w:lineRule="auto"/>
                    <w:contextualSpacing/>
                    <w:rPr>
                      <w:rFonts w:ascii="Times" w:eastAsia="Times" w:hAnsi="Times" w:cs="Times"/>
                      <w:sz w:val="24"/>
                      <w:szCs w:val="24"/>
                      <w:lang w:eastAsia="ja-JP"/>
                    </w:rPr>
                  </w:pPr>
                </w:p>
                <w:p w14:paraId="7EE65F75"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The system sends verify code via email</w:t>
                  </w:r>
                </w:p>
                <w:p w14:paraId="66E90569"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[Exception 1,2]</w:t>
                  </w:r>
                </w:p>
                <w:p w14:paraId="14817B5E"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The system redirects to verify code view</w:t>
                  </w:r>
                </w:p>
                <w:p w14:paraId="4666800B"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The system requires information:</w:t>
                  </w:r>
                </w:p>
                <w:p w14:paraId="654AF6FE"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Verify code: number text input, required, max length 11</w:t>
                  </w:r>
                </w:p>
              </w:tc>
            </w:tr>
            <w:tr w:rsidR="009F33DA" w:rsidRPr="008B4646" w14:paraId="1202DEE8" w14:textId="77777777" w:rsidTr="009F33DA">
              <w:tc>
                <w:tcPr>
                  <w:tcW w:w="726" w:type="dxa"/>
                </w:tcPr>
                <w:p w14:paraId="76CD9ACC" w14:textId="77777777" w:rsidR="009F33DA" w:rsidRPr="008B4646" w:rsidRDefault="009F33DA" w:rsidP="009F33DA">
                  <w:pPr>
                    <w:spacing w:line="276" w:lineRule="auto"/>
                    <w:jc w:val="center"/>
                    <w:rPr>
                      <w:rFonts w:ascii="Times" w:eastAsia="Times" w:hAnsi="Times" w:cs="Times"/>
                      <w:sz w:val="24"/>
                      <w:szCs w:val="24"/>
                      <w:lang w:eastAsia="ja-JP"/>
                    </w:rPr>
                  </w:pPr>
                </w:p>
              </w:tc>
              <w:tc>
                <w:tcPr>
                  <w:tcW w:w="3060" w:type="dxa"/>
                </w:tcPr>
                <w:p w14:paraId="48B872DA"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inputs information</w:t>
                  </w:r>
                </w:p>
              </w:tc>
              <w:tc>
                <w:tcPr>
                  <w:tcW w:w="5009" w:type="dxa"/>
                </w:tcPr>
                <w:p w14:paraId="671B0104" w14:textId="77777777" w:rsidR="009F33DA" w:rsidRPr="008B4646" w:rsidRDefault="009F33DA" w:rsidP="009F33DA">
                  <w:pPr>
                    <w:spacing w:line="276" w:lineRule="auto"/>
                    <w:contextualSpacing/>
                    <w:rPr>
                      <w:rFonts w:ascii="Times" w:eastAsia="Times" w:hAnsi="Times" w:cs="Times"/>
                      <w:sz w:val="24"/>
                      <w:szCs w:val="24"/>
                      <w:lang w:eastAsia="ja-JP"/>
                    </w:rPr>
                  </w:pPr>
                </w:p>
              </w:tc>
            </w:tr>
            <w:tr w:rsidR="009F33DA" w:rsidRPr="008B4646" w14:paraId="1C7694E9" w14:textId="77777777" w:rsidTr="009F33DA">
              <w:tc>
                <w:tcPr>
                  <w:tcW w:w="726" w:type="dxa"/>
                </w:tcPr>
                <w:p w14:paraId="132E25B4" w14:textId="77777777" w:rsidR="009F33DA" w:rsidRPr="008B4646" w:rsidRDefault="009F33DA" w:rsidP="009F33DA">
                  <w:pPr>
                    <w:spacing w:line="276" w:lineRule="auto"/>
                    <w:jc w:val="center"/>
                    <w:rPr>
                      <w:rFonts w:ascii="Times" w:eastAsia="Times" w:hAnsi="Times" w:cs="Times"/>
                      <w:sz w:val="24"/>
                      <w:szCs w:val="24"/>
                      <w:lang w:eastAsia="ja-JP"/>
                    </w:rPr>
                  </w:pPr>
                </w:p>
              </w:tc>
              <w:tc>
                <w:tcPr>
                  <w:tcW w:w="3060" w:type="dxa"/>
                </w:tcPr>
                <w:p w14:paraId="6C691F70"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sends a command to verify code</w:t>
                  </w:r>
                </w:p>
              </w:tc>
              <w:tc>
                <w:tcPr>
                  <w:tcW w:w="5009" w:type="dxa"/>
                </w:tcPr>
                <w:p w14:paraId="17E7FC9B" w14:textId="77777777" w:rsidR="009F33DA" w:rsidRPr="008B4646" w:rsidRDefault="009F33DA" w:rsidP="009F33DA">
                  <w:pPr>
                    <w:spacing w:line="276" w:lineRule="auto"/>
                    <w:contextualSpacing/>
                    <w:rPr>
                      <w:rFonts w:ascii="Times" w:eastAsia="Times" w:hAnsi="Times" w:cs="Times"/>
                      <w:sz w:val="24"/>
                      <w:szCs w:val="24"/>
                      <w:lang w:eastAsia="ja-JP"/>
                    </w:rPr>
                  </w:pPr>
                </w:p>
                <w:p w14:paraId="39D295F5"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The system redirects to change password view</w:t>
                  </w:r>
                </w:p>
                <w:p w14:paraId="5ECFB510" w14:textId="77777777" w:rsidR="009F33DA" w:rsidRPr="008B4646" w:rsidRDefault="009F33DA" w:rsidP="009F33DA">
                  <w:pPr>
                    <w:spacing w:line="276" w:lineRule="auto"/>
                    <w:contextualSpacing/>
                    <w:rPr>
                      <w:rFonts w:ascii="Times" w:eastAsia="Times" w:hAnsi="Times" w:cs="Times"/>
                      <w:sz w:val="24"/>
                      <w:szCs w:val="24"/>
                      <w:lang w:eastAsia="ja-JP"/>
                    </w:rPr>
                  </w:pPr>
                  <w:r w:rsidRPr="008B4646">
                    <w:rPr>
                      <w:rFonts w:ascii="Times" w:eastAsia="Times" w:hAnsi="Times" w:cs="Times"/>
                      <w:sz w:val="24"/>
                      <w:szCs w:val="24"/>
                      <w:lang w:eastAsia="ja-JP"/>
                    </w:rPr>
                    <w:t>[Exception 3]</w:t>
                  </w:r>
                </w:p>
                <w:p w14:paraId="61621794"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The system requires information:</w:t>
                  </w:r>
                </w:p>
                <w:p w14:paraId="0B2F70C5" w14:textId="77777777" w:rsidR="009F33DA" w:rsidRPr="008B4646" w:rsidRDefault="009F33DA" w:rsidP="00CB7118">
                  <w:pPr>
                    <w:pStyle w:val="ListParagraph"/>
                    <w:numPr>
                      <w:ilvl w:val="0"/>
                      <w:numId w:val="62"/>
                    </w:num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New password: password text input, require, max length 72</w:t>
                  </w:r>
                </w:p>
                <w:p w14:paraId="3605ED8A" w14:textId="77777777" w:rsidR="009F33DA" w:rsidRPr="008B4646" w:rsidRDefault="009F33DA" w:rsidP="00CB7118">
                  <w:pPr>
                    <w:pStyle w:val="ListParagraph"/>
                    <w:numPr>
                      <w:ilvl w:val="0"/>
                      <w:numId w:val="62"/>
                    </w:num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Confirm new password: password text input, require, max length 72</w:t>
                  </w:r>
                </w:p>
              </w:tc>
            </w:tr>
            <w:tr w:rsidR="009F33DA" w:rsidRPr="008B4646" w14:paraId="6F53C396" w14:textId="77777777" w:rsidTr="009F33DA">
              <w:tc>
                <w:tcPr>
                  <w:tcW w:w="726" w:type="dxa"/>
                </w:tcPr>
                <w:p w14:paraId="0C3B76F4"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5</w:t>
                  </w:r>
                </w:p>
              </w:tc>
              <w:tc>
                <w:tcPr>
                  <w:tcW w:w="3060" w:type="dxa"/>
                </w:tcPr>
                <w:p w14:paraId="604F2CFB"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sz w:val="24"/>
                      <w:szCs w:val="24"/>
                      <w:lang w:eastAsia="ja-JP"/>
                    </w:rPr>
                    <w:t>Authenticated user inputs information.</w:t>
                  </w:r>
                </w:p>
              </w:tc>
              <w:tc>
                <w:tcPr>
                  <w:tcW w:w="5009" w:type="dxa"/>
                </w:tcPr>
                <w:p w14:paraId="587D77D1" w14:textId="77777777" w:rsidR="009F33DA" w:rsidRPr="008B4646" w:rsidRDefault="009F33DA" w:rsidP="009F33DA">
                  <w:pPr>
                    <w:spacing w:line="276" w:lineRule="auto"/>
                    <w:rPr>
                      <w:rFonts w:ascii="Times" w:eastAsia="Times" w:hAnsi="Times" w:cs="Times"/>
                      <w:sz w:val="24"/>
                      <w:szCs w:val="24"/>
                    </w:rPr>
                  </w:pPr>
                </w:p>
                <w:p w14:paraId="606A7693" w14:textId="77777777" w:rsidR="009F33DA" w:rsidRPr="008B4646" w:rsidRDefault="009F33DA" w:rsidP="009F33DA">
                  <w:pPr>
                    <w:pStyle w:val="ListParagraph"/>
                    <w:spacing w:line="276" w:lineRule="auto"/>
                    <w:rPr>
                      <w:rFonts w:ascii="Times" w:eastAsia="Times" w:hAnsi="Times" w:cs="Times"/>
                      <w:sz w:val="24"/>
                      <w:szCs w:val="24"/>
                    </w:rPr>
                  </w:pPr>
                </w:p>
              </w:tc>
            </w:tr>
            <w:tr w:rsidR="009F33DA" w:rsidRPr="008B4646" w14:paraId="6C4D54AD" w14:textId="77777777" w:rsidTr="009F33DA">
              <w:tc>
                <w:tcPr>
                  <w:tcW w:w="726" w:type="dxa"/>
                </w:tcPr>
                <w:p w14:paraId="7B8337B1"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6</w:t>
                  </w:r>
                </w:p>
              </w:tc>
              <w:tc>
                <w:tcPr>
                  <w:tcW w:w="3060" w:type="dxa"/>
                </w:tcPr>
                <w:p w14:paraId="73FC7836"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Authenticated user</w:t>
                  </w:r>
                  <w:r w:rsidRPr="008B4646">
                    <w:rPr>
                      <w:rFonts w:ascii="Times" w:eastAsia="Times" w:hAnsi="Times" w:cs="Times"/>
                      <w:color w:val="FF0000"/>
                      <w:sz w:val="24"/>
                      <w:szCs w:val="24"/>
                      <w:lang w:eastAsia="ja-JP"/>
                    </w:rPr>
                    <w:t xml:space="preserve"> </w:t>
                  </w:r>
                  <w:r w:rsidRPr="008B4646">
                    <w:rPr>
                      <w:rFonts w:ascii="Times" w:eastAsia="Times" w:hAnsi="Times" w:cs="Times"/>
                      <w:sz w:val="24"/>
                      <w:szCs w:val="24"/>
                      <w:lang w:eastAsia="ja-JP"/>
                    </w:rPr>
                    <w:t>sends a command to change the password.</w:t>
                  </w:r>
                </w:p>
              </w:tc>
              <w:tc>
                <w:tcPr>
                  <w:tcW w:w="5009" w:type="dxa"/>
                </w:tcPr>
                <w:p w14:paraId="379C93A6" w14:textId="77777777" w:rsidR="009F33DA" w:rsidRPr="008B4646" w:rsidRDefault="009F33DA" w:rsidP="009F33DA">
                  <w:pPr>
                    <w:spacing w:line="276" w:lineRule="auto"/>
                    <w:rPr>
                      <w:rFonts w:ascii="Times" w:eastAsia="Times" w:hAnsi="Times" w:cs="Times"/>
                      <w:sz w:val="24"/>
                      <w:szCs w:val="24"/>
                    </w:rPr>
                  </w:pPr>
                </w:p>
                <w:p w14:paraId="0CD90DAA" w14:textId="77777777" w:rsidR="009F33DA" w:rsidRPr="008B4646" w:rsidRDefault="009F33DA" w:rsidP="009F33DA">
                  <w:pPr>
                    <w:spacing w:line="276" w:lineRule="auto"/>
                    <w:rPr>
                      <w:rFonts w:ascii="Times" w:eastAsia="Times" w:hAnsi="Times" w:cs="Times"/>
                      <w:sz w:val="24"/>
                      <w:szCs w:val="24"/>
                    </w:rPr>
                  </w:pPr>
                </w:p>
                <w:p w14:paraId="7DEDFBBC"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sz w:val="24"/>
                      <w:szCs w:val="24"/>
                      <w:lang w:eastAsia="ja-JP"/>
                    </w:rPr>
                    <w:t xml:space="preserve">Show message to notify that new password </w:t>
                  </w:r>
                  <w:r w:rsidRPr="008B4646">
                    <w:rPr>
                      <w:rFonts w:ascii="Times" w:eastAsia="Times" w:hAnsi="Times" w:cs="Times"/>
                      <w:noProof/>
                      <w:sz w:val="24"/>
                      <w:szCs w:val="24"/>
                      <w:lang w:eastAsia="ja-JP"/>
                    </w:rPr>
                    <w:t>has</w:t>
                  </w:r>
                  <w:r w:rsidRPr="008B4646">
                    <w:rPr>
                      <w:rFonts w:ascii="Times" w:eastAsia="Times" w:hAnsi="Times" w:cs="Times"/>
                      <w:sz w:val="24"/>
                      <w:szCs w:val="24"/>
                      <w:lang w:eastAsia="ja-JP"/>
                    </w:rPr>
                    <w:t xml:space="preserve"> been updated successfully.</w:t>
                  </w:r>
                </w:p>
                <w:p w14:paraId="2DDF585B" w14:textId="77777777" w:rsidR="009F33DA" w:rsidRPr="008B4646" w:rsidRDefault="009F33DA" w:rsidP="009F33DA">
                  <w:pPr>
                    <w:spacing w:line="276" w:lineRule="auto"/>
                    <w:rPr>
                      <w:rFonts w:ascii="Times" w:eastAsia="Times" w:hAnsi="Times" w:cs="Times"/>
                      <w:sz w:val="24"/>
                      <w:szCs w:val="24"/>
                    </w:rPr>
                  </w:pPr>
                  <w:r w:rsidRPr="008B4646">
                    <w:rPr>
                      <w:rFonts w:ascii="Times" w:eastAsia="Times" w:hAnsi="Times" w:cs="Times"/>
                      <w:sz w:val="24"/>
                      <w:szCs w:val="24"/>
                      <w:lang w:eastAsia="ja-JP"/>
                    </w:rPr>
                    <w:t>[Exception 4]</w:t>
                  </w:r>
                </w:p>
              </w:tc>
            </w:tr>
          </w:tbl>
          <w:p w14:paraId="6DB664D6"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Alternative Scenario: N/A</w:t>
            </w:r>
          </w:p>
          <w:p w14:paraId="0947467A" w14:textId="77777777" w:rsidR="009F33DA" w:rsidRPr="008B4646" w:rsidRDefault="009F33DA" w:rsidP="009F33DA">
            <w:pPr>
              <w:spacing w:line="276" w:lineRule="auto"/>
              <w:rPr>
                <w:rFonts w:ascii="Times" w:eastAsia="Times" w:hAnsi="Times" w:cs="Times"/>
                <w:lang w:eastAsia="ja-JP"/>
              </w:rPr>
            </w:pPr>
            <w:r w:rsidRPr="008B4646">
              <w:rPr>
                <w:rFonts w:ascii="Times" w:eastAsia="Times" w:hAnsi="Times" w:cs="Times"/>
                <w:lang w:eastAsia="ja-JP"/>
              </w:rPr>
              <w:t>Exceptions</w:t>
            </w:r>
            <w:r w:rsidRPr="008B4646">
              <w:rPr>
                <w:rFonts w:ascii="Times" w:eastAsia="Times" w:hAnsi="Times" w:cs="Times"/>
                <w:lang w:val="vi-VN" w:eastAsia="ja-JP"/>
              </w:rPr>
              <w:t>:</w:t>
            </w:r>
          </w:p>
          <w:tbl>
            <w:tblPr>
              <w:tblStyle w:val="TableGrid"/>
              <w:tblW w:w="8795" w:type="dxa"/>
              <w:tblLook w:val="04A0" w:firstRow="1" w:lastRow="0" w:firstColumn="1" w:lastColumn="0" w:noHBand="0" w:noVBand="1"/>
            </w:tblPr>
            <w:tblGrid>
              <w:gridCol w:w="697"/>
              <w:gridCol w:w="3510"/>
              <w:gridCol w:w="4588"/>
            </w:tblGrid>
            <w:tr w:rsidR="009F33DA" w:rsidRPr="008B4646" w14:paraId="784DE07D" w14:textId="77777777" w:rsidTr="009F33DA">
              <w:tc>
                <w:tcPr>
                  <w:tcW w:w="697" w:type="dxa"/>
                  <w:shd w:val="clear" w:color="auto" w:fill="D9D9D9" w:themeFill="background1" w:themeFillShade="D9"/>
                </w:tcPr>
                <w:p w14:paraId="0E677CFB"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No</w:t>
                  </w:r>
                </w:p>
              </w:tc>
              <w:tc>
                <w:tcPr>
                  <w:tcW w:w="3510" w:type="dxa"/>
                  <w:shd w:val="clear" w:color="auto" w:fill="D9D9D9" w:themeFill="background1" w:themeFillShade="D9"/>
                </w:tcPr>
                <w:p w14:paraId="333267AD"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Cause</w:t>
                  </w:r>
                </w:p>
              </w:tc>
              <w:tc>
                <w:tcPr>
                  <w:tcW w:w="4588" w:type="dxa"/>
                  <w:shd w:val="clear" w:color="auto" w:fill="D9D9D9" w:themeFill="background1" w:themeFillShade="D9"/>
                </w:tcPr>
                <w:p w14:paraId="2FC01E0F"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System Response</w:t>
                  </w:r>
                </w:p>
              </w:tc>
            </w:tr>
            <w:tr w:rsidR="009F33DA" w:rsidRPr="008B4646" w14:paraId="02052559" w14:textId="77777777" w:rsidTr="009F33DA">
              <w:tc>
                <w:tcPr>
                  <w:tcW w:w="697" w:type="dxa"/>
                </w:tcPr>
                <w:p w14:paraId="5EAA20B5" w14:textId="77777777" w:rsidR="009F33DA" w:rsidRPr="008B4646" w:rsidRDefault="009F33DA" w:rsidP="009F33DA">
                  <w:pPr>
                    <w:spacing w:line="276" w:lineRule="auto"/>
                    <w:jc w:val="center"/>
                    <w:rPr>
                      <w:rFonts w:ascii="Times" w:eastAsia="Times,Cambria" w:hAnsi="Times" w:cs="Times"/>
                      <w:color w:val="auto"/>
                      <w:sz w:val="24"/>
                      <w:szCs w:val="24"/>
                      <w:lang w:eastAsia="ja-JP"/>
                    </w:rPr>
                  </w:pPr>
                  <w:r w:rsidRPr="008B4646">
                    <w:rPr>
                      <w:rFonts w:ascii="Times" w:eastAsia="Times" w:hAnsi="Times" w:cs="Times"/>
                      <w:color w:val="auto"/>
                      <w:sz w:val="24"/>
                      <w:szCs w:val="24"/>
                      <w:lang w:eastAsia="ja-JP"/>
                    </w:rPr>
                    <w:t>1</w:t>
                  </w:r>
                </w:p>
              </w:tc>
              <w:tc>
                <w:tcPr>
                  <w:tcW w:w="3510" w:type="dxa"/>
                </w:tcPr>
                <w:p w14:paraId="3FB59EFD"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noProof/>
                      <w:sz w:val="24"/>
                      <w:szCs w:val="24"/>
                      <w:lang w:eastAsia="ja-JP"/>
                    </w:rPr>
                    <w:t>The authenticated</w:t>
                  </w:r>
                  <w:r w:rsidRPr="008B4646">
                    <w:rPr>
                      <w:rFonts w:ascii="Times" w:eastAsia="Times" w:hAnsi="Times" w:cs="Times"/>
                      <w:sz w:val="24"/>
                      <w:szCs w:val="24"/>
                      <w:lang w:eastAsia="ja-JP"/>
                    </w:rPr>
                    <w:t xml:space="preserve"> user enters a wrong email</w:t>
                  </w:r>
                </w:p>
              </w:tc>
              <w:tc>
                <w:tcPr>
                  <w:tcW w:w="4588" w:type="dxa"/>
                </w:tcPr>
                <w:p w14:paraId="35A12495"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email is not correct</w:t>
                  </w:r>
                </w:p>
              </w:tc>
            </w:tr>
            <w:tr w:rsidR="009F33DA" w:rsidRPr="008B4646" w14:paraId="7E9B0B81" w14:textId="77777777" w:rsidTr="009F33DA">
              <w:tc>
                <w:tcPr>
                  <w:tcW w:w="697" w:type="dxa"/>
                </w:tcPr>
                <w:p w14:paraId="1A768A2C"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2</w:t>
                  </w:r>
                </w:p>
              </w:tc>
              <w:tc>
                <w:tcPr>
                  <w:tcW w:w="3510" w:type="dxa"/>
                </w:tcPr>
                <w:p w14:paraId="509F6E5C"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noProof/>
                      <w:sz w:val="24"/>
                      <w:szCs w:val="24"/>
                      <w:lang w:eastAsia="ja-JP"/>
                    </w:rPr>
                    <w:t>The authenticated</w:t>
                  </w:r>
                  <w:r w:rsidRPr="008B4646">
                    <w:rPr>
                      <w:rFonts w:ascii="Times" w:eastAsia="Times" w:hAnsi="Times" w:cs="Times"/>
                      <w:sz w:val="24"/>
                      <w:szCs w:val="24"/>
                      <w:lang w:eastAsia="ja-JP"/>
                    </w:rPr>
                    <w:t xml:space="preserve"> user enters email and username are not match in the database</w:t>
                  </w:r>
                </w:p>
              </w:tc>
              <w:tc>
                <w:tcPr>
                  <w:tcW w:w="4588" w:type="dxa"/>
                </w:tcPr>
                <w:p w14:paraId="0F59AEFE"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email does not exist with any username</w:t>
                  </w:r>
                </w:p>
              </w:tc>
            </w:tr>
            <w:tr w:rsidR="009F33DA" w:rsidRPr="008B4646" w14:paraId="008440CB" w14:textId="77777777" w:rsidTr="009F33DA">
              <w:tc>
                <w:tcPr>
                  <w:tcW w:w="697" w:type="dxa"/>
                </w:tcPr>
                <w:p w14:paraId="1D154DC6"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3</w:t>
                  </w:r>
                </w:p>
              </w:tc>
              <w:tc>
                <w:tcPr>
                  <w:tcW w:w="3510" w:type="dxa"/>
                </w:tcPr>
                <w:p w14:paraId="55556CC9" w14:textId="77777777" w:rsidR="009F33DA" w:rsidRPr="008B4646" w:rsidRDefault="009F33DA" w:rsidP="009F33DA">
                  <w:pPr>
                    <w:spacing w:line="276" w:lineRule="auto"/>
                    <w:rPr>
                      <w:rFonts w:ascii="Times" w:eastAsia="Times" w:hAnsi="Times" w:cs="Times"/>
                      <w:sz w:val="24"/>
                      <w:szCs w:val="24"/>
                      <w:lang w:eastAsia="ja-JP"/>
                    </w:rPr>
                  </w:pPr>
                  <w:r w:rsidRPr="008B4646">
                    <w:rPr>
                      <w:rFonts w:ascii="Times" w:eastAsia="Times" w:hAnsi="Times" w:cs="Times"/>
                      <w:noProof/>
                      <w:sz w:val="24"/>
                      <w:szCs w:val="24"/>
                      <w:lang w:eastAsia="ja-JP"/>
                    </w:rPr>
                    <w:t>The authenticated</w:t>
                  </w:r>
                  <w:r w:rsidRPr="008B4646">
                    <w:rPr>
                      <w:rFonts w:ascii="Times" w:eastAsia="Times" w:hAnsi="Times" w:cs="Times"/>
                      <w:sz w:val="24"/>
                      <w:szCs w:val="24"/>
                      <w:lang w:eastAsia="ja-JP"/>
                    </w:rPr>
                    <w:t xml:space="preserve"> user enters a wrong verify code</w:t>
                  </w:r>
                </w:p>
              </w:tc>
              <w:tc>
                <w:tcPr>
                  <w:tcW w:w="4588" w:type="dxa"/>
                </w:tcPr>
                <w:p w14:paraId="493B3C47"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verification code is not correct</w:t>
                  </w:r>
                </w:p>
              </w:tc>
            </w:tr>
            <w:tr w:rsidR="009F33DA" w:rsidRPr="008B4646" w14:paraId="6ECEE05E" w14:textId="77777777" w:rsidTr="009F33DA">
              <w:tc>
                <w:tcPr>
                  <w:tcW w:w="697" w:type="dxa"/>
                </w:tcPr>
                <w:p w14:paraId="6CB66CC8" w14:textId="77777777" w:rsidR="009F33DA" w:rsidRPr="008B4646" w:rsidRDefault="009F33DA" w:rsidP="009F33DA">
                  <w:pPr>
                    <w:spacing w:line="276" w:lineRule="auto"/>
                    <w:jc w:val="center"/>
                    <w:rPr>
                      <w:rFonts w:ascii="Times" w:eastAsia="Times" w:hAnsi="Times" w:cs="Times"/>
                      <w:sz w:val="24"/>
                      <w:szCs w:val="24"/>
                      <w:lang w:eastAsia="ja-JP"/>
                    </w:rPr>
                  </w:pPr>
                  <w:r w:rsidRPr="008B4646">
                    <w:rPr>
                      <w:rFonts w:ascii="Times" w:eastAsia="Times" w:hAnsi="Times" w:cs="Times"/>
                      <w:sz w:val="24"/>
                      <w:szCs w:val="24"/>
                      <w:lang w:eastAsia="ja-JP"/>
                    </w:rPr>
                    <w:t>4</w:t>
                  </w:r>
                </w:p>
              </w:tc>
              <w:tc>
                <w:tcPr>
                  <w:tcW w:w="3510" w:type="dxa"/>
                </w:tcPr>
                <w:p w14:paraId="2D7827F9" w14:textId="77777777" w:rsidR="009F33DA" w:rsidRPr="008B4646" w:rsidRDefault="009F33DA" w:rsidP="009F33DA">
                  <w:pPr>
                    <w:spacing w:line="276" w:lineRule="auto"/>
                    <w:rPr>
                      <w:rFonts w:ascii="Times" w:eastAsia="Times,Cambria" w:hAnsi="Times" w:cs="Times"/>
                      <w:sz w:val="24"/>
                      <w:szCs w:val="24"/>
                      <w:lang w:eastAsia="ja-JP"/>
                    </w:rPr>
                  </w:pPr>
                  <w:r w:rsidRPr="008B4646">
                    <w:rPr>
                      <w:rFonts w:ascii="Times" w:eastAsia="Times" w:hAnsi="Times" w:cs="Times"/>
                      <w:noProof/>
                      <w:sz w:val="24"/>
                      <w:szCs w:val="24"/>
                      <w:lang w:eastAsia="ja-JP"/>
                    </w:rPr>
                    <w:t>The authenticated</w:t>
                  </w:r>
                  <w:r w:rsidRPr="008B4646">
                    <w:rPr>
                      <w:rFonts w:ascii="Times" w:eastAsia="Times" w:hAnsi="Times" w:cs="Times"/>
                      <w:sz w:val="24"/>
                      <w:szCs w:val="24"/>
                      <w:lang w:eastAsia="ja-JP"/>
                    </w:rPr>
                    <w:t xml:space="preserve"> user inputs a new password and confirms new password not match</w:t>
                  </w:r>
                </w:p>
              </w:tc>
              <w:tc>
                <w:tcPr>
                  <w:tcW w:w="4588" w:type="dxa"/>
                </w:tcPr>
                <w:p w14:paraId="75A24F73" w14:textId="77777777" w:rsidR="009F33DA" w:rsidRPr="008B4646" w:rsidRDefault="009F33DA" w:rsidP="009F33DA">
                  <w:pPr>
                    <w:spacing w:line="276" w:lineRule="auto"/>
                    <w:contextualSpacing/>
                    <w:jc w:val="both"/>
                    <w:rPr>
                      <w:rFonts w:ascii="Times" w:eastAsia="Times" w:hAnsi="Times" w:cs="Times"/>
                      <w:sz w:val="24"/>
                      <w:szCs w:val="24"/>
                      <w:lang w:eastAsia="ja-JP"/>
                    </w:rPr>
                  </w:pPr>
                  <w:r w:rsidRPr="008B4646">
                    <w:rPr>
                      <w:rFonts w:ascii="Times" w:eastAsia="Times" w:hAnsi="Times" w:cs="Times"/>
                      <w:sz w:val="24"/>
                      <w:szCs w:val="24"/>
                      <w:lang w:eastAsia="ja-JP"/>
                    </w:rPr>
                    <w:t>Show message to notify that the confirm new password is not matched with the new password</w:t>
                  </w:r>
                </w:p>
              </w:tc>
            </w:tr>
          </w:tbl>
          <w:p w14:paraId="11825E14" w14:textId="77777777" w:rsidR="009F33DA" w:rsidRPr="008B4646" w:rsidRDefault="009F33DA" w:rsidP="009F33DA">
            <w:pPr>
              <w:spacing w:before="120" w:after="120" w:line="276" w:lineRule="auto"/>
              <w:rPr>
                <w:rFonts w:ascii="Times" w:eastAsia="Times" w:hAnsi="Times" w:cs="Times"/>
                <w:lang w:val="vi-VN" w:eastAsia="ja-JP"/>
              </w:rPr>
            </w:pPr>
            <w:r w:rsidRPr="008B4646">
              <w:rPr>
                <w:rFonts w:ascii="Times" w:eastAsia="Times" w:hAnsi="Times" w:cs="Times"/>
                <w:lang w:eastAsia="ja-JP"/>
              </w:rPr>
              <w:t>Relationships:  N/A</w:t>
            </w:r>
          </w:p>
          <w:p w14:paraId="515FD658" w14:textId="77777777" w:rsidR="009F33DA" w:rsidRPr="008B4646" w:rsidRDefault="009F33DA" w:rsidP="009F33DA">
            <w:pPr>
              <w:spacing w:before="120" w:after="120" w:line="276" w:lineRule="auto"/>
              <w:rPr>
                <w:rFonts w:ascii="Times" w:eastAsia="Times" w:hAnsi="Times" w:cs="Times"/>
                <w:lang w:eastAsia="ja-JP"/>
              </w:rPr>
            </w:pPr>
            <w:r w:rsidRPr="008B4646">
              <w:rPr>
                <w:rFonts w:ascii="Times" w:eastAsia="Times" w:hAnsi="Times" w:cs="Times"/>
                <w:lang w:eastAsia="ja-JP"/>
              </w:rPr>
              <w:t xml:space="preserve">Business Rules: </w:t>
            </w:r>
          </w:p>
          <w:p w14:paraId="64AEC6D5"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When the authenticated user enters an email:</w:t>
            </w:r>
          </w:p>
          <w:p w14:paraId="200EC38E"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lang w:eastAsia="ja-JP"/>
              </w:rPr>
              <w:t xml:space="preserve">If the email and username are not matching in the database, the system shows error message “Email </w:t>
            </w:r>
            <w:proofErr w:type="spellStart"/>
            <w:r w:rsidRPr="008B4646">
              <w:rPr>
                <w:rFonts w:ascii="Times" w:eastAsia="Times" w:hAnsi="Times" w:cs="Times"/>
                <w:lang w:eastAsia="ja-JP"/>
              </w:rPr>
              <w:t>chưa</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được</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đăng</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ký</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với</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tài</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khoản</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nào</w:t>
            </w:r>
            <w:proofErr w:type="spellEnd"/>
            <w:r w:rsidRPr="008B4646">
              <w:rPr>
                <w:rFonts w:ascii="Times" w:eastAsia="Times" w:hAnsi="Times" w:cs="Times"/>
                <w:lang w:eastAsia="ja-JP"/>
              </w:rPr>
              <w:t>”.</w:t>
            </w:r>
          </w:p>
          <w:p w14:paraId="7170E0D2"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lang w:eastAsia="ja-JP"/>
              </w:rPr>
              <w:lastRenderedPageBreak/>
              <w:t>If the email and username are matched in the database, the system sends verify code via email.</w:t>
            </w:r>
          </w:p>
          <w:p w14:paraId="126DC803"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If the authenticated user does not input verify code, the authenticated user uses username and password normally.</w:t>
            </w:r>
          </w:p>
          <w:p w14:paraId="189EC7FA"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When authenticated user inputs verify code:</w:t>
            </w:r>
          </w:p>
          <w:p w14:paraId="1E6A6DBB"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lang w:eastAsia="ja-JP"/>
              </w:rPr>
              <w:t>If verify code is not correct, the system shows error message “</w:t>
            </w:r>
            <w:proofErr w:type="spellStart"/>
            <w:r w:rsidRPr="008B4646">
              <w:rPr>
                <w:rFonts w:ascii="Times" w:eastAsia="Times" w:hAnsi="Times" w:cs="Times"/>
                <w:lang w:eastAsia="ja-JP"/>
              </w:rPr>
              <w:t>Mã</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xác</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nhận</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không</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chính</w:t>
            </w:r>
            <w:proofErr w:type="spellEnd"/>
            <w:r w:rsidRPr="008B4646">
              <w:rPr>
                <w:rFonts w:ascii="Times" w:eastAsia="Times" w:hAnsi="Times" w:cs="Times"/>
                <w:lang w:eastAsia="ja-JP"/>
              </w:rPr>
              <w:t xml:space="preserve"> </w:t>
            </w:r>
            <w:proofErr w:type="spellStart"/>
            <w:r w:rsidRPr="008B4646">
              <w:rPr>
                <w:rFonts w:ascii="Times" w:eastAsia="Times" w:hAnsi="Times" w:cs="Times"/>
                <w:lang w:eastAsia="ja-JP"/>
              </w:rPr>
              <w:t>xác</w:t>
            </w:r>
            <w:proofErr w:type="spellEnd"/>
            <w:r w:rsidRPr="008B4646">
              <w:rPr>
                <w:rFonts w:ascii="Times" w:eastAsia="Times" w:hAnsi="Times" w:cs="Times"/>
                <w:lang w:eastAsia="ja-JP"/>
              </w:rPr>
              <w:t>”.</w:t>
            </w:r>
          </w:p>
          <w:p w14:paraId="74006357" w14:textId="77777777" w:rsidR="009F33DA" w:rsidRPr="008B4646" w:rsidRDefault="009F33DA" w:rsidP="00CB7118">
            <w:pPr>
              <w:pStyle w:val="ListParagraph"/>
              <w:numPr>
                <w:ilvl w:val="1"/>
                <w:numId w:val="49"/>
              </w:numPr>
              <w:spacing w:line="276" w:lineRule="auto"/>
              <w:jc w:val="both"/>
              <w:rPr>
                <w:rFonts w:ascii="Times" w:eastAsia="Times" w:hAnsi="Times" w:cs="Times"/>
                <w:lang w:eastAsia="ja-JP"/>
              </w:rPr>
            </w:pPr>
            <w:r w:rsidRPr="008B4646">
              <w:rPr>
                <w:rFonts w:ascii="Times" w:eastAsia="Times" w:hAnsi="Times" w:cs="Times"/>
                <w:lang w:eastAsia="ja-JP"/>
              </w:rPr>
              <w:t>If verify code is correct, the system redirects to set up new password view.</w:t>
            </w:r>
          </w:p>
          <w:p w14:paraId="4DEFFA97"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New password and confirm new password are matched each other if it does not match, the system shows an error message “Confirm password is not correct”.</w:t>
            </w:r>
          </w:p>
          <w:p w14:paraId="0A6D419C" w14:textId="77777777" w:rsidR="009F33DA" w:rsidRPr="008B4646" w:rsidRDefault="009F33DA" w:rsidP="00CB7118">
            <w:pPr>
              <w:pStyle w:val="ListParagraph"/>
              <w:numPr>
                <w:ilvl w:val="0"/>
                <w:numId w:val="49"/>
              </w:numPr>
              <w:spacing w:line="276" w:lineRule="auto"/>
              <w:jc w:val="both"/>
              <w:rPr>
                <w:rFonts w:ascii="Times" w:eastAsia="Times" w:hAnsi="Times" w:cs="Times"/>
                <w:lang w:eastAsia="ja-JP"/>
              </w:rPr>
            </w:pPr>
            <w:r w:rsidRPr="008B4646">
              <w:rPr>
                <w:rFonts w:ascii="Times" w:eastAsia="Times" w:hAnsi="Times" w:cs="Times"/>
                <w:lang w:eastAsia="ja-JP"/>
              </w:rPr>
              <w:t>New password would be encrypted before save in the system.</w:t>
            </w:r>
          </w:p>
          <w:p w14:paraId="1C7AAD7B" w14:textId="77777777" w:rsidR="009F33DA" w:rsidRPr="008B4646" w:rsidRDefault="009F33DA" w:rsidP="00CB7118">
            <w:pPr>
              <w:pStyle w:val="ListParagraph"/>
              <w:numPr>
                <w:ilvl w:val="0"/>
                <w:numId w:val="49"/>
              </w:numPr>
              <w:spacing w:before="120" w:after="120" w:line="276" w:lineRule="auto"/>
              <w:rPr>
                <w:rFonts w:ascii="Times" w:eastAsia="Times,Cambria" w:hAnsi="Times" w:cs="Times"/>
                <w:lang w:eastAsia="ja-JP"/>
              </w:rPr>
            </w:pPr>
            <w:r w:rsidRPr="008B4646">
              <w:rPr>
                <w:rFonts w:ascii="Times" w:eastAsia="Times" w:hAnsi="Times" w:cs="Times"/>
                <w:lang w:eastAsia="ja-JP"/>
              </w:rPr>
              <w:t>When a new password has been changed, the system shows the message “Change password successfully”.</w:t>
            </w:r>
          </w:p>
        </w:tc>
      </w:tr>
    </w:tbl>
    <w:p w14:paraId="6B495AAB" w14:textId="763A22E4" w:rsidR="009F33DA" w:rsidRPr="008B4646" w:rsidRDefault="008B4646" w:rsidP="008B4646">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38 Use Case:</w:t>
      </w:r>
      <w:r w:rsidRPr="00E21E20">
        <w:rPr>
          <w:rFonts w:ascii="Times" w:eastAsia="Times" w:hAnsi="Times" w:cs="Times"/>
          <w:sz w:val="24"/>
          <w:szCs w:val="24"/>
        </w:rPr>
        <w:t xml:space="preserve"> </w:t>
      </w:r>
    </w:p>
    <w:p w14:paraId="14350DE3" w14:textId="51310EB1" w:rsidR="00536174" w:rsidRPr="009F7826" w:rsidRDefault="00434ACB" w:rsidP="00CB7118">
      <w:pPr>
        <w:pStyle w:val="Heading2"/>
        <w:numPr>
          <w:ilvl w:val="0"/>
          <w:numId w:val="39"/>
        </w:numPr>
        <w:ind w:left="709" w:hanging="425"/>
        <w:rPr>
          <w:rFonts w:ascii="Times" w:hAnsi="Times" w:cs="Times"/>
        </w:rPr>
      </w:pPr>
      <w:bookmarkStart w:id="239" w:name="_Toc520105339"/>
      <w:bookmarkStart w:id="240" w:name="_Toc520105509"/>
      <w:r w:rsidRPr="009F7826">
        <w:rPr>
          <w:rFonts w:ascii="Times" w:hAnsi="Times" w:cs="Times"/>
        </w:rPr>
        <w:t>Software System Attribute</w:t>
      </w:r>
      <w:bookmarkEnd w:id="239"/>
      <w:bookmarkEnd w:id="240"/>
    </w:p>
    <w:p w14:paraId="620D8679" w14:textId="0510AF5C" w:rsidR="00536174" w:rsidRDefault="00536174" w:rsidP="00CB7118">
      <w:pPr>
        <w:pStyle w:val="Heading3"/>
        <w:numPr>
          <w:ilvl w:val="1"/>
          <w:numId w:val="39"/>
        </w:numPr>
        <w:ind w:left="1276" w:hanging="567"/>
        <w:rPr>
          <w:rFonts w:ascii="Times" w:hAnsi="Times" w:cs="Times"/>
          <w:sz w:val="30"/>
          <w:szCs w:val="30"/>
        </w:rPr>
      </w:pPr>
      <w:bookmarkStart w:id="241" w:name="_Toc520105340"/>
      <w:bookmarkStart w:id="242" w:name="_Toc520105510"/>
      <w:r w:rsidRPr="00284087">
        <w:rPr>
          <w:rFonts w:ascii="Times" w:hAnsi="Times" w:cs="Times"/>
          <w:sz w:val="30"/>
          <w:szCs w:val="30"/>
        </w:rPr>
        <w:t>Usability</w:t>
      </w:r>
      <w:bookmarkEnd w:id="241"/>
      <w:bookmarkEnd w:id="242"/>
    </w:p>
    <w:p w14:paraId="2235BE33" w14:textId="3C6743E8" w:rsidR="00E073EE" w:rsidRPr="002E3278" w:rsidRDefault="00E073EE" w:rsidP="00CB7118">
      <w:pPr>
        <w:pStyle w:val="ListParagraph"/>
        <w:widowControl w:val="0"/>
        <w:numPr>
          <w:ilvl w:val="0"/>
          <w:numId w:val="44"/>
        </w:numPr>
        <w:spacing w:line="254" w:lineRule="auto"/>
        <w:ind w:left="709" w:firstLine="425"/>
        <w:rPr>
          <w:rFonts w:ascii="Times" w:eastAsia="Times" w:hAnsi="Times" w:cs="Times"/>
          <w:color w:val="FF0000"/>
        </w:rPr>
      </w:pPr>
      <w:r w:rsidRPr="75A703E1">
        <w:rPr>
          <w:rFonts w:ascii="Times" w:eastAsia="Times" w:hAnsi="Times" w:cs="Times"/>
          <w:color w:val="FF0000"/>
        </w:rPr>
        <w:t>UI website is fit for each browser in each device</w:t>
      </w:r>
      <w:r>
        <w:rPr>
          <w:rFonts w:ascii="Times" w:eastAsia="Times" w:hAnsi="Times" w:cs="Times"/>
          <w:color w:val="FF0000"/>
        </w:rPr>
        <w:t>.</w:t>
      </w:r>
    </w:p>
    <w:p w14:paraId="36A24E74" w14:textId="1EA1B4FB" w:rsidR="00E073EE" w:rsidRDefault="00E073EE" w:rsidP="00CB7118">
      <w:pPr>
        <w:pStyle w:val="ListParagraph"/>
        <w:widowControl w:val="0"/>
        <w:numPr>
          <w:ilvl w:val="0"/>
          <w:numId w:val="44"/>
        </w:numPr>
        <w:spacing w:line="254" w:lineRule="auto"/>
        <w:ind w:left="709" w:firstLine="425"/>
        <w:rPr>
          <w:rFonts w:ascii="Times" w:eastAsia="Times" w:hAnsi="Times" w:cs="Times"/>
          <w:color w:val="FF0000"/>
        </w:rPr>
      </w:pPr>
      <w:r w:rsidRPr="75A703E1">
        <w:rPr>
          <w:rFonts w:ascii="Times" w:eastAsia="Times" w:hAnsi="Times" w:cs="Times"/>
          <w:color w:val="FF0000"/>
        </w:rPr>
        <w:t>Mobile and web application use Vietnamese including layouts, dialogs</w:t>
      </w:r>
      <w:r>
        <w:rPr>
          <w:rFonts w:ascii="Times" w:eastAsia="Times" w:hAnsi="Times" w:cs="Times"/>
          <w:color w:val="FF0000"/>
        </w:rPr>
        <w:t>,</w:t>
      </w:r>
      <w:r w:rsidRPr="75A703E1">
        <w:rPr>
          <w:rFonts w:ascii="Times" w:eastAsia="Times" w:hAnsi="Times" w:cs="Times"/>
          <w:color w:val="FF0000"/>
        </w:rPr>
        <w:t xml:space="preserve"> and messages</w:t>
      </w:r>
      <w:r>
        <w:rPr>
          <w:rFonts w:ascii="Times" w:eastAsia="Times" w:hAnsi="Times" w:cs="Times"/>
          <w:color w:val="FF0000"/>
        </w:rPr>
        <w:t>.</w:t>
      </w:r>
    </w:p>
    <w:p w14:paraId="6C24178A" w14:textId="264B6D06" w:rsidR="00E073EE" w:rsidRPr="00E073EE" w:rsidRDefault="00E073EE" w:rsidP="00CB7118">
      <w:pPr>
        <w:pStyle w:val="ListParagraph"/>
        <w:widowControl w:val="0"/>
        <w:numPr>
          <w:ilvl w:val="0"/>
          <w:numId w:val="44"/>
        </w:numPr>
        <w:spacing w:line="254" w:lineRule="auto"/>
        <w:ind w:left="709" w:firstLine="425"/>
        <w:rPr>
          <w:rFonts w:ascii="Times" w:eastAsia="Times" w:hAnsi="Times" w:cs="Times"/>
          <w:color w:val="FF0000"/>
        </w:rPr>
      </w:pPr>
      <w:r w:rsidRPr="00E073EE">
        <w:rPr>
          <w:rFonts w:ascii="Times" w:eastAsia="Times" w:hAnsi="Times" w:cs="Times"/>
          <w:color w:val="FF0000"/>
        </w:rPr>
        <w:t>Staff should need less than 1 hour of training to use the system.</w:t>
      </w:r>
    </w:p>
    <w:p w14:paraId="2C9CFEB7" w14:textId="67C26A5E" w:rsidR="00536174" w:rsidRDefault="00536174" w:rsidP="00CB7118">
      <w:pPr>
        <w:pStyle w:val="Heading3"/>
        <w:numPr>
          <w:ilvl w:val="1"/>
          <w:numId w:val="39"/>
        </w:numPr>
        <w:ind w:left="1276" w:hanging="567"/>
        <w:rPr>
          <w:rFonts w:ascii="Times" w:hAnsi="Times" w:cs="Times"/>
          <w:sz w:val="30"/>
          <w:szCs w:val="30"/>
        </w:rPr>
      </w:pPr>
      <w:bookmarkStart w:id="243" w:name="_Toc520105341"/>
      <w:bookmarkStart w:id="244" w:name="_Toc520105511"/>
      <w:r w:rsidRPr="00284087">
        <w:rPr>
          <w:rFonts w:ascii="Times" w:hAnsi="Times" w:cs="Times"/>
          <w:sz w:val="30"/>
          <w:szCs w:val="30"/>
        </w:rPr>
        <w:t>Reliability</w:t>
      </w:r>
      <w:bookmarkEnd w:id="243"/>
      <w:bookmarkEnd w:id="244"/>
    </w:p>
    <w:p w14:paraId="01085950" w14:textId="77777777"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color w:val="FF0000"/>
        </w:rPr>
        <w:t>Appointment always correct and never be duplicate.</w:t>
      </w:r>
    </w:p>
    <w:p w14:paraId="2877835F" w14:textId="1A8A1E77"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color w:val="FF0000"/>
        </w:rPr>
        <w:t xml:space="preserve">Using cloud computing that’s make the system more </w:t>
      </w:r>
      <w:r w:rsidRPr="0053164F">
        <w:rPr>
          <w:rFonts w:ascii="Times" w:eastAsia="Times" w:hAnsi="Times" w:cs="Times"/>
          <w:noProof/>
          <w:color w:val="FF0000"/>
        </w:rPr>
        <w:t>secure</w:t>
      </w:r>
      <w:r w:rsidRPr="0053164F">
        <w:rPr>
          <w:rFonts w:ascii="Times" w:eastAsia="Times" w:hAnsi="Times" w:cs="Times"/>
          <w:color w:val="FF0000"/>
        </w:rPr>
        <w:t xml:space="preserve"> and prevent losing data.</w:t>
      </w:r>
    </w:p>
    <w:p w14:paraId="540FA3CA" w14:textId="0378B032" w:rsidR="00536174" w:rsidRDefault="00536174" w:rsidP="00CB7118">
      <w:pPr>
        <w:pStyle w:val="Heading3"/>
        <w:numPr>
          <w:ilvl w:val="1"/>
          <w:numId w:val="39"/>
        </w:numPr>
        <w:ind w:left="1276" w:hanging="567"/>
        <w:rPr>
          <w:rFonts w:ascii="Times" w:hAnsi="Times" w:cs="Times"/>
          <w:sz w:val="30"/>
          <w:szCs w:val="30"/>
        </w:rPr>
      </w:pPr>
      <w:bookmarkStart w:id="245" w:name="_Toc520105342"/>
      <w:bookmarkStart w:id="246" w:name="_Toc520105512"/>
      <w:r w:rsidRPr="00284087">
        <w:rPr>
          <w:rFonts w:ascii="Times" w:hAnsi="Times" w:cs="Times"/>
          <w:sz w:val="30"/>
          <w:szCs w:val="30"/>
        </w:rPr>
        <w:t>Availability</w:t>
      </w:r>
      <w:bookmarkEnd w:id="245"/>
      <w:bookmarkEnd w:id="246"/>
    </w:p>
    <w:p w14:paraId="1284CA3E" w14:textId="77777777"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color w:val="FF0000"/>
        </w:rPr>
        <w:t>System replies in maximum 20 seconds.</w:t>
      </w:r>
    </w:p>
    <w:p w14:paraId="0B4F6D44" w14:textId="77777777"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noProof/>
          <w:color w:val="FF0000"/>
        </w:rPr>
        <w:t>The server</w:t>
      </w:r>
      <w:r w:rsidRPr="0053164F">
        <w:rPr>
          <w:rFonts w:ascii="Times" w:eastAsia="Times" w:hAnsi="Times" w:cs="Times"/>
          <w:color w:val="FF0000"/>
        </w:rPr>
        <w:t xml:space="preserve"> </w:t>
      </w:r>
      <w:r w:rsidRPr="0053164F">
        <w:rPr>
          <w:rFonts w:ascii="Times" w:eastAsia="Times" w:hAnsi="Times" w:cs="Times"/>
          <w:noProof/>
          <w:color w:val="FF0000"/>
        </w:rPr>
        <w:t>has</w:t>
      </w:r>
      <w:r w:rsidRPr="0053164F">
        <w:rPr>
          <w:rFonts w:ascii="Times" w:eastAsia="Times" w:hAnsi="Times" w:cs="Times"/>
          <w:color w:val="FF0000"/>
        </w:rPr>
        <w:t xml:space="preserve"> a </w:t>
      </w:r>
      <w:r w:rsidRPr="0053164F">
        <w:rPr>
          <w:rFonts w:ascii="Times" w:eastAsia="Times" w:hAnsi="Times" w:cs="Times"/>
          <w:noProof/>
          <w:color w:val="FF0000"/>
        </w:rPr>
        <w:t>backup</w:t>
      </w:r>
      <w:r w:rsidRPr="0053164F">
        <w:rPr>
          <w:rFonts w:ascii="Times" w:eastAsia="Times" w:hAnsi="Times" w:cs="Times"/>
          <w:color w:val="FF0000"/>
        </w:rPr>
        <w:t xml:space="preserve"> electronic source.</w:t>
      </w:r>
    </w:p>
    <w:p w14:paraId="168E9860" w14:textId="011F7AC9" w:rsidR="0053164F" w:rsidRPr="0053164F" w:rsidRDefault="0053164F" w:rsidP="00CB7118">
      <w:pPr>
        <w:pStyle w:val="ListParagraph"/>
        <w:numPr>
          <w:ilvl w:val="0"/>
          <w:numId w:val="45"/>
        </w:numPr>
        <w:ind w:left="709" w:firstLine="425"/>
        <w:rPr>
          <w:rFonts w:eastAsia="Times"/>
          <w:color w:val="FF0000"/>
        </w:rPr>
      </w:pPr>
      <w:r w:rsidRPr="0053164F">
        <w:rPr>
          <w:rFonts w:ascii="Times" w:eastAsia="Times" w:hAnsi="Times" w:cs="Times"/>
          <w:color w:val="FF0000"/>
        </w:rPr>
        <w:t>Hotline always pick up the incoming call.</w:t>
      </w:r>
    </w:p>
    <w:p w14:paraId="38B881A6" w14:textId="3AF232A0" w:rsidR="00536174" w:rsidRDefault="00536174" w:rsidP="00CB7118">
      <w:pPr>
        <w:pStyle w:val="Heading3"/>
        <w:numPr>
          <w:ilvl w:val="1"/>
          <w:numId w:val="39"/>
        </w:numPr>
        <w:ind w:left="1276" w:hanging="567"/>
        <w:rPr>
          <w:rFonts w:ascii="Times" w:hAnsi="Times" w:cs="Times"/>
          <w:sz w:val="30"/>
          <w:szCs w:val="30"/>
        </w:rPr>
      </w:pPr>
      <w:bookmarkStart w:id="247" w:name="_Toc520105343"/>
      <w:bookmarkStart w:id="248" w:name="_Toc520105513"/>
      <w:r w:rsidRPr="00284087">
        <w:rPr>
          <w:rFonts w:ascii="Times" w:hAnsi="Times" w:cs="Times"/>
          <w:sz w:val="30"/>
          <w:szCs w:val="30"/>
        </w:rPr>
        <w:t>Security</w:t>
      </w:r>
      <w:bookmarkEnd w:id="247"/>
      <w:bookmarkEnd w:id="248"/>
    </w:p>
    <w:p w14:paraId="7B509912" w14:textId="77777777"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color w:val="FF0000"/>
        </w:rPr>
        <w:t>Each role of the user has a specific permission to interact with the system.</w:t>
      </w:r>
    </w:p>
    <w:p w14:paraId="5E0D402C" w14:textId="77777777"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noProof/>
          <w:color w:val="FF0000"/>
        </w:rPr>
        <w:t>The user</w:t>
      </w:r>
      <w:r w:rsidRPr="0053164F">
        <w:rPr>
          <w:rFonts w:ascii="Times" w:eastAsia="Times" w:hAnsi="Times" w:cs="Times"/>
          <w:color w:val="FF0000"/>
        </w:rPr>
        <w:t xml:space="preserve"> should be authenticated and authorized when accessing to the system</w:t>
      </w:r>
    </w:p>
    <w:p w14:paraId="00A8F526" w14:textId="3D63C2E8" w:rsidR="0053164F" w:rsidRPr="0053164F" w:rsidRDefault="0053164F" w:rsidP="00CB7118">
      <w:pPr>
        <w:pStyle w:val="ListParagraph"/>
        <w:numPr>
          <w:ilvl w:val="0"/>
          <w:numId w:val="45"/>
        </w:numPr>
        <w:ind w:left="709" w:firstLine="425"/>
        <w:rPr>
          <w:rFonts w:eastAsia="Times"/>
          <w:color w:val="FF0000"/>
        </w:rPr>
      </w:pPr>
      <w:r w:rsidRPr="0053164F">
        <w:rPr>
          <w:rFonts w:ascii="Times" w:eastAsia="Times" w:hAnsi="Times" w:cs="Times"/>
          <w:color w:val="FF0000"/>
        </w:rPr>
        <w:t>Input data is validated before saving to the database.</w:t>
      </w:r>
    </w:p>
    <w:p w14:paraId="07F5A10B" w14:textId="1AA8698F" w:rsidR="00536174" w:rsidRDefault="00536174" w:rsidP="00CB7118">
      <w:pPr>
        <w:pStyle w:val="Heading3"/>
        <w:numPr>
          <w:ilvl w:val="1"/>
          <w:numId w:val="39"/>
        </w:numPr>
        <w:ind w:left="1276" w:hanging="567"/>
        <w:rPr>
          <w:rFonts w:ascii="Times" w:hAnsi="Times" w:cs="Times"/>
          <w:sz w:val="30"/>
          <w:szCs w:val="30"/>
        </w:rPr>
      </w:pPr>
      <w:bookmarkStart w:id="249" w:name="_Toc520105344"/>
      <w:bookmarkStart w:id="250" w:name="_Toc520105514"/>
      <w:r w:rsidRPr="00284087">
        <w:rPr>
          <w:rFonts w:ascii="Times" w:hAnsi="Times" w:cs="Times"/>
          <w:sz w:val="30"/>
          <w:szCs w:val="30"/>
        </w:rPr>
        <w:t>Maintainability</w:t>
      </w:r>
      <w:bookmarkEnd w:id="249"/>
      <w:bookmarkEnd w:id="250"/>
    </w:p>
    <w:p w14:paraId="43D2A617" w14:textId="7A895A37" w:rsidR="0053164F" w:rsidRPr="0053164F" w:rsidRDefault="0053164F" w:rsidP="0053164F">
      <w:pPr>
        <w:pStyle w:val="ListParagraph"/>
        <w:widowControl w:val="0"/>
        <w:tabs>
          <w:tab w:val="left" w:pos="1440"/>
        </w:tabs>
        <w:spacing w:line="254" w:lineRule="auto"/>
        <w:ind w:left="709" w:firstLine="425"/>
        <w:rPr>
          <w:rFonts w:ascii="Times" w:eastAsia="Times" w:hAnsi="Times" w:cs="Times"/>
          <w:color w:val="FF0000"/>
        </w:rPr>
      </w:pPr>
      <w:r w:rsidRPr="0053164F">
        <w:rPr>
          <w:rFonts w:ascii="Times" w:eastAsia="Times" w:hAnsi="Times" w:cs="Times"/>
          <w:color w:val="FF0000"/>
        </w:rPr>
        <w:t>The system is divided into separated modules such as: Server API, Server Hotline, Mobile App, …</w:t>
      </w:r>
    </w:p>
    <w:p w14:paraId="31DC20F8" w14:textId="387B654F" w:rsidR="00536174" w:rsidRDefault="00536174" w:rsidP="00CB7118">
      <w:pPr>
        <w:pStyle w:val="Heading3"/>
        <w:numPr>
          <w:ilvl w:val="1"/>
          <w:numId w:val="39"/>
        </w:numPr>
        <w:ind w:left="1276" w:hanging="567"/>
        <w:rPr>
          <w:rFonts w:ascii="Times" w:hAnsi="Times" w:cs="Times"/>
          <w:sz w:val="30"/>
          <w:szCs w:val="30"/>
        </w:rPr>
      </w:pPr>
      <w:bookmarkStart w:id="251" w:name="_Toc520105345"/>
      <w:bookmarkStart w:id="252" w:name="_Toc520105515"/>
      <w:r w:rsidRPr="00284087">
        <w:rPr>
          <w:rFonts w:ascii="Times" w:hAnsi="Times" w:cs="Times"/>
          <w:sz w:val="30"/>
          <w:szCs w:val="30"/>
        </w:rPr>
        <w:t>Portability</w:t>
      </w:r>
      <w:bookmarkEnd w:id="251"/>
      <w:bookmarkEnd w:id="252"/>
    </w:p>
    <w:p w14:paraId="2E79F5ED" w14:textId="77777777"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noProof/>
          <w:color w:val="FF0000"/>
        </w:rPr>
        <w:t>The web</w:t>
      </w:r>
      <w:r w:rsidRPr="0053164F">
        <w:rPr>
          <w:rFonts w:ascii="Times" w:eastAsia="Times" w:hAnsi="Times" w:cs="Times"/>
          <w:color w:val="FF0000"/>
        </w:rPr>
        <w:t xml:space="preserve"> application can be run on Chrome browser version 42 or later.</w:t>
      </w:r>
    </w:p>
    <w:p w14:paraId="17DC48B0" w14:textId="77777777" w:rsidR="0053164F" w:rsidRPr="0053164F" w:rsidRDefault="0053164F" w:rsidP="00CB7118">
      <w:pPr>
        <w:pStyle w:val="ListParagraph"/>
        <w:numPr>
          <w:ilvl w:val="0"/>
          <w:numId w:val="45"/>
        </w:numPr>
        <w:ind w:left="709" w:firstLine="425"/>
        <w:rPr>
          <w:rFonts w:ascii="Times" w:eastAsia="Times" w:hAnsi="Times" w:cs="Times"/>
          <w:color w:val="FF0000"/>
        </w:rPr>
      </w:pPr>
      <w:r w:rsidRPr="0053164F">
        <w:rPr>
          <w:rFonts w:ascii="Times" w:eastAsia="Times" w:hAnsi="Times" w:cs="Times"/>
          <w:noProof/>
          <w:color w:val="FF0000"/>
        </w:rPr>
        <w:t>The web</w:t>
      </w:r>
      <w:r w:rsidRPr="0053164F">
        <w:rPr>
          <w:rFonts w:ascii="Times" w:eastAsia="Times" w:hAnsi="Times" w:cs="Times"/>
          <w:color w:val="FF0000"/>
        </w:rPr>
        <w:t xml:space="preserve"> application can run on Chrome, Firefox.</w:t>
      </w:r>
    </w:p>
    <w:p w14:paraId="78DD3544" w14:textId="77777777" w:rsidR="0053164F" w:rsidRPr="0053164F" w:rsidRDefault="0053164F" w:rsidP="00CB7118">
      <w:pPr>
        <w:pStyle w:val="ListParagraph"/>
        <w:numPr>
          <w:ilvl w:val="0"/>
          <w:numId w:val="45"/>
        </w:numPr>
        <w:ind w:left="709" w:firstLine="425"/>
        <w:rPr>
          <w:rFonts w:ascii="Times" w:eastAsia="Times" w:hAnsi="Times" w:cs="Times"/>
          <w:color w:val="FF0000"/>
        </w:rPr>
      </w:pPr>
      <w:r w:rsidRPr="0053164F">
        <w:rPr>
          <w:rFonts w:ascii="Times" w:eastAsia="Times" w:hAnsi="Times" w:cs="Times"/>
          <w:noProof/>
          <w:color w:val="FF0000"/>
        </w:rPr>
        <w:t>The user</w:t>
      </w:r>
      <w:r w:rsidRPr="0053164F">
        <w:rPr>
          <w:rFonts w:ascii="Times" w:eastAsia="Times" w:hAnsi="Times" w:cs="Times"/>
          <w:color w:val="FF0000"/>
        </w:rPr>
        <w:t xml:space="preserve"> can use the mobile application on devices running Android 5 or later.</w:t>
      </w:r>
    </w:p>
    <w:p w14:paraId="59516DC8" w14:textId="77777777" w:rsidR="0053164F" w:rsidRPr="0053164F" w:rsidRDefault="0053164F" w:rsidP="00CB7118">
      <w:pPr>
        <w:pStyle w:val="ListParagraph"/>
        <w:numPr>
          <w:ilvl w:val="0"/>
          <w:numId w:val="45"/>
        </w:numPr>
        <w:ind w:left="709" w:firstLine="425"/>
        <w:rPr>
          <w:rFonts w:ascii="Times" w:eastAsia="Times" w:hAnsi="Times" w:cs="Times"/>
          <w:color w:val="FF0000"/>
        </w:rPr>
      </w:pPr>
      <w:r w:rsidRPr="0053164F">
        <w:rPr>
          <w:rFonts w:ascii="Times" w:eastAsia="Times" w:hAnsi="Times" w:cs="Times"/>
          <w:noProof/>
          <w:color w:val="FF0000"/>
        </w:rPr>
        <w:t>The user</w:t>
      </w:r>
      <w:r w:rsidRPr="0053164F">
        <w:rPr>
          <w:rFonts w:ascii="Times" w:eastAsia="Times" w:hAnsi="Times" w:cs="Times"/>
          <w:color w:val="FF0000"/>
        </w:rPr>
        <w:t xml:space="preserve"> can book appointment send SMS or Call to Hotline.</w:t>
      </w:r>
    </w:p>
    <w:p w14:paraId="3CE7B4E6" w14:textId="04B914B1" w:rsidR="0053164F" w:rsidRPr="0053164F" w:rsidRDefault="0053164F" w:rsidP="00CB7118">
      <w:pPr>
        <w:pStyle w:val="ListParagraph"/>
        <w:numPr>
          <w:ilvl w:val="0"/>
          <w:numId w:val="45"/>
        </w:numPr>
        <w:ind w:left="709" w:firstLine="425"/>
        <w:rPr>
          <w:rFonts w:ascii="Times" w:eastAsia="Times" w:hAnsi="Times" w:cs="Times"/>
          <w:color w:val="FF0000"/>
        </w:rPr>
      </w:pPr>
      <w:r w:rsidRPr="0053164F">
        <w:rPr>
          <w:rFonts w:ascii="Times" w:eastAsia="Times" w:hAnsi="Times" w:cs="Times"/>
          <w:noProof/>
          <w:color w:val="FF0000"/>
        </w:rPr>
        <w:t>The user</w:t>
      </w:r>
      <w:r w:rsidRPr="0053164F">
        <w:rPr>
          <w:rFonts w:ascii="Times" w:eastAsia="Times" w:hAnsi="Times" w:cs="Times"/>
          <w:color w:val="FF0000"/>
        </w:rPr>
        <w:t xml:space="preserve"> can call with or without internet.</w:t>
      </w:r>
    </w:p>
    <w:p w14:paraId="569819EA" w14:textId="7A6C3DE4" w:rsidR="00536174" w:rsidRDefault="00536174" w:rsidP="00CB7118">
      <w:pPr>
        <w:pStyle w:val="Heading3"/>
        <w:numPr>
          <w:ilvl w:val="1"/>
          <w:numId w:val="39"/>
        </w:numPr>
        <w:ind w:left="1276" w:hanging="567"/>
        <w:rPr>
          <w:rFonts w:ascii="Times" w:hAnsi="Times" w:cs="Times"/>
          <w:sz w:val="30"/>
          <w:szCs w:val="30"/>
        </w:rPr>
      </w:pPr>
      <w:bookmarkStart w:id="253" w:name="_Toc520105346"/>
      <w:bookmarkStart w:id="254" w:name="_Toc520105516"/>
      <w:r w:rsidRPr="00284087">
        <w:rPr>
          <w:rFonts w:ascii="Times" w:hAnsi="Times" w:cs="Times"/>
          <w:sz w:val="30"/>
          <w:szCs w:val="30"/>
        </w:rPr>
        <w:lastRenderedPageBreak/>
        <w:t>Performance</w:t>
      </w:r>
      <w:bookmarkEnd w:id="253"/>
      <w:bookmarkEnd w:id="254"/>
    </w:p>
    <w:p w14:paraId="5D7FCAC0" w14:textId="14AD434D" w:rsidR="0053164F" w:rsidRPr="0053164F" w:rsidRDefault="0053164F" w:rsidP="00CB7118">
      <w:pPr>
        <w:pStyle w:val="ListParagraph"/>
        <w:widowControl w:val="0"/>
        <w:numPr>
          <w:ilvl w:val="0"/>
          <w:numId w:val="45"/>
        </w:numPr>
        <w:spacing w:line="254" w:lineRule="auto"/>
        <w:ind w:left="709" w:firstLine="425"/>
        <w:rPr>
          <w:rFonts w:ascii="Times" w:eastAsia="Times" w:hAnsi="Times" w:cs="Times"/>
          <w:color w:val="FF0000"/>
        </w:rPr>
      </w:pPr>
      <w:r w:rsidRPr="0053164F">
        <w:rPr>
          <w:rFonts w:ascii="Times" w:eastAsia="Times" w:hAnsi="Times" w:cs="Times"/>
          <w:color w:val="FF0000"/>
        </w:rPr>
        <w:t>System return for patients in 5 seconds or less when patients call to book an appointment.</w:t>
      </w:r>
    </w:p>
    <w:p w14:paraId="66FEA1B8" w14:textId="29C67E9D" w:rsidR="00434ACB" w:rsidRDefault="00434ACB" w:rsidP="00CB7118">
      <w:pPr>
        <w:pStyle w:val="Heading2"/>
        <w:numPr>
          <w:ilvl w:val="0"/>
          <w:numId w:val="39"/>
        </w:numPr>
        <w:ind w:left="709" w:hanging="425"/>
        <w:rPr>
          <w:rFonts w:ascii="Times" w:hAnsi="Times" w:cs="Times"/>
        </w:rPr>
      </w:pPr>
      <w:bookmarkStart w:id="255" w:name="_Toc520105347"/>
      <w:bookmarkStart w:id="256" w:name="_Toc520105517"/>
      <w:r w:rsidRPr="009F7826">
        <w:rPr>
          <w:rFonts w:ascii="Times" w:hAnsi="Times" w:cs="Times"/>
        </w:rPr>
        <w:t>Conceptual Diagram</w:t>
      </w:r>
      <w:bookmarkEnd w:id="255"/>
      <w:bookmarkEnd w:id="256"/>
    </w:p>
    <w:p w14:paraId="47F154C2" w14:textId="77777777" w:rsidR="00E21E20" w:rsidRPr="002E3278" w:rsidRDefault="00E21E20" w:rsidP="00E21E20">
      <w:pPr>
        <w:ind w:left="720" w:hanging="720"/>
        <w:rPr>
          <w:rFonts w:ascii="Times" w:hAnsi="Times" w:cs="Times"/>
          <w:color w:val="000000"/>
        </w:rPr>
      </w:pPr>
      <w:r>
        <w:rPr>
          <w:noProof/>
        </w:rPr>
        <w:drawing>
          <wp:inline distT="0" distB="0" distL="0" distR="0" wp14:anchorId="18DA7F16" wp14:editId="114A410B">
            <wp:extent cx="5581648" cy="1320800"/>
            <wp:effectExtent l="0" t="0" r="6350" b="0"/>
            <wp:docPr id="1250829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5581648" cy="1320800"/>
                    </a:xfrm>
                    <a:prstGeom prst="rect">
                      <a:avLst/>
                    </a:prstGeom>
                  </pic:spPr>
                </pic:pic>
              </a:graphicData>
            </a:graphic>
          </wp:inline>
        </w:drawing>
      </w:r>
    </w:p>
    <w:p w14:paraId="104D695A" w14:textId="500345C9" w:rsidR="00E21E20" w:rsidRPr="00E21E20" w:rsidRDefault="00330503" w:rsidP="00E21E20">
      <w:pPr>
        <w:pStyle w:val="cAP"/>
        <w:rPr>
          <w:rFonts w:ascii="Times" w:eastAsia="Times" w:hAnsi="Times" w:cs="Times"/>
          <w:sz w:val="24"/>
          <w:szCs w:val="24"/>
        </w:rPr>
      </w:pPr>
      <w:r>
        <w:rPr>
          <w:rFonts w:ascii="Times" w:eastAsia="Times" w:hAnsi="Times" w:cs="Times"/>
          <w:sz w:val="24"/>
          <w:szCs w:val="24"/>
        </w:rPr>
        <w:t>Figure 40</w:t>
      </w:r>
      <w:r w:rsidR="00E21E20" w:rsidRPr="00E21E20">
        <w:rPr>
          <w:rFonts w:ascii="Times" w:eastAsia="Times" w:hAnsi="Times" w:cs="Times"/>
          <w:sz w:val="24"/>
          <w:szCs w:val="24"/>
        </w:rPr>
        <w:t xml:space="preserve">: Conceptual diagram </w:t>
      </w:r>
    </w:p>
    <w:p w14:paraId="04CF5121" w14:textId="77777777" w:rsidR="00E21E20" w:rsidRPr="002E3278" w:rsidRDefault="00E21E20" w:rsidP="00E21E20">
      <w:pPr>
        <w:rPr>
          <w:rFonts w:ascii="Times" w:hAnsi="Times" w:cs="Times"/>
        </w:rPr>
      </w:pPr>
      <w:r w:rsidRPr="002E3278">
        <w:rPr>
          <w:rFonts w:ascii="Times" w:hAnsi="Times" w:cs="Times"/>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47"/>
        <w:gridCol w:w="7223"/>
      </w:tblGrid>
      <w:tr w:rsidR="00E21E20" w:rsidRPr="00E21E20" w14:paraId="53799253" w14:textId="77777777" w:rsidTr="00EA2129">
        <w:trPr>
          <w:trHeight w:val="48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6811A4" w14:textId="77777777" w:rsidR="00E21E20" w:rsidRPr="00E21E20" w:rsidRDefault="00E21E20" w:rsidP="00EA2129">
            <w:pPr>
              <w:jc w:val="center"/>
              <w:rPr>
                <w:rFonts w:ascii="Times" w:eastAsia="Times" w:hAnsi="Times" w:cs="Times"/>
              </w:rPr>
            </w:pPr>
            <w:r w:rsidRPr="00E21E20">
              <w:rPr>
                <w:rFonts w:ascii="Times" w:eastAsia="Times" w:hAnsi="Times" w:cs="Times"/>
                <w:b/>
                <w:bCs/>
                <w:color w:val="000000" w:themeColor="text1"/>
              </w:rPr>
              <w:t>Entity Data dictionary: describe all content of all entities</w:t>
            </w:r>
          </w:p>
        </w:tc>
      </w:tr>
      <w:tr w:rsidR="00E21E20" w:rsidRPr="00E21E20" w14:paraId="5E3001DD" w14:textId="77777777" w:rsidTr="00EA2129">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EF5A82" w14:textId="77777777" w:rsidR="00E21E20" w:rsidRPr="00E21E20" w:rsidRDefault="00E21E20" w:rsidP="00EA2129">
            <w:pPr>
              <w:jc w:val="center"/>
              <w:rPr>
                <w:rFonts w:ascii="Times" w:eastAsia="Times" w:hAnsi="Times" w:cs="Times"/>
              </w:rPr>
            </w:pPr>
            <w:r w:rsidRPr="00E21E20">
              <w:rPr>
                <w:rFonts w:ascii="Times" w:eastAsia="Times" w:hAnsi="Times" w:cs="Times"/>
                <w:b/>
                <w:bCs/>
                <w:color w:val="000000" w:themeColor="text1"/>
              </w:rPr>
              <w:t>Entity Name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701DB1" w14:textId="77777777" w:rsidR="00E21E20" w:rsidRPr="00E21E20" w:rsidRDefault="00E21E20" w:rsidP="00EA2129">
            <w:pPr>
              <w:jc w:val="center"/>
              <w:rPr>
                <w:rFonts w:ascii="Times" w:eastAsia="Times" w:hAnsi="Times" w:cs="Times"/>
              </w:rPr>
            </w:pPr>
            <w:r w:rsidRPr="00E21E20">
              <w:rPr>
                <w:rFonts w:ascii="Times" w:eastAsia="Times" w:hAnsi="Times" w:cs="Times"/>
                <w:b/>
                <w:bCs/>
                <w:color w:val="000000" w:themeColor="text1"/>
              </w:rPr>
              <w:t>Description</w:t>
            </w:r>
          </w:p>
        </w:tc>
      </w:tr>
      <w:tr w:rsidR="00E21E20" w:rsidRPr="00E21E20" w14:paraId="736C2214" w14:textId="77777777" w:rsidTr="00EA2129">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C47125" w14:textId="77777777" w:rsidR="00E21E20" w:rsidRPr="00E21E20" w:rsidRDefault="00E21E20" w:rsidP="00EA2129">
            <w:pPr>
              <w:spacing w:line="259" w:lineRule="auto"/>
              <w:rPr>
                <w:rFonts w:ascii="Times" w:eastAsia="Times" w:hAnsi="Times" w:cs="Times"/>
              </w:rPr>
            </w:pPr>
            <w:r w:rsidRPr="00E21E20">
              <w:rPr>
                <w:rFonts w:ascii="Times" w:eastAsia="Times" w:hAnsi="Times" w:cs="Times"/>
                <w:color w:val="000000" w:themeColor="text1"/>
              </w:rPr>
              <w:t>Administrator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358DED" w14:textId="77777777" w:rsidR="00E21E20" w:rsidRPr="00E21E20" w:rsidRDefault="00E21E20" w:rsidP="00EA2129">
            <w:pPr>
              <w:rPr>
                <w:rFonts w:ascii="Times" w:eastAsia="Times" w:hAnsi="Times" w:cs="Times"/>
                <w:color w:val="000000" w:themeColor="text1"/>
              </w:rPr>
            </w:pPr>
            <w:r w:rsidRPr="00E21E20">
              <w:rPr>
                <w:rFonts w:ascii="Times" w:eastAsia="Times" w:hAnsi="Times" w:cs="Times"/>
                <w:color w:val="000000" w:themeColor="text1"/>
              </w:rPr>
              <w:t>Contain the information's administrator.</w:t>
            </w:r>
          </w:p>
          <w:p w14:paraId="2292B61C" w14:textId="77777777" w:rsidR="00E21E20" w:rsidRPr="00E21E20" w:rsidRDefault="00E21E20" w:rsidP="00EA2129">
            <w:pPr>
              <w:pStyle w:val="ListParagraph"/>
              <w:numPr>
                <w:ilvl w:val="0"/>
                <w:numId w:val="6"/>
              </w:numPr>
              <w:rPr>
                <w:rFonts w:ascii="Times" w:eastAsiaTheme="minorEastAsia" w:hAnsi="Times" w:cs="Times"/>
              </w:rPr>
            </w:pPr>
            <w:r w:rsidRPr="00E21E20">
              <w:rPr>
                <w:rFonts w:ascii="Times" w:eastAsia="Times" w:hAnsi="Times" w:cs="Times"/>
              </w:rPr>
              <w:t xml:space="preserve">username: username of the administrator. It </w:t>
            </w:r>
            <w:r w:rsidRPr="00E21E20">
              <w:rPr>
                <w:rFonts w:ascii="Times" w:eastAsia="Times" w:hAnsi="Times" w:cs="Times"/>
                <w:noProof/>
              </w:rPr>
              <w:t>uses</w:t>
            </w:r>
            <w:r w:rsidRPr="00E21E20">
              <w:rPr>
                <w:rFonts w:ascii="Times" w:eastAsia="Times" w:hAnsi="Times" w:cs="Times"/>
              </w:rPr>
              <w:t xml:space="preserve"> to </w:t>
            </w:r>
            <w:r w:rsidRPr="00E21E20">
              <w:rPr>
                <w:rFonts w:ascii="Times" w:eastAsia="Times" w:hAnsi="Times" w:cs="Times"/>
                <w:noProof/>
              </w:rPr>
              <w:t>log in to</w:t>
            </w:r>
            <w:r w:rsidRPr="00E21E20">
              <w:rPr>
                <w:rFonts w:ascii="Times" w:eastAsia="Times" w:hAnsi="Times" w:cs="Times"/>
              </w:rPr>
              <w:t xml:space="preserve"> the system. </w:t>
            </w:r>
          </w:p>
          <w:p w14:paraId="71611122" w14:textId="77777777" w:rsidR="00E21E20" w:rsidRPr="00E21E20" w:rsidRDefault="00E21E20" w:rsidP="00EA2129">
            <w:pPr>
              <w:pStyle w:val="ListParagraph"/>
              <w:numPr>
                <w:ilvl w:val="0"/>
                <w:numId w:val="6"/>
              </w:numPr>
              <w:rPr>
                <w:rFonts w:ascii="Times" w:eastAsiaTheme="minorEastAsia" w:hAnsi="Times" w:cs="Times"/>
              </w:rPr>
            </w:pPr>
            <w:r w:rsidRPr="00E21E20">
              <w:rPr>
                <w:rFonts w:ascii="Times" w:eastAsia="Times" w:hAnsi="Times" w:cs="Times"/>
              </w:rPr>
              <w:t>password: each user would be having a password.</w:t>
            </w:r>
          </w:p>
          <w:p w14:paraId="33DB31B3" w14:textId="77777777" w:rsidR="00E21E20" w:rsidRPr="00E21E20" w:rsidRDefault="00E21E20" w:rsidP="00EA2129">
            <w:pPr>
              <w:pStyle w:val="ListParagraph"/>
              <w:numPr>
                <w:ilvl w:val="0"/>
                <w:numId w:val="6"/>
              </w:numPr>
              <w:rPr>
                <w:rFonts w:ascii="Times" w:eastAsiaTheme="minorEastAsia" w:hAnsi="Times" w:cs="Times"/>
              </w:rPr>
            </w:pPr>
            <w:proofErr w:type="spellStart"/>
            <w:r w:rsidRPr="00E21E20">
              <w:rPr>
                <w:rFonts w:ascii="Times" w:eastAsia="Times" w:hAnsi="Times" w:cs="Times"/>
              </w:rPr>
              <w:t>phoneNumber</w:t>
            </w:r>
            <w:proofErr w:type="spellEnd"/>
            <w:r w:rsidRPr="00E21E20">
              <w:rPr>
                <w:rFonts w:ascii="Times" w:eastAsia="Times" w:hAnsi="Times" w:cs="Times"/>
              </w:rPr>
              <w:t>: A telephone number of each user.</w:t>
            </w:r>
          </w:p>
          <w:p w14:paraId="7B0E6CAD" w14:textId="77777777" w:rsidR="00E21E20" w:rsidRPr="00E21E20" w:rsidRDefault="00E21E20" w:rsidP="00EA2129">
            <w:pPr>
              <w:pStyle w:val="ListParagraph"/>
              <w:numPr>
                <w:ilvl w:val="0"/>
                <w:numId w:val="6"/>
              </w:numPr>
              <w:rPr>
                <w:rFonts w:ascii="Times" w:eastAsiaTheme="minorEastAsia" w:hAnsi="Times" w:cs="Times"/>
              </w:rPr>
            </w:pPr>
            <w:proofErr w:type="spellStart"/>
            <w:r w:rsidRPr="00E21E20">
              <w:rPr>
                <w:rFonts w:ascii="Times" w:eastAsia="Times" w:hAnsi="Times" w:cs="Times"/>
              </w:rPr>
              <w:t>fullName</w:t>
            </w:r>
            <w:proofErr w:type="spellEnd"/>
            <w:r w:rsidRPr="00E21E20">
              <w:rPr>
                <w:rFonts w:ascii="Times" w:eastAsia="Times" w:hAnsi="Times" w:cs="Times"/>
              </w:rPr>
              <w:t>: real name of the user</w:t>
            </w:r>
          </w:p>
        </w:tc>
      </w:tr>
      <w:tr w:rsidR="00E21E20" w:rsidRPr="00E21E20" w14:paraId="61669D36" w14:textId="77777777" w:rsidTr="00EA2129">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645593" w14:textId="77777777" w:rsidR="00E21E20" w:rsidRPr="00E21E20" w:rsidRDefault="00E21E20" w:rsidP="00EA2129">
            <w:pPr>
              <w:rPr>
                <w:rFonts w:ascii="Times" w:eastAsia="Times" w:hAnsi="Times" w:cs="Times"/>
                <w:color w:val="000000" w:themeColor="text1"/>
              </w:rPr>
            </w:pPr>
            <w:r w:rsidRPr="00E21E20">
              <w:rPr>
                <w:rFonts w:ascii="Times" w:eastAsia="Times" w:hAnsi="Times" w:cs="Times"/>
                <w:color w:val="000000" w:themeColor="text1"/>
              </w:rPr>
              <w:t>Clinic</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33A911" w14:textId="77777777" w:rsidR="00E21E20" w:rsidRPr="00E21E20" w:rsidRDefault="00E21E20" w:rsidP="00EA2129">
            <w:pPr>
              <w:rPr>
                <w:rFonts w:ascii="Times" w:eastAsia="Times" w:hAnsi="Times" w:cs="Times"/>
                <w:color w:val="000000" w:themeColor="text1"/>
              </w:rPr>
            </w:pPr>
            <w:r w:rsidRPr="00E21E20">
              <w:rPr>
                <w:rFonts w:ascii="Times" w:eastAsia="Times" w:hAnsi="Times" w:cs="Times"/>
                <w:color w:val="000000" w:themeColor="text1"/>
              </w:rPr>
              <w:t xml:space="preserve">Contain the information's clinic. </w:t>
            </w:r>
          </w:p>
          <w:p w14:paraId="32E9C1A6" w14:textId="77777777" w:rsidR="00E21E20" w:rsidRPr="00E21E20" w:rsidRDefault="00E21E20" w:rsidP="00EA2129">
            <w:pPr>
              <w:pStyle w:val="ListParagraph"/>
              <w:numPr>
                <w:ilvl w:val="0"/>
                <w:numId w:val="5"/>
              </w:numPr>
              <w:rPr>
                <w:rFonts w:ascii="Times" w:eastAsiaTheme="minorEastAsia" w:hAnsi="Times" w:cs="Times"/>
                <w:color w:val="000000" w:themeColor="text1"/>
              </w:rPr>
            </w:pPr>
            <w:r w:rsidRPr="00E21E20">
              <w:rPr>
                <w:rFonts w:ascii="Times" w:eastAsia="Times" w:hAnsi="Times" w:cs="Times"/>
                <w:color w:val="000000" w:themeColor="text1"/>
              </w:rPr>
              <w:t>Composite attribute Working hours:  contain working hours of the clinic from Monday to Sunday.</w:t>
            </w:r>
          </w:p>
          <w:p w14:paraId="4CB6DA4A" w14:textId="77777777" w:rsidR="00E21E20" w:rsidRPr="00E21E20" w:rsidRDefault="00E21E20" w:rsidP="00EA2129">
            <w:pPr>
              <w:pStyle w:val="ListParagraph"/>
              <w:numPr>
                <w:ilvl w:val="0"/>
                <w:numId w:val="5"/>
              </w:numPr>
              <w:rPr>
                <w:rFonts w:ascii="Times" w:eastAsiaTheme="minorEastAsia" w:hAnsi="Times" w:cs="Times"/>
                <w:color w:val="000000" w:themeColor="text1"/>
              </w:rPr>
            </w:pPr>
            <w:r w:rsidRPr="00E21E20">
              <w:rPr>
                <w:rFonts w:ascii="Times" w:eastAsia="Times" w:hAnsi="Times" w:cs="Times"/>
              </w:rPr>
              <w:t>address: location of the clinic.</w:t>
            </w:r>
          </w:p>
          <w:p w14:paraId="1DE132AF" w14:textId="77777777" w:rsidR="00E21E20" w:rsidRPr="00E21E20" w:rsidRDefault="00E21E20" w:rsidP="00EA2129">
            <w:pPr>
              <w:pStyle w:val="ListParagraph"/>
              <w:numPr>
                <w:ilvl w:val="0"/>
                <w:numId w:val="5"/>
              </w:numPr>
              <w:rPr>
                <w:rFonts w:ascii="Times" w:eastAsiaTheme="minorEastAsia" w:hAnsi="Times" w:cs="Times"/>
              </w:rPr>
            </w:pPr>
            <w:proofErr w:type="spellStart"/>
            <w:r w:rsidRPr="00E21E20">
              <w:rPr>
                <w:rFonts w:ascii="Times" w:eastAsia="Times" w:hAnsi="Times" w:cs="Times"/>
              </w:rPr>
              <w:t>clinicName</w:t>
            </w:r>
            <w:proofErr w:type="spellEnd"/>
            <w:r w:rsidRPr="00E21E20">
              <w:rPr>
                <w:rFonts w:ascii="Times" w:eastAsia="Times" w:hAnsi="Times" w:cs="Times"/>
              </w:rPr>
              <w:t>: name of the clinic.</w:t>
            </w:r>
          </w:p>
          <w:p w14:paraId="63622955" w14:textId="77777777" w:rsidR="00E21E20" w:rsidRPr="00E21E20" w:rsidRDefault="00E21E20" w:rsidP="00EA2129">
            <w:pPr>
              <w:pStyle w:val="ListParagraph"/>
              <w:numPr>
                <w:ilvl w:val="0"/>
                <w:numId w:val="5"/>
              </w:numPr>
              <w:rPr>
                <w:rFonts w:ascii="Times" w:eastAsiaTheme="minorEastAsia" w:hAnsi="Times" w:cs="Times"/>
              </w:rPr>
            </w:pPr>
            <w:proofErr w:type="spellStart"/>
            <w:r w:rsidRPr="00E21E20">
              <w:rPr>
                <w:rFonts w:ascii="Times" w:eastAsia="Times" w:hAnsi="Times" w:cs="Times"/>
              </w:rPr>
              <w:t>examinationDuration</w:t>
            </w:r>
            <w:proofErr w:type="spellEnd"/>
            <w:r w:rsidRPr="00E21E20">
              <w:rPr>
                <w:rFonts w:ascii="Times" w:eastAsia="Times" w:hAnsi="Times" w:cs="Times"/>
              </w:rPr>
              <w:t xml:space="preserve">: the examination time of one slot </w:t>
            </w:r>
          </w:p>
          <w:p w14:paraId="47D87FD7" w14:textId="77777777" w:rsidR="00E21E20" w:rsidRPr="00E21E20" w:rsidRDefault="00E21E20" w:rsidP="00EA2129">
            <w:pPr>
              <w:pStyle w:val="ListParagraph"/>
              <w:numPr>
                <w:ilvl w:val="0"/>
                <w:numId w:val="5"/>
              </w:numPr>
              <w:rPr>
                <w:rFonts w:ascii="Times" w:eastAsiaTheme="minorEastAsia" w:hAnsi="Times" w:cs="Times"/>
                <w:color w:val="000000" w:themeColor="text1"/>
              </w:rPr>
            </w:pPr>
            <w:proofErr w:type="spellStart"/>
            <w:r w:rsidRPr="00E21E20">
              <w:rPr>
                <w:rFonts w:ascii="Times" w:eastAsia="Times" w:hAnsi="Times" w:cs="Times"/>
              </w:rPr>
              <w:t>expiredLicense</w:t>
            </w:r>
            <w:proofErr w:type="spellEnd"/>
            <w:r w:rsidRPr="00E21E20">
              <w:rPr>
                <w:rFonts w:ascii="Times" w:eastAsia="Times" w:hAnsi="Times" w:cs="Times"/>
              </w:rPr>
              <w:t>: Expiry date of the license</w:t>
            </w:r>
            <w:r w:rsidRPr="00E21E20">
              <w:rPr>
                <w:rFonts w:ascii="Times" w:eastAsia="Times" w:hAnsi="Times" w:cs="Times"/>
                <w:color w:val="000000" w:themeColor="text1"/>
              </w:rPr>
              <w:t xml:space="preserve">  </w:t>
            </w:r>
          </w:p>
          <w:p w14:paraId="57AD2C67" w14:textId="77777777" w:rsidR="00E21E20" w:rsidRPr="00E21E20" w:rsidRDefault="00E21E20" w:rsidP="00EA2129">
            <w:pPr>
              <w:rPr>
                <w:rFonts w:ascii="Times" w:eastAsia="Times" w:hAnsi="Times" w:cs="Times"/>
                <w:color w:val="000000" w:themeColor="text1"/>
              </w:rPr>
            </w:pPr>
            <w:r w:rsidRPr="00E21E20">
              <w:rPr>
                <w:rFonts w:ascii="Times" w:eastAsia="Times" w:hAnsi="Times" w:cs="Times"/>
                <w:color w:val="000000" w:themeColor="text1"/>
              </w:rPr>
              <w:t xml:space="preserve">Relationship entity clinic: </w:t>
            </w:r>
          </w:p>
          <w:p w14:paraId="298D4855" w14:textId="77777777" w:rsidR="00E21E20" w:rsidRPr="00E21E20" w:rsidRDefault="00E21E20" w:rsidP="00CB7118">
            <w:pPr>
              <w:pStyle w:val="ListParagraph"/>
              <w:numPr>
                <w:ilvl w:val="0"/>
                <w:numId w:val="46"/>
              </w:numPr>
              <w:rPr>
                <w:rFonts w:ascii="Times" w:eastAsiaTheme="minorEastAsia" w:hAnsi="Times" w:cs="Times"/>
                <w:color w:val="000000" w:themeColor="text1"/>
              </w:rPr>
            </w:pPr>
            <w:r w:rsidRPr="00E21E20">
              <w:rPr>
                <w:rFonts w:ascii="Times" w:eastAsia="Times" w:hAnsi="Times" w:cs="Times"/>
                <w:color w:val="000000" w:themeColor="text1"/>
              </w:rPr>
              <w:t>Each clinic can buy a license and each license has a deadline. So, when the license is expired, the clinic must buy a new license.</w:t>
            </w:r>
          </w:p>
          <w:p w14:paraId="2C1CA159" w14:textId="77777777" w:rsidR="00E21E20" w:rsidRPr="00E21E20" w:rsidRDefault="00E21E20" w:rsidP="00CB7118">
            <w:pPr>
              <w:pStyle w:val="ListParagraph"/>
              <w:numPr>
                <w:ilvl w:val="0"/>
                <w:numId w:val="46"/>
              </w:numPr>
              <w:rPr>
                <w:rFonts w:ascii="Times" w:eastAsiaTheme="minorEastAsia" w:hAnsi="Times" w:cs="Times"/>
                <w:color w:val="000000" w:themeColor="text1"/>
              </w:rPr>
            </w:pPr>
            <w:r w:rsidRPr="00E21E20">
              <w:rPr>
                <w:rFonts w:ascii="Times" w:eastAsiaTheme="minorEastAsia" w:hAnsi="Times" w:cs="Times"/>
                <w:color w:val="000000" w:themeColor="text1"/>
              </w:rPr>
              <w:t xml:space="preserve">Each patient can book many appointments by the time at the clinic and each clinic has many appointments from patients, </w:t>
            </w:r>
          </w:p>
        </w:tc>
      </w:tr>
      <w:tr w:rsidR="00E21E20" w:rsidRPr="00E21E20" w14:paraId="39C631D0" w14:textId="77777777" w:rsidTr="00EA2129">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A9FE34" w14:textId="77777777" w:rsidR="00E21E20" w:rsidRPr="00E21E20" w:rsidRDefault="00E21E20" w:rsidP="00EA2129">
            <w:pPr>
              <w:spacing w:line="259" w:lineRule="auto"/>
              <w:rPr>
                <w:rFonts w:ascii="Times" w:eastAsia="Times" w:hAnsi="Times" w:cs="Times"/>
              </w:rPr>
            </w:pPr>
            <w:r w:rsidRPr="00E21E20">
              <w:rPr>
                <w:rFonts w:ascii="Times" w:eastAsia="Times" w:hAnsi="Times" w:cs="Times"/>
                <w:color w:val="000000" w:themeColor="text1"/>
              </w:rPr>
              <w:t>License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89E5B5" w14:textId="77777777" w:rsidR="00E21E20" w:rsidRPr="00E21E20" w:rsidRDefault="00E21E20" w:rsidP="00EA2129">
            <w:pPr>
              <w:rPr>
                <w:rFonts w:ascii="Times" w:eastAsia="Times" w:hAnsi="Times" w:cs="Times"/>
              </w:rPr>
            </w:pPr>
            <w:r w:rsidRPr="00E21E20">
              <w:rPr>
                <w:rFonts w:ascii="Times" w:eastAsia="Times" w:hAnsi="Times" w:cs="Times"/>
                <w:color w:val="000000" w:themeColor="text1"/>
              </w:rPr>
              <w:t>Contain the information's license.</w:t>
            </w:r>
          </w:p>
          <w:p w14:paraId="013E4246" w14:textId="77777777" w:rsidR="00E21E20" w:rsidRPr="00E21E20" w:rsidRDefault="00E21E20" w:rsidP="00EA2129">
            <w:pPr>
              <w:pStyle w:val="ListParagraph"/>
              <w:numPr>
                <w:ilvl w:val="0"/>
                <w:numId w:val="4"/>
              </w:numPr>
              <w:rPr>
                <w:rFonts w:ascii="Times" w:eastAsiaTheme="minorEastAsia" w:hAnsi="Times" w:cs="Times"/>
                <w:color w:val="000000" w:themeColor="text1"/>
              </w:rPr>
            </w:pPr>
            <w:r w:rsidRPr="00E21E20">
              <w:rPr>
                <w:rFonts w:ascii="Times" w:eastAsia="Times" w:hAnsi="Times" w:cs="Times"/>
              </w:rPr>
              <w:t>price: A price of each license.</w:t>
            </w:r>
          </w:p>
          <w:p w14:paraId="4C813219" w14:textId="77777777" w:rsidR="00E21E20" w:rsidRPr="00E21E20" w:rsidRDefault="00E21E20" w:rsidP="00EA2129">
            <w:pPr>
              <w:pStyle w:val="ListParagraph"/>
              <w:numPr>
                <w:ilvl w:val="0"/>
                <w:numId w:val="4"/>
              </w:numPr>
              <w:rPr>
                <w:rFonts w:ascii="Times" w:eastAsiaTheme="minorEastAsia" w:hAnsi="Times" w:cs="Times"/>
              </w:rPr>
            </w:pPr>
            <w:r w:rsidRPr="00E21E20">
              <w:rPr>
                <w:rFonts w:ascii="Times" w:eastAsia="Times" w:hAnsi="Times" w:cs="Times"/>
              </w:rPr>
              <w:t>duration: duration of each license.</w:t>
            </w:r>
          </w:p>
          <w:p w14:paraId="136BCB8B" w14:textId="77777777" w:rsidR="00E21E20" w:rsidRPr="00E21E20" w:rsidRDefault="00E21E20" w:rsidP="00EA2129">
            <w:pPr>
              <w:pStyle w:val="ListParagraph"/>
              <w:numPr>
                <w:ilvl w:val="0"/>
                <w:numId w:val="4"/>
              </w:numPr>
              <w:rPr>
                <w:rFonts w:ascii="Times" w:eastAsiaTheme="minorEastAsia" w:hAnsi="Times" w:cs="Times"/>
              </w:rPr>
            </w:pPr>
            <w:r w:rsidRPr="00E21E20">
              <w:rPr>
                <w:rFonts w:ascii="Times" w:eastAsia="Times" w:hAnsi="Times" w:cs="Times"/>
              </w:rPr>
              <w:t>name: name of each license.</w:t>
            </w:r>
          </w:p>
          <w:p w14:paraId="296C4600" w14:textId="77777777" w:rsidR="00E21E20" w:rsidRPr="00E21E20" w:rsidRDefault="00E21E20" w:rsidP="00EA2129">
            <w:pPr>
              <w:pStyle w:val="ListParagraph"/>
              <w:numPr>
                <w:ilvl w:val="0"/>
                <w:numId w:val="4"/>
              </w:numPr>
              <w:rPr>
                <w:rFonts w:ascii="Times" w:eastAsiaTheme="minorEastAsia" w:hAnsi="Times" w:cs="Times"/>
              </w:rPr>
            </w:pPr>
            <w:r w:rsidRPr="00E21E20">
              <w:rPr>
                <w:rFonts w:ascii="Times" w:eastAsia="Times" w:hAnsi="Times" w:cs="Times"/>
              </w:rPr>
              <w:t>description: description of each license.</w:t>
            </w:r>
          </w:p>
        </w:tc>
      </w:tr>
      <w:tr w:rsidR="00E21E20" w:rsidRPr="00E21E20" w14:paraId="376D0ED5" w14:textId="77777777" w:rsidTr="00EA2129">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71BACE" w14:textId="77777777" w:rsidR="00E21E20" w:rsidRPr="00E21E20" w:rsidRDefault="00E21E20" w:rsidP="00EA2129">
            <w:pPr>
              <w:rPr>
                <w:rFonts w:ascii="Times" w:eastAsia="Times" w:hAnsi="Times" w:cs="Times"/>
              </w:rPr>
            </w:pPr>
            <w:r w:rsidRPr="00E21E20">
              <w:rPr>
                <w:rFonts w:ascii="Times" w:eastAsia="Times" w:hAnsi="Times" w:cs="Times"/>
                <w:color w:val="000000" w:themeColor="text1"/>
              </w:rPr>
              <w:t>Patient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1813D4" w14:textId="77777777" w:rsidR="00E21E20" w:rsidRPr="00E21E20" w:rsidRDefault="00E21E20" w:rsidP="00EA2129">
            <w:pPr>
              <w:rPr>
                <w:rFonts w:ascii="Times" w:eastAsia="Times" w:hAnsi="Times" w:cs="Times"/>
                <w:color w:val="000000" w:themeColor="text1"/>
              </w:rPr>
            </w:pPr>
            <w:r w:rsidRPr="00E21E20">
              <w:rPr>
                <w:rFonts w:ascii="Times" w:eastAsia="Times" w:hAnsi="Times" w:cs="Times"/>
                <w:color w:val="000000" w:themeColor="text1"/>
              </w:rPr>
              <w:t>Contain the information's patient.</w:t>
            </w:r>
          </w:p>
          <w:p w14:paraId="5FBD7F2F" w14:textId="77777777" w:rsidR="00E21E20" w:rsidRPr="00E21E20" w:rsidRDefault="00E21E20" w:rsidP="00EA2129">
            <w:pPr>
              <w:pStyle w:val="ListParagraph"/>
              <w:numPr>
                <w:ilvl w:val="0"/>
                <w:numId w:val="2"/>
              </w:numPr>
              <w:rPr>
                <w:rFonts w:ascii="Times" w:eastAsiaTheme="minorEastAsia" w:hAnsi="Times" w:cs="Times"/>
                <w:color w:val="000000" w:themeColor="text1"/>
              </w:rPr>
            </w:pPr>
            <w:proofErr w:type="spellStart"/>
            <w:r w:rsidRPr="00E21E20">
              <w:rPr>
                <w:rFonts w:ascii="Times" w:eastAsia="Times" w:hAnsi="Times" w:cs="Times"/>
              </w:rPr>
              <w:t>phoneNumber</w:t>
            </w:r>
            <w:proofErr w:type="spellEnd"/>
            <w:r w:rsidRPr="00E21E20">
              <w:rPr>
                <w:rFonts w:ascii="Times" w:eastAsia="Times" w:hAnsi="Times" w:cs="Times"/>
              </w:rPr>
              <w:t>: telephone number of the patient.</w:t>
            </w:r>
          </w:p>
          <w:p w14:paraId="03C51FBF" w14:textId="77777777" w:rsidR="00E21E20" w:rsidRPr="00E21E20" w:rsidRDefault="00E21E20" w:rsidP="00EA2129">
            <w:pPr>
              <w:pStyle w:val="ListParagraph"/>
              <w:numPr>
                <w:ilvl w:val="0"/>
                <w:numId w:val="2"/>
              </w:numPr>
              <w:rPr>
                <w:rFonts w:ascii="Times" w:eastAsiaTheme="minorEastAsia" w:hAnsi="Times" w:cs="Times"/>
              </w:rPr>
            </w:pPr>
            <w:proofErr w:type="spellStart"/>
            <w:r w:rsidRPr="00E21E20">
              <w:rPr>
                <w:rFonts w:ascii="Times" w:eastAsia="Times" w:hAnsi="Times" w:cs="Times"/>
              </w:rPr>
              <w:t>fullname</w:t>
            </w:r>
            <w:proofErr w:type="spellEnd"/>
            <w:r w:rsidRPr="00E21E20">
              <w:rPr>
                <w:rFonts w:ascii="Times" w:eastAsia="Times" w:hAnsi="Times" w:cs="Times"/>
              </w:rPr>
              <w:t>: A real name of the patient.</w:t>
            </w:r>
          </w:p>
          <w:p w14:paraId="3C5F848E" w14:textId="77777777" w:rsidR="00E21E20" w:rsidRPr="00E21E20" w:rsidRDefault="00E21E20" w:rsidP="00EA2129">
            <w:pPr>
              <w:pStyle w:val="ListParagraph"/>
              <w:numPr>
                <w:ilvl w:val="0"/>
                <w:numId w:val="2"/>
              </w:numPr>
              <w:rPr>
                <w:rFonts w:ascii="Times" w:eastAsiaTheme="minorEastAsia" w:hAnsi="Times" w:cs="Times"/>
              </w:rPr>
            </w:pPr>
            <w:r w:rsidRPr="00E21E20">
              <w:rPr>
                <w:rFonts w:ascii="Times" w:eastAsia="Times" w:hAnsi="Times" w:cs="Times"/>
              </w:rPr>
              <w:lastRenderedPageBreak/>
              <w:t>address: address of the patient.</w:t>
            </w:r>
          </w:p>
        </w:tc>
      </w:tr>
    </w:tbl>
    <w:p w14:paraId="46A73CF6" w14:textId="5EC4C9AA" w:rsidR="00E21E20" w:rsidRPr="00E21E20" w:rsidRDefault="008B4646" w:rsidP="00E21E20">
      <w:pPr>
        <w:pStyle w:val="cAP"/>
        <w:ind w:left="1440" w:firstLine="720"/>
        <w:jc w:val="left"/>
        <w:rPr>
          <w:rFonts w:ascii="Times" w:eastAsia="Times" w:hAnsi="Times" w:cs="Times"/>
          <w:sz w:val="24"/>
          <w:szCs w:val="24"/>
        </w:rPr>
      </w:pPr>
      <w:r>
        <w:rPr>
          <w:rFonts w:ascii="Times" w:eastAsia="Times" w:hAnsi="Times" w:cs="Times"/>
          <w:sz w:val="24"/>
          <w:szCs w:val="24"/>
        </w:rPr>
        <w:lastRenderedPageBreak/>
        <w:t>Table 39</w:t>
      </w:r>
      <w:r w:rsidR="00E21E20">
        <w:rPr>
          <w:rFonts w:ascii="Times" w:eastAsia="Times" w:hAnsi="Times" w:cs="Times"/>
          <w:sz w:val="24"/>
          <w:szCs w:val="24"/>
        </w:rPr>
        <w:t>:</w:t>
      </w:r>
      <w:r w:rsidR="00E21E20" w:rsidRPr="00E21E20">
        <w:rPr>
          <w:rFonts w:ascii="Times" w:eastAsia="Times" w:hAnsi="Times" w:cs="Times"/>
          <w:sz w:val="24"/>
          <w:szCs w:val="24"/>
        </w:rPr>
        <w:t xml:space="preserve"> Conceptual diagram data dictionary </w:t>
      </w:r>
    </w:p>
    <w:p w14:paraId="3EF42035" w14:textId="77777777" w:rsidR="00E21E20" w:rsidRPr="00E21E20" w:rsidRDefault="00E21E20" w:rsidP="00E21E20">
      <w:pPr>
        <w:rPr>
          <w:rFonts w:eastAsia="Times"/>
        </w:rPr>
      </w:pPr>
    </w:p>
    <w:p w14:paraId="21293D42" w14:textId="12AEAB70" w:rsidR="00BE74E8" w:rsidRPr="002E3278" w:rsidRDefault="75A703E1" w:rsidP="00CB7118">
      <w:pPr>
        <w:pStyle w:val="a"/>
        <w:numPr>
          <w:ilvl w:val="0"/>
          <w:numId w:val="36"/>
        </w:numPr>
        <w:ind w:left="567" w:hanging="567"/>
        <w:rPr>
          <w:rFonts w:ascii="Times" w:eastAsia="Times" w:hAnsi="Times" w:cs="Times"/>
        </w:rPr>
      </w:pPr>
      <w:bookmarkStart w:id="257" w:name="_Toc515581439"/>
      <w:bookmarkStart w:id="258" w:name="_Toc516816044"/>
      <w:bookmarkStart w:id="259" w:name="_Toc516816187"/>
      <w:bookmarkStart w:id="260" w:name="_Toc520105348"/>
      <w:bookmarkStart w:id="261" w:name="_Toc520105518"/>
      <w:bookmarkStart w:id="262" w:name="_Toc512211065"/>
      <w:bookmarkStart w:id="263" w:name="_Toc512211067"/>
      <w:bookmarkStart w:id="264" w:name="_Toc512211068"/>
      <w:r w:rsidRPr="75A703E1">
        <w:rPr>
          <w:rFonts w:ascii="Times" w:eastAsia="Times" w:hAnsi="Times" w:cs="Times"/>
        </w:rPr>
        <w:t>Software Design Description</w:t>
      </w:r>
      <w:bookmarkEnd w:id="257"/>
      <w:bookmarkEnd w:id="258"/>
      <w:bookmarkEnd w:id="259"/>
      <w:bookmarkEnd w:id="260"/>
      <w:bookmarkEnd w:id="261"/>
    </w:p>
    <w:p w14:paraId="43F4C004" w14:textId="77777777" w:rsidR="00F403B5" w:rsidRDefault="00F403B5" w:rsidP="001544E8">
      <w:pPr>
        <w:pStyle w:val="Heading2"/>
        <w:ind w:left="577"/>
        <w:rPr>
          <w:rFonts w:ascii="Times" w:eastAsia="Times" w:hAnsi="Times" w:cs="Times"/>
        </w:rPr>
      </w:pPr>
      <w:bookmarkStart w:id="265" w:name="_Toc515581440"/>
      <w:bookmarkStart w:id="266" w:name="_Toc516816045"/>
      <w:bookmarkStart w:id="267" w:name="_Toc516816188"/>
      <w:bookmarkStart w:id="268" w:name="_Toc520105349"/>
      <w:bookmarkStart w:id="269" w:name="_Toc520105519"/>
      <w:r w:rsidRPr="75A703E1">
        <w:rPr>
          <w:rFonts w:ascii="Times" w:eastAsia="Times" w:hAnsi="Times" w:cs="Times"/>
        </w:rPr>
        <w:t>1. Design Overview</w:t>
      </w:r>
      <w:bookmarkEnd w:id="265"/>
      <w:bookmarkEnd w:id="266"/>
      <w:bookmarkEnd w:id="267"/>
      <w:bookmarkEnd w:id="268"/>
      <w:bookmarkEnd w:id="269"/>
    </w:p>
    <w:p w14:paraId="1F77341E" w14:textId="77777777" w:rsidR="00F403B5" w:rsidRDefault="00F403B5" w:rsidP="001544E8">
      <w:pPr>
        <w:ind w:left="567"/>
      </w:pPr>
      <w:r>
        <w:t>-  This document describes the technical and user interface Call-center. It includes the architectural design, the detailed design of common functions and business functions and the design of the database model.</w:t>
      </w:r>
    </w:p>
    <w:p w14:paraId="3B17347F" w14:textId="77777777" w:rsidR="00F403B5" w:rsidRDefault="00F403B5" w:rsidP="001544E8">
      <w:pPr>
        <w:ind w:left="567"/>
      </w:pPr>
      <w:r>
        <w:t xml:space="preserve">- The architectural design describes the overall architecture of the system and the architecture of each main component and subsystem.  </w:t>
      </w:r>
    </w:p>
    <w:p w14:paraId="0445BE90" w14:textId="77777777" w:rsidR="00F403B5" w:rsidRDefault="00F403B5" w:rsidP="001544E8">
      <w:pPr>
        <w:ind w:left="567"/>
      </w:pPr>
      <w:r>
        <w:t xml:space="preserve">- The detailed design describes a static and dynamic structure for each component and functions. It includes class diagrams, class explanations and sequence diagrams for each use cases. </w:t>
      </w:r>
    </w:p>
    <w:p w14:paraId="02AC464D" w14:textId="77777777" w:rsidR="00F403B5" w:rsidRDefault="00F403B5" w:rsidP="001544E8">
      <w:pPr>
        <w:ind w:left="567"/>
      </w:pPr>
      <w:r>
        <w:t xml:space="preserve">- The database design describes the relationships between entities and details of each entity. </w:t>
      </w:r>
    </w:p>
    <w:p w14:paraId="26119CFD" w14:textId="77777777" w:rsidR="00F403B5" w:rsidRDefault="00F403B5" w:rsidP="001544E8">
      <w:pPr>
        <w:ind w:left="567"/>
      </w:pPr>
      <w:r>
        <w:t>- Document overview</w:t>
      </w:r>
    </w:p>
    <w:p w14:paraId="0CC0656A" w14:textId="77777777" w:rsidR="00F403B5" w:rsidRDefault="00F403B5" w:rsidP="00CB7118">
      <w:pPr>
        <w:pStyle w:val="ListParagraph"/>
        <w:numPr>
          <w:ilvl w:val="0"/>
          <w:numId w:val="16"/>
        </w:numPr>
        <w:ind w:left="1287"/>
        <w:rPr>
          <w:rFonts w:asciiTheme="minorHAnsi" w:eastAsiaTheme="minorEastAsia" w:hAnsiTheme="minorHAnsi" w:cstheme="minorBidi"/>
        </w:rPr>
      </w:pPr>
      <w:r>
        <w:t xml:space="preserve">Section 2: gives an overall description of the system architecture design.  </w:t>
      </w:r>
    </w:p>
    <w:p w14:paraId="4BFF5345" w14:textId="77777777" w:rsidR="00F403B5" w:rsidRDefault="00F403B5" w:rsidP="00CB7118">
      <w:pPr>
        <w:pStyle w:val="ListParagraph"/>
        <w:numPr>
          <w:ilvl w:val="0"/>
          <w:numId w:val="16"/>
        </w:numPr>
        <w:ind w:left="1287"/>
        <w:rPr>
          <w:rFonts w:asciiTheme="minorHAnsi" w:eastAsiaTheme="minorEastAsia" w:hAnsiTheme="minorHAnsi" w:cstheme="minorBidi"/>
        </w:rPr>
      </w:pPr>
      <w:r>
        <w:t xml:space="preserve">Section 3: gives component diagrams that describe the connection and integration of the system. </w:t>
      </w:r>
    </w:p>
    <w:p w14:paraId="1D2A6E03" w14:textId="77777777" w:rsidR="00F403B5" w:rsidRDefault="00F403B5" w:rsidP="00CB7118">
      <w:pPr>
        <w:pStyle w:val="ListParagraph"/>
        <w:numPr>
          <w:ilvl w:val="0"/>
          <w:numId w:val="16"/>
        </w:numPr>
        <w:ind w:left="1287"/>
        <w:rPr>
          <w:rFonts w:asciiTheme="minorHAnsi" w:eastAsiaTheme="minorEastAsia" w:hAnsiTheme="minorHAnsi" w:cstheme="minorBidi"/>
        </w:rPr>
      </w:pPr>
      <w:r>
        <w:t xml:space="preserve">Section 4: gives the detail design description which includes a class diagram, class explanation, activity diagram and sequence diagram to details the application functions. </w:t>
      </w:r>
    </w:p>
    <w:p w14:paraId="7FCB2ACC" w14:textId="77777777" w:rsidR="00F403B5" w:rsidRDefault="00F403B5" w:rsidP="00CB7118">
      <w:pPr>
        <w:pStyle w:val="ListParagraph"/>
        <w:numPr>
          <w:ilvl w:val="0"/>
          <w:numId w:val="16"/>
        </w:numPr>
        <w:ind w:left="1287"/>
        <w:rPr>
          <w:rFonts w:asciiTheme="minorHAnsi" w:eastAsiaTheme="minorEastAsia" w:hAnsiTheme="minorHAnsi" w:cstheme="minorBidi"/>
        </w:rPr>
      </w:pPr>
      <w:r>
        <w:t xml:space="preserve">Section 5: describe screen design. </w:t>
      </w:r>
    </w:p>
    <w:p w14:paraId="3035DFC7" w14:textId="77777777" w:rsidR="00F403B5" w:rsidRDefault="00F403B5" w:rsidP="00CB7118">
      <w:pPr>
        <w:pStyle w:val="ListParagraph"/>
        <w:numPr>
          <w:ilvl w:val="0"/>
          <w:numId w:val="16"/>
        </w:numPr>
        <w:ind w:left="1287"/>
        <w:rPr>
          <w:rFonts w:asciiTheme="minorHAnsi" w:eastAsiaTheme="minorEastAsia" w:hAnsiTheme="minorHAnsi" w:cstheme="minorBidi"/>
        </w:rPr>
      </w:pPr>
      <w:r>
        <w:t xml:space="preserve">Section 6: describe fully attribute ERD. </w:t>
      </w:r>
    </w:p>
    <w:p w14:paraId="1DD69EF3" w14:textId="77777777" w:rsidR="00F403B5" w:rsidRDefault="00F403B5" w:rsidP="00CB7118">
      <w:pPr>
        <w:pStyle w:val="ListParagraph"/>
        <w:numPr>
          <w:ilvl w:val="0"/>
          <w:numId w:val="16"/>
        </w:numPr>
        <w:ind w:left="1287"/>
        <w:rPr>
          <w:rFonts w:asciiTheme="minorHAnsi" w:eastAsiaTheme="minorEastAsia" w:hAnsiTheme="minorHAnsi" w:cstheme="minorBidi"/>
        </w:rPr>
      </w:pPr>
      <w:r>
        <w:t xml:space="preserve">Section 7: describe algorithms. </w:t>
      </w:r>
    </w:p>
    <w:p w14:paraId="4D9C98F5" w14:textId="77777777" w:rsidR="00F403B5" w:rsidRPr="003035CA" w:rsidRDefault="00F403B5" w:rsidP="00F403B5"/>
    <w:p w14:paraId="0BA4D030" w14:textId="77777777" w:rsidR="00F403B5" w:rsidRPr="00E600A9" w:rsidRDefault="00F403B5" w:rsidP="006933EC">
      <w:pPr>
        <w:pStyle w:val="Heading2"/>
        <w:ind w:firstLine="557"/>
        <w:rPr>
          <w:rFonts w:ascii="Times" w:eastAsia="Times" w:hAnsi="Times" w:cs="Times"/>
        </w:rPr>
      </w:pPr>
      <w:bookmarkStart w:id="270" w:name="_Toc515581441"/>
      <w:bookmarkStart w:id="271" w:name="_Toc516816046"/>
      <w:bookmarkStart w:id="272" w:name="_Toc516816189"/>
      <w:bookmarkStart w:id="273" w:name="_Toc520105350"/>
      <w:bookmarkStart w:id="274" w:name="_Toc520105520"/>
      <w:r w:rsidRPr="75A703E1">
        <w:rPr>
          <w:rFonts w:ascii="Times" w:eastAsia="Times" w:hAnsi="Times" w:cs="Times"/>
        </w:rPr>
        <w:t>2. System Architecture Design</w:t>
      </w:r>
      <w:bookmarkEnd w:id="270"/>
      <w:bookmarkEnd w:id="271"/>
      <w:bookmarkEnd w:id="272"/>
      <w:bookmarkEnd w:id="273"/>
      <w:bookmarkEnd w:id="274"/>
    </w:p>
    <w:p w14:paraId="4CD38B77" w14:textId="77777777" w:rsidR="00F403B5" w:rsidRDefault="00F403B5" w:rsidP="00F403B5">
      <w:pPr>
        <w:pStyle w:val="cAP"/>
        <w:jc w:val="left"/>
        <w:rPr>
          <w:rFonts w:ascii="Times" w:hAnsi="Times" w:cs="Times"/>
          <w:color w:val="auto"/>
        </w:rPr>
      </w:pPr>
      <w:r>
        <w:rPr>
          <w:noProof/>
        </w:rPr>
        <w:drawing>
          <wp:inline distT="0" distB="0" distL="0" distR="0" wp14:anchorId="15FA7E96" wp14:editId="45D70BF2">
            <wp:extent cx="5611888" cy="967154"/>
            <wp:effectExtent l="0" t="0" r="1905" b="0"/>
            <wp:docPr id="1343182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645943" cy="973023"/>
                    </a:xfrm>
                    <a:prstGeom prst="rect">
                      <a:avLst/>
                    </a:prstGeom>
                  </pic:spPr>
                </pic:pic>
              </a:graphicData>
            </a:graphic>
          </wp:inline>
        </w:drawing>
      </w:r>
    </w:p>
    <w:p w14:paraId="6A9A3FC0" w14:textId="77777777" w:rsidR="00F403B5" w:rsidRDefault="00F403B5" w:rsidP="00F403B5">
      <w:pPr>
        <w:pStyle w:val="cAP"/>
        <w:rPr>
          <w:rFonts w:ascii="Times" w:eastAsia="Times" w:hAnsi="Times" w:cs="Times"/>
          <w:color w:val="auto"/>
        </w:rPr>
      </w:pPr>
      <w:r w:rsidRPr="75A703E1">
        <w:rPr>
          <w:rFonts w:ascii="Times" w:eastAsia="Times" w:hAnsi="Times" w:cs="Times"/>
          <w:color w:val="auto"/>
        </w:rPr>
        <w:t>Figure 9. System Architecture</w:t>
      </w:r>
    </w:p>
    <w:p w14:paraId="3A8C9BB1" w14:textId="77777777" w:rsidR="00F403B5" w:rsidRDefault="00F403B5" w:rsidP="001B4408">
      <w:pPr>
        <w:pStyle w:val="Heading3"/>
        <w:ind w:firstLine="619"/>
        <w:rPr>
          <w:rFonts w:ascii="Times" w:eastAsia="Times" w:hAnsi="Times" w:cs="Times"/>
        </w:rPr>
      </w:pPr>
      <w:bookmarkStart w:id="275" w:name="_Toc515581442"/>
      <w:bookmarkStart w:id="276" w:name="_Toc516816047"/>
      <w:bookmarkStart w:id="277" w:name="_Toc516816190"/>
      <w:bookmarkStart w:id="278" w:name="_Toc520105351"/>
      <w:bookmarkStart w:id="279" w:name="_Toc520105521"/>
      <w:r w:rsidRPr="75A703E1">
        <w:rPr>
          <w:rFonts w:ascii="Times" w:eastAsia="Times" w:hAnsi="Times" w:cs="Times"/>
        </w:rPr>
        <w:t>2.1 Web Server Architecture Design</w:t>
      </w:r>
      <w:bookmarkEnd w:id="275"/>
      <w:bookmarkEnd w:id="276"/>
      <w:bookmarkEnd w:id="277"/>
      <w:bookmarkEnd w:id="278"/>
      <w:bookmarkEnd w:id="279"/>
    </w:p>
    <w:p w14:paraId="3F3DA134" w14:textId="77777777" w:rsidR="00F403B5" w:rsidRPr="00732C38" w:rsidRDefault="00F403B5" w:rsidP="00F403B5"/>
    <w:p w14:paraId="3A5E21CE" w14:textId="77777777" w:rsidR="00F403B5" w:rsidRDefault="00F403B5" w:rsidP="00F403B5">
      <w:pPr>
        <w:pStyle w:val="cAP"/>
      </w:pPr>
      <w:r>
        <w:rPr>
          <w:noProof/>
        </w:rPr>
        <w:drawing>
          <wp:inline distT="0" distB="0" distL="0" distR="0" wp14:anchorId="65F21961" wp14:editId="13C48F9C">
            <wp:extent cx="5574338" cy="1065682"/>
            <wp:effectExtent l="0" t="0" r="1270" b="1270"/>
            <wp:docPr id="17865973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574338" cy="1065682"/>
                    </a:xfrm>
                    <a:prstGeom prst="rect">
                      <a:avLst/>
                    </a:prstGeom>
                  </pic:spPr>
                </pic:pic>
              </a:graphicData>
            </a:graphic>
          </wp:inline>
        </w:drawing>
      </w:r>
    </w:p>
    <w:p w14:paraId="4843B47A" w14:textId="77777777" w:rsidR="00F403B5" w:rsidRPr="00D63E16" w:rsidRDefault="00F403B5" w:rsidP="00F403B5">
      <w:pPr>
        <w:pStyle w:val="cAP"/>
        <w:rPr>
          <w:rFonts w:ascii="Times" w:eastAsia="Times" w:hAnsi="Times" w:cs="Times"/>
          <w:color w:val="auto"/>
        </w:rPr>
      </w:pPr>
      <w:r w:rsidRPr="75A703E1">
        <w:rPr>
          <w:rFonts w:ascii="Times" w:eastAsia="Times" w:hAnsi="Times" w:cs="Times"/>
          <w:color w:val="auto"/>
        </w:rPr>
        <w:t>Figure 9. Web Server Architecture</w:t>
      </w:r>
    </w:p>
    <w:p w14:paraId="686F8196" w14:textId="77777777" w:rsidR="00F403B5" w:rsidRDefault="00F403B5" w:rsidP="00F403B5">
      <w:pPr>
        <w:rPr>
          <w:rFonts w:ascii="Times" w:eastAsia="Times" w:hAnsi="Times" w:cs="Times"/>
          <w:color w:val="000000" w:themeColor="text1"/>
        </w:rPr>
      </w:pPr>
      <w:r w:rsidRPr="75A703E1">
        <w:rPr>
          <w:rFonts w:ascii="Times" w:eastAsia="Times" w:hAnsi="Times" w:cs="Times"/>
          <w:color w:val="000000" w:themeColor="text1"/>
        </w:rPr>
        <w:lastRenderedPageBreak/>
        <w:t>In Web Server</w:t>
      </w:r>
      <w:r w:rsidRPr="75A703E1">
        <w:rPr>
          <w:rFonts w:ascii="Times" w:eastAsia="Times" w:hAnsi="Times" w:cs="Times"/>
          <w:color w:val="000000" w:themeColor="text1"/>
          <w:lang w:val="vi-VN"/>
        </w:rPr>
        <w:t xml:space="preserve">, </w:t>
      </w:r>
      <w:r w:rsidRPr="75A703E1">
        <w:rPr>
          <w:rFonts w:ascii="Times" w:eastAsia="Times" w:hAnsi="Times" w:cs="Times"/>
          <w:color w:val="000000" w:themeColor="text1"/>
        </w:rPr>
        <w:t xml:space="preserve">we choose this architecture for development with </w:t>
      </w:r>
      <w:r>
        <w:rPr>
          <w:rFonts w:ascii="Times" w:eastAsia="Times" w:hAnsi="Times" w:cs="Times"/>
          <w:color w:val="000000" w:themeColor="text1"/>
        </w:rPr>
        <w:t xml:space="preserve">the </w:t>
      </w:r>
      <w:r w:rsidRPr="75A703E1">
        <w:rPr>
          <w:rFonts w:ascii="Times" w:eastAsia="Times" w:hAnsi="Times" w:cs="Times"/>
          <w:color w:val="000000" w:themeColor="text1"/>
        </w:rPr>
        <w:t>following components:</w:t>
      </w:r>
    </w:p>
    <w:p w14:paraId="18CB4C75" w14:textId="77777777" w:rsidR="00F403B5" w:rsidRDefault="00F403B5" w:rsidP="00CB7118">
      <w:pPr>
        <w:pStyle w:val="ListParagraph"/>
        <w:numPr>
          <w:ilvl w:val="0"/>
          <w:numId w:val="13"/>
        </w:numPr>
        <w:rPr>
          <w:rFonts w:ascii="Times" w:eastAsia="Times" w:hAnsi="Times" w:cs="Times"/>
          <w:color w:val="000000" w:themeColor="text1"/>
        </w:rPr>
      </w:pPr>
      <w:r w:rsidRPr="75A703E1">
        <w:rPr>
          <w:rFonts w:ascii="Times" w:eastAsia="Times" w:hAnsi="Times" w:cs="Times"/>
          <w:color w:val="000000" w:themeColor="text1"/>
        </w:rPr>
        <w:t xml:space="preserve">Services: Provide API Services to </w:t>
      </w:r>
      <w:r w:rsidRPr="00D47408">
        <w:rPr>
          <w:rFonts w:ascii="Times" w:eastAsia="Times" w:hAnsi="Times" w:cs="Times"/>
          <w:noProof/>
          <w:color w:val="000000" w:themeColor="text1"/>
        </w:rPr>
        <w:t>communicat</w:t>
      </w:r>
      <w:r>
        <w:rPr>
          <w:rFonts w:ascii="Times" w:eastAsia="Times" w:hAnsi="Times" w:cs="Times"/>
          <w:noProof/>
          <w:color w:val="000000" w:themeColor="text1"/>
        </w:rPr>
        <w:t>e</w:t>
      </w:r>
      <w:r w:rsidRPr="75A703E1">
        <w:rPr>
          <w:rFonts w:ascii="Times" w:eastAsia="Times" w:hAnsi="Times" w:cs="Times"/>
          <w:color w:val="000000" w:themeColor="text1"/>
        </w:rPr>
        <w:t xml:space="preserve"> with </w:t>
      </w:r>
      <w:r>
        <w:rPr>
          <w:rFonts w:ascii="Times" w:eastAsia="Times" w:hAnsi="Times" w:cs="Times"/>
          <w:color w:val="000000" w:themeColor="text1"/>
        </w:rPr>
        <w:t xml:space="preserve">the </w:t>
      </w:r>
      <w:r w:rsidRPr="75A703E1">
        <w:rPr>
          <w:rFonts w:ascii="Times" w:eastAsia="Times" w:hAnsi="Times" w:cs="Times"/>
          <w:color w:val="000000" w:themeColor="text1"/>
        </w:rPr>
        <w:t>client</w:t>
      </w:r>
    </w:p>
    <w:p w14:paraId="4A40ECBC" w14:textId="77777777" w:rsidR="00F403B5" w:rsidRDefault="00F403B5" w:rsidP="00CB7118">
      <w:pPr>
        <w:pStyle w:val="ListParagraph"/>
        <w:numPr>
          <w:ilvl w:val="0"/>
          <w:numId w:val="13"/>
        </w:numPr>
        <w:rPr>
          <w:rFonts w:ascii="Times" w:eastAsia="Times" w:hAnsi="Times" w:cs="Times"/>
          <w:color w:val="000000" w:themeColor="text1"/>
        </w:rPr>
      </w:pPr>
      <w:r w:rsidRPr="75A703E1">
        <w:rPr>
          <w:rFonts w:ascii="Times" w:eastAsia="Times" w:hAnsi="Times" w:cs="Times"/>
          <w:color w:val="000000" w:themeColor="text1"/>
        </w:rPr>
        <w:t>Data Access: Refer to Services to access or retrieve data stored within a Database</w:t>
      </w:r>
    </w:p>
    <w:p w14:paraId="37C6C608" w14:textId="77777777" w:rsidR="00F403B5" w:rsidRPr="00AC37C0" w:rsidRDefault="00F403B5" w:rsidP="00CB7118">
      <w:pPr>
        <w:pStyle w:val="ListParagraph"/>
        <w:numPr>
          <w:ilvl w:val="0"/>
          <w:numId w:val="13"/>
        </w:numPr>
        <w:rPr>
          <w:rFonts w:ascii="Times" w:eastAsia="Times" w:hAnsi="Times" w:cs="Times"/>
          <w:color w:val="000000" w:themeColor="text1"/>
        </w:rPr>
      </w:pPr>
      <w:r w:rsidRPr="75A703E1">
        <w:rPr>
          <w:rFonts w:ascii="Times" w:eastAsia="Times" w:hAnsi="Times" w:cs="Times"/>
          <w:color w:val="000000" w:themeColor="text1"/>
        </w:rPr>
        <w:t>Database: Stored data of the system</w:t>
      </w:r>
    </w:p>
    <w:p w14:paraId="5FA803A9" w14:textId="77777777" w:rsidR="00F403B5" w:rsidRDefault="00F403B5" w:rsidP="00F403B5">
      <w:pPr>
        <w:pStyle w:val="Heading3"/>
        <w:rPr>
          <w:rFonts w:ascii="Times" w:eastAsia="Times" w:hAnsi="Times" w:cs="Times"/>
        </w:rPr>
      </w:pPr>
      <w:bookmarkStart w:id="280" w:name="_Toc515581443"/>
      <w:bookmarkStart w:id="281" w:name="_Toc516816048"/>
      <w:bookmarkStart w:id="282" w:name="_Toc516816191"/>
      <w:bookmarkStart w:id="283" w:name="_Toc520105352"/>
      <w:bookmarkStart w:id="284" w:name="_Toc520105522"/>
      <w:r w:rsidRPr="75A703E1">
        <w:rPr>
          <w:rFonts w:ascii="Times" w:eastAsia="Times" w:hAnsi="Times" w:cs="Times"/>
        </w:rPr>
        <w:t>2.2 Client Architecture Design</w:t>
      </w:r>
      <w:bookmarkEnd w:id="280"/>
      <w:bookmarkEnd w:id="281"/>
      <w:bookmarkEnd w:id="282"/>
      <w:bookmarkEnd w:id="283"/>
      <w:bookmarkEnd w:id="284"/>
    </w:p>
    <w:p w14:paraId="4BA153AB" w14:textId="77777777" w:rsidR="00F403B5" w:rsidRPr="00E50A12" w:rsidRDefault="00F403B5" w:rsidP="00F403B5">
      <w:pPr>
        <w:autoSpaceDE w:val="0"/>
        <w:autoSpaceDN w:val="0"/>
        <w:adjustRightInd w:val="0"/>
        <w:ind w:firstLine="720"/>
        <w:jc w:val="both"/>
        <w:rPr>
          <w:rFonts w:ascii="Times,Calibri" w:eastAsia="Times,Calibri" w:hAnsi="Times,Calibri" w:cs="Times,Calibri"/>
          <w:color w:val="000000" w:themeColor="text1"/>
          <w:lang w:val="vi-VN"/>
        </w:rPr>
      </w:pPr>
      <w:r w:rsidRPr="75A703E1">
        <w:rPr>
          <w:rFonts w:ascii="Times" w:eastAsia="Times" w:hAnsi="Times" w:cs="Times"/>
          <w:color w:val="000000" w:themeColor="text1"/>
        </w:rPr>
        <w:t xml:space="preserve">In Mobile Application and Web Application, the system is developed under MVC architecture. We choose this architecture because of </w:t>
      </w:r>
      <w:r>
        <w:rPr>
          <w:rFonts w:ascii="Times" w:eastAsia="Times" w:hAnsi="Times" w:cs="Times"/>
          <w:color w:val="000000" w:themeColor="text1"/>
        </w:rPr>
        <w:t xml:space="preserve">the </w:t>
      </w:r>
      <w:r w:rsidRPr="75A703E1">
        <w:rPr>
          <w:rFonts w:ascii="Times" w:eastAsia="Times" w:hAnsi="Times" w:cs="Times"/>
          <w:color w:val="000000" w:themeColor="text1"/>
        </w:rPr>
        <w:t>following advantage</w:t>
      </w:r>
      <w:r w:rsidRPr="75A703E1">
        <w:rPr>
          <w:rFonts w:ascii="Times,Calibri" w:eastAsia="Times,Calibri" w:hAnsi="Times,Calibri" w:cs="Times,Calibri"/>
          <w:color w:val="000000" w:themeColor="text1"/>
          <w:lang w:val="vi-VN"/>
        </w:rPr>
        <w:t>:</w:t>
      </w:r>
    </w:p>
    <w:p w14:paraId="0713A8D5" w14:textId="77777777" w:rsidR="00F403B5" w:rsidRPr="00322971" w:rsidRDefault="00F403B5" w:rsidP="00CB7118">
      <w:pPr>
        <w:pStyle w:val="graf"/>
        <w:numPr>
          <w:ilvl w:val="0"/>
          <w:numId w:val="14"/>
        </w:numPr>
        <w:shd w:val="clear" w:color="auto" w:fill="FFFFFF" w:themeFill="background1"/>
        <w:spacing w:before="0" w:beforeAutospacing="0" w:after="0" w:afterAutospacing="0"/>
        <w:ind w:left="0" w:firstLine="720"/>
        <w:jc w:val="both"/>
        <w:rPr>
          <w:rFonts w:ascii="Times" w:eastAsia="Times" w:hAnsi="Times" w:cs="Times"/>
        </w:rPr>
      </w:pPr>
      <w:r w:rsidRPr="14131993">
        <w:rPr>
          <w:rFonts w:ascii="Times" w:eastAsia="Times" w:hAnsi="Times" w:cs="Times"/>
          <w:spacing w:val="-1"/>
        </w:rPr>
        <w:t>The Model-View-Controller pattern highly supports the separation of concerns. This advantage not only increases the testability of the code but it also makes it easier to extend, allowing a fairly easy implementation of new features.</w:t>
      </w:r>
    </w:p>
    <w:p w14:paraId="1840A176" w14:textId="77777777" w:rsidR="00F403B5" w:rsidRDefault="00F403B5" w:rsidP="00CB7118">
      <w:pPr>
        <w:pStyle w:val="graf"/>
        <w:numPr>
          <w:ilvl w:val="0"/>
          <w:numId w:val="14"/>
        </w:numPr>
        <w:shd w:val="clear" w:color="auto" w:fill="FFFFFF" w:themeFill="background1"/>
        <w:spacing w:before="0" w:beforeAutospacing="0" w:after="0" w:afterAutospacing="0"/>
        <w:ind w:left="0" w:firstLine="720"/>
        <w:jc w:val="both"/>
        <w:rPr>
          <w:rFonts w:ascii="Times" w:eastAsia="Times" w:hAnsi="Times" w:cs="Times"/>
        </w:rPr>
      </w:pPr>
      <w:r w:rsidRPr="14131993">
        <w:rPr>
          <w:rFonts w:ascii="Times" w:eastAsia="Times" w:hAnsi="Times" w:cs="Times"/>
          <w:spacing w:val="-1"/>
        </w:rPr>
        <w:t>If the Views respect the </w:t>
      </w:r>
      <w:r w:rsidRPr="0003706F">
        <w:rPr>
          <w:rStyle w:val="Strong"/>
          <w:rFonts w:ascii="Times" w:eastAsia="Times" w:hAnsi="Times" w:cs="Times"/>
          <w:b w:val="0"/>
          <w:bCs w:val="0"/>
          <w:spacing w:val="-1"/>
        </w:rPr>
        <w:t>single responsibility principle</w:t>
      </w:r>
      <w:r w:rsidRPr="14131993">
        <w:rPr>
          <w:rFonts w:ascii="Times" w:eastAsia="Times" w:hAnsi="Times" w:cs="Times"/>
          <w:spacing w:val="-1"/>
        </w:rPr>
        <w:t> then their role is just to update the Controller for every user event and just display data from the Model, without implementing any business logic. In this case, UI tests should be enough to cover the functionalities of the View.</w:t>
      </w:r>
    </w:p>
    <w:p w14:paraId="027EFA8C" w14:textId="77777777" w:rsidR="00F403B5" w:rsidRDefault="00F403B5" w:rsidP="00F403B5">
      <w:pPr>
        <w:pStyle w:val="graf"/>
        <w:shd w:val="clear" w:color="auto" w:fill="FFFFFF" w:themeFill="background1"/>
        <w:spacing w:before="0" w:beforeAutospacing="0" w:after="0" w:afterAutospacing="0"/>
        <w:jc w:val="both"/>
        <w:rPr>
          <w:rFonts w:ascii="Times" w:eastAsia="Times" w:hAnsi="Times" w:cs="Times"/>
        </w:rPr>
      </w:pPr>
    </w:p>
    <w:p w14:paraId="5C5E75B2" w14:textId="77777777" w:rsidR="00F403B5" w:rsidRDefault="00F403B5" w:rsidP="00F403B5">
      <w:pPr>
        <w:pStyle w:val="graf"/>
        <w:shd w:val="clear" w:color="auto" w:fill="FFFFFF" w:themeFill="background1"/>
        <w:spacing w:before="0" w:beforeAutospacing="0" w:after="0" w:afterAutospacing="0"/>
        <w:ind w:left="720"/>
        <w:jc w:val="both"/>
        <w:rPr>
          <w:rFonts w:ascii="Times" w:eastAsia="Times" w:hAnsi="Times" w:cs="Times"/>
        </w:rPr>
      </w:pPr>
      <w:r>
        <w:rPr>
          <w:noProof/>
        </w:rPr>
        <w:drawing>
          <wp:inline distT="0" distB="0" distL="0" distR="0" wp14:anchorId="76C60053" wp14:editId="25077A3F">
            <wp:extent cx="4593772" cy="1747167"/>
            <wp:effectExtent l="0" t="0" r="3810" b="5715"/>
            <wp:docPr id="526777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593772" cy="1747167"/>
                    </a:xfrm>
                    <a:prstGeom prst="rect">
                      <a:avLst/>
                    </a:prstGeom>
                  </pic:spPr>
                </pic:pic>
              </a:graphicData>
            </a:graphic>
          </wp:inline>
        </w:drawing>
      </w:r>
    </w:p>
    <w:p w14:paraId="2ED60748" w14:textId="77777777" w:rsidR="00F403B5" w:rsidRPr="006F7EBA" w:rsidRDefault="00F403B5" w:rsidP="00F403B5">
      <w:pPr>
        <w:pStyle w:val="cAP"/>
        <w:rPr>
          <w:rFonts w:ascii="Times" w:eastAsia="Times" w:hAnsi="Times" w:cs="Times"/>
          <w:color w:val="auto"/>
        </w:rPr>
      </w:pPr>
      <w:r w:rsidRPr="75A703E1">
        <w:rPr>
          <w:rFonts w:ascii="Times" w:eastAsia="Times" w:hAnsi="Times" w:cs="Times"/>
          <w:color w:val="auto"/>
        </w:rPr>
        <w:t xml:space="preserve">Figure 9. Mobile MVC Architecture </w:t>
      </w:r>
    </w:p>
    <w:p w14:paraId="63E228ED" w14:textId="77777777" w:rsidR="00F403B5" w:rsidRDefault="00F403B5" w:rsidP="00F403B5">
      <w:pPr>
        <w:pStyle w:val="NormalWeb"/>
        <w:shd w:val="clear" w:color="auto" w:fill="FFFFFF" w:themeFill="background1"/>
        <w:ind w:left="720"/>
      </w:pPr>
      <w:r w:rsidRPr="75A703E1">
        <w:rPr>
          <w:rFonts w:ascii="Sylfaen" w:eastAsia="Sylfaen" w:hAnsi="Sylfaen" w:cs="Sylfaen"/>
          <w:sz w:val="22"/>
          <w:szCs w:val="22"/>
        </w:rPr>
        <w:t xml:space="preserve">(Reference: https://medium.com/swlh/ios-design-patterns-a9bd07818129) </w:t>
      </w:r>
    </w:p>
    <w:p w14:paraId="7648E8C8" w14:textId="77777777" w:rsidR="00F403B5" w:rsidRPr="00E51B48" w:rsidRDefault="00F403B5" w:rsidP="00F403B5">
      <w:pPr>
        <w:rPr>
          <w:rFonts w:ascii="Times" w:eastAsia="Times" w:hAnsi="Times" w:cs="Times"/>
          <w:spacing w:val="-1"/>
          <w:shd w:val="clear" w:color="auto" w:fill="FFFFFF"/>
          <w:lang w:val="vi-VN"/>
        </w:rPr>
      </w:pPr>
    </w:p>
    <w:p w14:paraId="661734F1" w14:textId="77777777" w:rsidR="00F403B5" w:rsidRPr="003F00AE" w:rsidRDefault="00F403B5" w:rsidP="00F403B5">
      <w:pPr>
        <w:rPr>
          <w:rFonts w:ascii="Times" w:eastAsia="Times" w:hAnsi="Times" w:cs="Times"/>
        </w:rPr>
      </w:pPr>
      <w:r>
        <w:rPr>
          <w:rFonts w:ascii="Times" w:eastAsia="Times" w:hAnsi="Times" w:cs="Times"/>
          <w:spacing w:val="-1"/>
          <w:shd w:val="clear" w:color="auto" w:fill="FFFFFF"/>
        </w:rPr>
        <w:t>MVC architecture has the following components:</w:t>
      </w:r>
    </w:p>
    <w:p w14:paraId="2356FE29" w14:textId="77777777" w:rsidR="00F403B5" w:rsidRPr="00815735" w:rsidRDefault="00F403B5" w:rsidP="00CB7118">
      <w:pPr>
        <w:pStyle w:val="ListParagraph"/>
        <w:numPr>
          <w:ilvl w:val="0"/>
          <w:numId w:val="15"/>
        </w:numPr>
        <w:rPr>
          <w:rFonts w:ascii="Times" w:eastAsia="Times" w:hAnsi="Times" w:cs="Times"/>
          <w:b/>
          <w:bCs/>
          <w:color w:val="FF0000"/>
          <w:lang w:val="vi-VN"/>
        </w:rPr>
      </w:pPr>
      <w:r w:rsidRPr="75A703E1">
        <w:rPr>
          <w:rFonts w:ascii="Times" w:eastAsia="Times" w:hAnsi="Times" w:cs="Times"/>
          <w:b/>
          <w:bCs/>
          <w:color w:val="FF0000"/>
          <w:spacing w:val="-1"/>
          <w:shd w:val="clear" w:color="auto" w:fill="FFFFFF"/>
        </w:rPr>
        <w:t>Model</w:t>
      </w:r>
      <w:r w:rsidRPr="75A703E1">
        <w:rPr>
          <w:rFonts w:ascii="Times" w:eastAsia="Times" w:hAnsi="Times" w:cs="Times"/>
          <w:b/>
          <w:bCs/>
          <w:color w:val="FF0000"/>
          <w:spacing w:val="-1"/>
          <w:shd w:val="clear" w:color="auto" w:fill="FFFFFF"/>
          <w:lang w:val="vi-VN"/>
        </w:rPr>
        <w:t xml:space="preserve">: </w:t>
      </w:r>
      <w:r w:rsidRPr="00815735">
        <w:rPr>
          <w:rFonts w:ascii="Times" w:eastAsia="Times" w:hAnsi="Times" w:cs="Times"/>
          <w:color w:val="FF0000"/>
          <w:shd w:val="clear" w:color="auto" w:fill="FFFFFF"/>
        </w:rPr>
        <w:t>is where the application’s data objects are stored. The model doesn’t know anything about View and Controller</w:t>
      </w:r>
    </w:p>
    <w:p w14:paraId="5B6120FE" w14:textId="77777777" w:rsidR="00F403B5" w:rsidRPr="00815735" w:rsidRDefault="00F403B5" w:rsidP="00CB7118">
      <w:pPr>
        <w:pStyle w:val="ListParagraph"/>
        <w:numPr>
          <w:ilvl w:val="0"/>
          <w:numId w:val="15"/>
        </w:numPr>
        <w:rPr>
          <w:rFonts w:ascii="Times" w:eastAsia="Times" w:hAnsi="Times" w:cs="Times"/>
          <w:b/>
          <w:bCs/>
          <w:color w:val="FF0000"/>
          <w:lang w:val="vi-VN"/>
        </w:rPr>
      </w:pPr>
      <w:r w:rsidRPr="75A703E1">
        <w:rPr>
          <w:rFonts w:ascii="Times" w:eastAsia="Times" w:hAnsi="Times" w:cs="Times"/>
          <w:b/>
          <w:bCs/>
          <w:color w:val="FF0000"/>
          <w:lang w:val="vi-VN"/>
        </w:rPr>
        <w:t xml:space="preserve">View: </w:t>
      </w:r>
      <w:r w:rsidRPr="00815735">
        <w:rPr>
          <w:rFonts w:ascii="Times" w:eastAsia="Times" w:hAnsi="Times" w:cs="Times"/>
          <w:color w:val="FF0000"/>
          <w:shd w:val="clear" w:color="auto" w:fill="FFFFFF"/>
        </w:rPr>
        <w:t>The view is the </w:t>
      </w:r>
      <w:r w:rsidRPr="00815735">
        <w:rPr>
          <w:color w:val="FF0000"/>
        </w:rPr>
        <w:t>Representation</w:t>
      </w:r>
      <w:r w:rsidRPr="00815735">
        <w:rPr>
          <w:rFonts w:ascii="Times" w:eastAsia="Times" w:hAnsi="Times" w:cs="Times"/>
          <w:color w:val="FF0000"/>
          <w:shd w:val="clear" w:color="auto" w:fill="FFFFFF"/>
        </w:rPr>
        <w:t xml:space="preserve"> of the Model. The view has a responsibility to render the User Interface (UI) and communicate </w:t>
      </w:r>
      <w:r>
        <w:rPr>
          <w:rFonts w:ascii="Times" w:eastAsia="Times" w:hAnsi="Times" w:cs="Times"/>
          <w:noProof/>
          <w:color w:val="FF0000"/>
          <w:shd w:val="clear" w:color="auto" w:fill="FFFFFF"/>
        </w:rPr>
        <w:t>with</w:t>
      </w:r>
      <w:r w:rsidRPr="00815735">
        <w:rPr>
          <w:rFonts w:ascii="Times" w:eastAsia="Times" w:hAnsi="Times" w:cs="Times"/>
          <w:color w:val="FF0000"/>
          <w:shd w:val="clear" w:color="auto" w:fill="FFFFFF"/>
        </w:rPr>
        <w:t xml:space="preserve"> the controller when the user interacts with the application</w:t>
      </w:r>
    </w:p>
    <w:p w14:paraId="383B8FA8" w14:textId="77777777" w:rsidR="00F403B5" w:rsidRPr="00815735" w:rsidRDefault="00F403B5" w:rsidP="00CB7118">
      <w:pPr>
        <w:pStyle w:val="ListParagraph"/>
        <w:numPr>
          <w:ilvl w:val="0"/>
          <w:numId w:val="15"/>
        </w:numPr>
        <w:rPr>
          <w:rFonts w:ascii="Times" w:eastAsia="Times" w:hAnsi="Times" w:cs="Times"/>
          <w:b/>
          <w:bCs/>
          <w:color w:val="FF0000"/>
        </w:rPr>
      </w:pPr>
      <w:r w:rsidRPr="75A703E1">
        <w:rPr>
          <w:rFonts w:ascii="Times" w:eastAsia="Times" w:hAnsi="Times" w:cs="Times"/>
          <w:b/>
          <w:bCs/>
          <w:color w:val="FF0000"/>
          <w:shd w:val="clear" w:color="auto" w:fill="FFFFFF"/>
        </w:rPr>
        <w:t>Controller</w:t>
      </w:r>
      <w:r w:rsidRPr="75A703E1">
        <w:rPr>
          <w:rFonts w:ascii="Times" w:eastAsia="Times" w:hAnsi="Times" w:cs="Times"/>
          <w:b/>
          <w:bCs/>
          <w:color w:val="FF0000"/>
          <w:shd w:val="clear" w:color="auto" w:fill="FFFFFF"/>
          <w:lang w:val="vi-VN"/>
        </w:rPr>
        <w:t xml:space="preserve">: </w:t>
      </w:r>
      <w:r w:rsidRPr="00815735">
        <w:rPr>
          <w:rFonts w:ascii="Times" w:eastAsia="Times" w:hAnsi="Times" w:cs="Times"/>
          <w:color w:val="FF0000"/>
          <w:shd w:val="clear" w:color="auto" w:fill="FFFFFF"/>
        </w:rPr>
        <w:t>The controller is </w:t>
      </w:r>
      <w:r w:rsidRPr="00815735">
        <w:rPr>
          <w:rFonts w:ascii="Times" w:eastAsia="Times" w:hAnsi="Times" w:cs="Times"/>
          <w:color w:val="FF0000"/>
        </w:rPr>
        <w:t>Glue</w:t>
      </w:r>
      <w:r w:rsidRPr="00815735">
        <w:rPr>
          <w:rFonts w:ascii="Times" w:eastAsia="Times" w:hAnsi="Times" w:cs="Times"/>
          <w:color w:val="FF0000"/>
          <w:shd w:val="clear" w:color="auto" w:fill="FFFFFF"/>
        </w:rPr>
        <w:t> that ties the app together. It’s the master controller for what happens in the application. When the View tells the controller that a user clicked a button, the controller decides how to interact with the model accordingly. Based on data changing in the model, the controller may decide to update the state of the view as appropriate.</w:t>
      </w:r>
    </w:p>
    <w:p w14:paraId="600302A3" w14:textId="77777777" w:rsidR="00F403B5" w:rsidRPr="00AE6B5C" w:rsidRDefault="00F403B5" w:rsidP="00F403B5">
      <w:pPr>
        <w:pStyle w:val="Heading2"/>
        <w:rPr>
          <w:rFonts w:ascii="Times" w:eastAsia="Times" w:hAnsi="Times" w:cs="Times"/>
        </w:rPr>
      </w:pPr>
      <w:bookmarkStart w:id="285" w:name="_Toc520105353"/>
      <w:bookmarkStart w:id="286" w:name="_Toc520105523"/>
      <w:bookmarkStart w:id="287" w:name="_Toc516816049"/>
      <w:bookmarkStart w:id="288" w:name="_Toc516816192"/>
      <w:r w:rsidRPr="75A703E1">
        <w:rPr>
          <w:rFonts w:ascii="Times" w:eastAsia="Times" w:hAnsi="Times" w:cs="Times"/>
        </w:rPr>
        <w:lastRenderedPageBreak/>
        <w:t>3. Component Diagram</w:t>
      </w:r>
      <w:bookmarkEnd w:id="285"/>
      <w:bookmarkEnd w:id="286"/>
      <w:r w:rsidRPr="75A703E1">
        <w:rPr>
          <w:rFonts w:ascii="Times" w:eastAsia="Times" w:hAnsi="Times" w:cs="Times"/>
        </w:rPr>
        <w:t xml:space="preserve"> </w:t>
      </w:r>
      <w:bookmarkEnd w:id="287"/>
      <w:bookmarkEnd w:id="288"/>
    </w:p>
    <w:p w14:paraId="6E89028D" w14:textId="77777777" w:rsidR="00F403B5" w:rsidRPr="00AE6B5C" w:rsidRDefault="00F403B5" w:rsidP="00F403B5">
      <w:pPr>
        <w:rPr>
          <w:rFonts w:ascii="Times" w:eastAsia="Times" w:hAnsi="Times" w:cs="Times"/>
          <w:b/>
          <w:bCs/>
          <w:color w:val="1C233F"/>
        </w:rPr>
      </w:pPr>
      <w:r>
        <w:rPr>
          <w:noProof/>
        </w:rPr>
        <w:drawing>
          <wp:inline distT="0" distB="0" distL="0" distR="0" wp14:anchorId="2AE993BC" wp14:editId="5DD56CC2">
            <wp:extent cx="5484824" cy="5680966"/>
            <wp:effectExtent l="0" t="0" r="1905" b="0"/>
            <wp:docPr id="1708984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4824" cy="5680966"/>
                    </a:xfrm>
                    <a:prstGeom prst="rect">
                      <a:avLst/>
                    </a:prstGeom>
                  </pic:spPr>
                </pic:pic>
              </a:graphicData>
            </a:graphic>
          </wp:inline>
        </w:drawing>
      </w:r>
    </w:p>
    <w:p w14:paraId="1933C52D" w14:textId="77777777" w:rsidR="00F403B5" w:rsidRPr="0080168D" w:rsidRDefault="00F403B5" w:rsidP="00F403B5">
      <w:pPr>
        <w:rPr>
          <w:rFonts w:ascii="Times" w:eastAsia="Times" w:hAnsi="Times" w:cs="Times"/>
        </w:rPr>
      </w:pPr>
    </w:p>
    <w:p w14:paraId="721FFCD4" w14:textId="77777777" w:rsidR="00F403B5" w:rsidRDefault="00F403B5" w:rsidP="00F403B5">
      <w:pPr>
        <w:rPr>
          <w:rFonts w:ascii="Times" w:eastAsia="Times" w:hAnsi="Times" w:cs="Times"/>
        </w:rPr>
      </w:pPr>
    </w:p>
    <w:tbl>
      <w:tblPr>
        <w:tblStyle w:val="TableGrid"/>
        <w:tblW w:w="0" w:type="auto"/>
        <w:tblLook w:val="04A0" w:firstRow="1" w:lastRow="0" w:firstColumn="1" w:lastColumn="0" w:noHBand="0" w:noVBand="1"/>
      </w:tblPr>
      <w:tblGrid>
        <w:gridCol w:w="4390"/>
        <w:gridCol w:w="4390"/>
      </w:tblGrid>
      <w:tr w:rsidR="00F403B5" w14:paraId="57787470" w14:textId="77777777" w:rsidTr="75A703E1">
        <w:tc>
          <w:tcPr>
            <w:tcW w:w="8780" w:type="dxa"/>
            <w:gridSpan w:val="2"/>
          </w:tcPr>
          <w:p w14:paraId="503334AB" w14:textId="77777777" w:rsidR="00F403B5" w:rsidRPr="00935262" w:rsidRDefault="00F403B5" w:rsidP="00F403B5">
            <w:pPr>
              <w:jc w:val="center"/>
              <w:rPr>
                <w:rFonts w:ascii="Times" w:eastAsia="Times" w:hAnsi="Times" w:cs="Times"/>
                <w:b/>
                <w:bCs/>
                <w:sz w:val="24"/>
                <w:szCs w:val="24"/>
              </w:rPr>
            </w:pPr>
            <w:r w:rsidRPr="75A703E1">
              <w:rPr>
                <w:rFonts w:ascii="Times" w:eastAsia="Times" w:hAnsi="Times" w:cs="Times"/>
                <w:b/>
                <w:bCs/>
                <w:sz w:val="24"/>
                <w:szCs w:val="24"/>
              </w:rPr>
              <w:t>Component dictionary: describe component</w:t>
            </w:r>
          </w:p>
        </w:tc>
      </w:tr>
      <w:tr w:rsidR="00F403B5" w14:paraId="6C1F3E3B" w14:textId="77777777" w:rsidTr="75A703E1">
        <w:tc>
          <w:tcPr>
            <w:tcW w:w="4390" w:type="dxa"/>
          </w:tcPr>
          <w:p w14:paraId="4317D13E" w14:textId="77777777" w:rsidR="00F403B5" w:rsidRPr="00935262" w:rsidRDefault="00F403B5" w:rsidP="00F403B5">
            <w:pPr>
              <w:jc w:val="center"/>
              <w:rPr>
                <w:rFonts w:ascii="Times" w:eastAsia="Times" w:hAnsi="Times" w:cs="Times"/>
                <w:b/>
                <w:bCs/>
                <w:sz w:val="24"/>
                <w:szCs w:val="24"/>
              </w:rPr>
            </w:pPr>
            <w:r w:rsidRPr="75A703E1">
              <w:rPr>
                <w:rFonts w:ascii="Times" w:eastAsia="Times" w:hAnsi="Times" w:cs="Times"/>
                <w:b/>
                <w:bCs/>
                <w:sz w:val="24"/>
                <w:szCs w:val="24"/>
              </w:rPr>
              <w:t>Component Name</w:t>
            </w:r>
          </w:p>
        </w:tc>
        <w:tc>
          <w:tcPr>
            <w:tcW w:w="4390" w:type="dxa"/>
          </w:tcPr>
          <w:p w14:paraId="03C3083A" w14:textId="77777777" w:rsidR="00F403B5" w:rsidRPr="00935262" w:rsidRDefault="00F403B5" w:rsidP="00F403B5">
            <w:pPr>
              <w:jc w:val="center"/>
              <w:rPr>
                <w:rFonts w:ascii="Times" w:eastAsia="Times" w:hAnsi="Times" w:cs="Times"/>
                <w:b/>
                <w:bCs/>
                <w:sz w:val="24"/>
                <w:szCs w:val="24"/>
              </w:rPr>
            </w:pPr>
            <w:r w:rsidRPr="75A703E1">
              <w:rPr>
                <w:rFonts w:ascii="Times" w:eastAsia="Times" w:hAnsi="Times" w:cs="Times"/>
                <w:b/>
                <w:bCs/>
                <w:sz w:val="24"/>
                <w:szCs w:val="24"/>
              </w:rPr>
              <w:t>Description</w:t>
            </w:r>
          </w:p>
        </w:tc>
      </w:tr>
      <w:tr w:rsidR="00F403B5" w:rsidRPr="00DD5332" w14:paraId="180E237B" w14:textId="77777777" w:rsidTr="75A703E1">
        <w:tc>
          <w:tcPr>
            <w:tcW w:w="4390" w:type="dxa"/>
          </w:tcPr>
          <w:p w14:paraId="05A3613D"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Scheduler</w:t>
            </w:r>
          </w:p>
        </w:tc>
        <w:tc>
          <w:tcPr>
            <w:tcW w:w="4390" w:type="dxa"/>
          </w:tcPr>
          <w:p w14:paraId="67D601C0" w14:textId="77777777" w:rsidR="00F403B5" w:rsidRPr="00DD5332" w:rsidRDefault="00F403B5" w:rsidP="00F403B5">
            <w:pPr>
              <w:rPr>
                <w:rFonts w:ascii="Times" w:eastAsia="Times" w:hAnsi="Times" w:cs="Times"/>
                <w:sz w:val="24"/>
                <w:szCs w:val="24"/>
              </w:rPr>
            </w:pPr>
            <w:r>
              <w:rPr>
                <w:rFonts w:ascii="Times" w:eastAsia="Times" w:hAnsi="Times" w:cs="Times"/>
                <w:noProof/>
                <w:sz w:val="24"/>
                <w:szCs w:val="24"/>
              </w:rPr>
              <w:t>The c</w:t>
            </w:r>
            <w:r w:rsidRPr="00D47408">
              <w:rPr>
                <w:rFonts w:ascii="Times" w:eastAsia="Times" w:hAnsi="Times" w:cs="Times"/>
                <w:noProof/>
                <w:sz w:val="24"/>
                <w:szCs w:val="24"/>
              </w:rPr>
              <w:t>omponent</w:t>
            </w:r>
            <w:r w:rsidRPr="75A703E1">
              <w:rPr>
                <w:rFonts w:ascii="Times" w:eastAsia="Times" w:hAnsi="Times" w:cs="Times"/>
                <w:sz w:val="24"/>
                <w:szCs w:val="24"/>
              </w:rPr>
              <w:t xml:space="preserve"> </w:t>
            </w:r>
            <w:r w:rsidRPr="00894534">
              <w:rPr>
                <w:rFonts w:ascii="Times" w:eastAsia="Times" w:hAnsi="Times" w:cs="Times"/>
                <w:noProof/>
                <w:sz w:val="24"/>
                <w:szCs w:val="24"/>
              </w:rPr>
              <w:t>support</w:t>
            </w:r>
            <w:r>
              <w:rPr>
                <w:rFonts w:ascii="Times" w:eastAsia="Times" w:hAnsi="Times" w:cs="Times"/>
                <w:noProof/>
                <w:sz w:val="24"/>
                <w:szCs w:val="24"/>
              </w:rPr>
              <w:t>s</w:t>
            </w:r>
            <w:r w:rsidRPr="75A703E1">
              <w:rPr>
                <w:rFonts w:ascii="Times" w:eastAsia="Times" w:hAnsi="Times" w:cs="Times"/>
                <w:sz w:val="24"/>
                <w:szCs w:val="24"/>
              </w:rPr>
              <w:t xml:space="preserve"> our system to schedule </w:t>
            </w:r>
            <w:r>
              <w:rPr>
                <w:rFonts w:ascii="Times" w:eastAsia="Times" w:hAnsi="Times" w:cs="Times"/>
                <w:sz w:val="24"/>
                <w:szCs w:val="24"/>
              </w:rPr>
              <w:t xml:space="preserve">an </w:t>
            </w:r>
            <w:r w:rsidRPr="75A703E1">
              <w:rPr>
                <w:rFonts w:ascii="Times" w:eastAsia="Times" w:hAnsi="Times" w:cs="Times"/>
                <w:sz w:val="24"/>
                <w:szCs w:val="24"/>
              </w:rPr>
              <w:t>appointment</w:t>
            </w:r>
            <w:r>
              <w:rPr>
                <w:rFonts w:ascii="Times" w:eastAsia="Times" w:hAnsi="Times" w:cs="Times"/>
                <w:sz w:val="24"/>
                <w:szCs w:val="24"/>
              </w:rPr>
              <w:t>.</w:t>
            </w:r>
            <w:r w:rsidRPr="75A703E1">
              <w:rPr>
                <w:rFonts w:ascii="Times" w:eastAsia="Times" w:hAnsi="Times" w:cs="Times"/>
                <w:sz w:val="24"/>
                <w:szCs w:val="24"/>
              </w:rPr>
              <w:t xml:space="preserve"> </w:t>
            </w:r>
          </w:p>
        </w:tc>
      </w:tr>
      <w:tr w:rsidR="00F403B5" w:rsidRPr="00DD5332" w14:paraId="2FF4BBC9" w14:textId="77777777" w:rsidTr="75A703E1">
        <w:tc>
          <w:tcPr>
            <w:tcW w:w="4390" w:type="dxa"/>
          </w:tcPr>
          <w:p w14:paraId="7173DB68"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Data Access</w:t>
            </w:r>
          </w:p>
        </w:tc>
        <w:tc>
          <w:tcPr>
            <w:tcW w:w="4390" w:type="dxa"/>
          </w:tcPr>
          <w:p w14:paraId="04B507B1"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 xml:space="preserve">Supporting component to retrieve data stored </w:t>
            </w:r>
            <w:r>
              <w:rPr>
                <w:rFonts w:ascii="Times" w:eastAsia="Times" w:hAnsi="Times" w:cs="Times"/>
                <w:sz w:val="24"/>
                <w:szCs w:val="24"/>
              </w:rPr>
              <w:t>in</w:t>
            </w:r>
            <w:r w:rsidRPr="75A703E1">
              <w:rPr>
                <w:rFonts w:ascii="Times" w:eastAsia="Times" w:hAnsi="Times" w:cs="Times"/>
                <w:sz w:val="24"/>
                <w:szCs w:val="24"/>
              </w:rPr>
              <w:t xml:space="preserve"> database</w:t>
            </w:r>
            <w:r>
              <w:rPr>
                <w:rFonts w:ascii="Times" w:eastAsia="Times" w:hAnsi="Times" w:cs="Times"/>
                <w:sz w:val="24"/>
                <w:szCs w:val="24"/>
              </w:rPr>
              <w:t>.</w:t>
            </w:r>
          </w:p>
        </w:tc>
      </w:tr>
      <w:tr w:rsidR="00F403B5" w:rsidRPr="00DD5332" w14:paraId="77EFF327" w14:textId="77777777" w:rsidTr="75A703E1">
        <w:tc>
          <w:tcPr>
            <w:tcW w:w="4390" w:type="dxa"/>
          </w:tcPr>
          <w:p w14:paraId="5AD4E77C"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Services</w:t>
            </w:r>
            <w:r>
              <w:rPr>
                <w:rFonts w:ascii="Times" w:eastAsia="Times" w:hAnsi="Times" w:cs="Times"/>
                <w:sz w:val="24"/>
                <w:szCs w:val="24"/>
              </w:rPr>
              <w:t xml:space="preserve"> of the web server</w:t>
            </w:r>
          </w:p>
        </w:tc>
        <w:tc>
          <w:tcPr>
            <w:tcW w:w="4390" w:type="dxa"/>
          </w:tcPr>
          <w:p w14:paraId="34C1553E"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Providing all of the services for mobile application and web application</w:t>
            </w:r>
            <w:r>
              <w:rPr>
                <w:rFonts w:ascii="Times" w:eastAsia="Times" w:hAnsi="Times" w:cs="Times"/>
                <w:sz w:val="24"/>
                <w:szCs w:val="24"/>
              </w:rPr>
              <w:t>.</w:t>
            </w:r>
          </w:p>
        </w:tc>
      </w:tr>
      <w:tr w:rsidR="00F403B5" w:rsidRPr="00DD5332" w14:paraId="5847BD04" w14:textId="77777777" w:rsidTr="75A703E1">
        <w:tc>
          <w:tcPr>
            <w:tcW w:w="4390" w:type="dxa"/>
          </w:tcPr>
          <w:p w14:paraId="4B5011E2" w14:textId="77777777" w:rsidR="00F403B5" w:rsidRPr="75A703E1" w:rsidRDefault="00F403B5" w:rsidP="00F403B5">
            <w:pPr>
              <w:rPr>
                <w:rFonts w:ascii="Times" w:eastAsia="Times" w:hAnsi="Times" w:cs="Times"/>
              </w:rPr>
            </w:pPr>
            <w:r w:rsidRPr="75A703E1">
              <w:rPr>
                <w:rFonts w:ascii="Times" w:eastAsia="Times" w:hAnsi="Times" w:cs="Times"/>
                <w:sz w:val="24"/>
                <w:szCs w:val="24"/>
              </w:rPr>
              <w:t>Services</w:t>
            </w:r>
            <w:r>
              <w:rPr>
                <w:rFonts w:ascii="Times" w:eastAsia="Times" w:hAnsi="Times" w:cs="Times"/>
                <w:sz w:val="24"/>
                <w:szCs w:val="24"/>
              </w:rPr>
              <w:t xml:space="preserve"> of web </w:t>
            </w:r>
          </w:p>
        </w:tc>
        <w:tc>
          <w:tcPr>
            <w:tcW w:w="4390" w:type="dxa"/>
          </w:tcPr>
          <w:p w14:paraId="59CAE889" w14:textId="77777777" w:rsidR="00F403B5" w:rsidRPr="75A703E1" w:rsidRDefault="00F403B5" w:rsidP="00F403B5">
            <w:pPr>
              <w:rPr>
                <w:rFonts w:ascii="Times" w:eastAsia="Times" w:hAnsi="Times" w:cs="Times"/>
              </w:rPr>
            </w:pPr>
            <w:r w:rsidRPr="75A703E1">
              <w:rPr>
                <w:rFonts w:ascii="Times" w:eastAsia="Times" w:hAnsi="Times" w:cs="Times"/>
                <w:sz w:val="24"/>
                <w:szCs w:val="24"/>
              </w:rPr>
              <w:t xml:space="preserve">Providing all of the services for web </w:t>
            </w:r>
            <w:r>
              <w:rPr>
                <w:rFonts w:ascii="Times" w:eastAsia="Times" w:hAnsi="Times" w:cs="Times"/>
                <w:sz w:val="24"/>
                <w:szCs w:val="24"/>
              </w:rPr>
              <w:t>server system.</w:t>
            </w:r>
          </w:p>
        </w:tc>
      </w:tr>
      <w:tr w:rsidR="00F403B5" w:rsidRPr="00DD5332" w14:paraId="7DDE9029" w14:textId="77777777" w:rsidTr="75A703E1">
        <w:tc>
          <w:tcPr>
            <w:tcW w:w="4390" w:type="dxa"/>
          </w:tcPr>
          <w:p w14:paraId="532B15D9" w14:textId="77777777" w:rsidR="00F403B5" w:rsidRPr="75A703E1" w:rsidRDefault="00F403B5" w:rsidP="00F403B5">
            <w:pPr>
              <w:rPr>
                <w:rFonts w:ascii="Times" w:eastAsia="Times" w:hAnsi="Times" w:cs="Times"/>
              </w:rPr>
            </w:pPr>
            <w:r w:rsidRPr="75A703E1">
              <w:rPr>
                <w:rFonts w:ascii="Times" w:eastAsia="Times" w:hAnsi="Times" w:cs="Times"/>
                <w:sz w:val="24"/>
                <w:szCs w:val="24"/>
              </w:rPr>
              <w:t>Services</w:t>
            </w:r>
            <w:r>
              <w:rPr>
                <w:rFonts w:ascii="Times" w:eastAsia="Times" w:hAnsi="Times" w:cs="Times"/>
                <w:sz w:val="24"/>
                <w:szCs w:val="24"/>
              </w:rPr>
              <w:t xml:space="preserve"> of mobile</w:t>
            </w:r>
          </w:p>
        </w:tc>
        <w:tc>
          <w:tcPr>
            <w:tcW w:w="4390" w:type="dxa"/>
          </w:tcPr>
          <w:p w14:paraId="36F2060A" w14:textId="77777777" w:rsidR="00F403B5" w:rsidRPr="75A703E1" w:rsidRDefault="00F403B5" w:rsidP="00F403B5">
            <w:pPr>
              <w:rPr>
                <w:rFonts w:ascii="Times" w:eastAsia="Times" w:hAnsi="Times" w:cs="Times"/>
              </w:rPr>
            </w:pPr>
            <w:r w:rsidRPr="75A703E1">
              <w:rPr>
                <w:rFonts w:ascii="Times" w:eastAsia="Times" w:hAnsi="Times" w:cs="Times"/>
                <w:sz w:val="24"/>
                <w:szCs w:val="24"/>
              </w:rPr>
              <w:t xml:space="preserve">Providing all of the services for web </w:t>
            </w:r>
            <w:r>
              <w:rPr>
                <w:rFonts w:ascii="Times" w:eastAsia="Times" w:hAnsi="Times" w:cs="Times"/>
                <w:sz w:val="24"/>
                <w:szCs w:val="24"/>
              </w:rPr>
              <w:t>server system.</w:t>
            </w:r>
          </w:p>
        </w:tc>
      </w:tr>
      <w:tr w:rsidR="00F403B5" w:rsidRPr="00DD5332" w14:paraId="78B18039" w14:textId="77777777" w:rsidTr="75A703E1">
        <w:tc>
          <w:tcPr>
            <w:tcW w:w="4390" w:type="dxa"/>
          </w:tcPr>
          <w:p w14:paraId="5E4D6FA0"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Payment component</w:t>
            </w:r>
          </w:p>
        </w:tc>
        <w:tc>
          <w:tcPr>
            <w:tcW w:w="4390" w:type="dxa"/>
          </w:tcPr>
          <w:p w14:paraId="5BC03B58"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 xml:space="preserve">Support our system </w:t>
            </w:r>
            <w:r>
              <w:rPr>
                <w:rFonts w:ascii="Times" w:eastAsia="Times" w:hAnsi="Times" w:cs="Times"/>
                <w:noProof/>
                <w:sz w:val="24"/>
                <w:szCs w:val="24"/>
              </w:rPr>
              <w:t>for</w:t>
            </w:r>
            <w:r w:rsidRPr="75A703E1">
              <w:rPr>
                <w:rFonts w:ascii="Times" w:eastAsia="Times" w:hAnsi="Times" w:cs="Times"/>
                <w:sz w:val="24"/>
                <w:szCs w:val="24"/>
              </w:rPr>
              <w:t xml:space="preserve"> working with Payment System</w:t>
            </w:r>
            <w:r>
              <w:rPr>
                <w:rFonts w:ascii="Times" w:eastAsia="Times" w:hAnsi="Times" w:cs="Times"/>
                <w:sz w:val="24"/>
                <w:szCs w:val="24"/>
              </w:rPr>
              <w:t>.</w:t>
            </w:r>
          </w:p>
        </w:tc>
      </w:tr>
      <w:tr w:rsidR="00F403B5" w:rsidRPr="00DD5332" w14:paraId="65293396" w14:textId="77777777" w:rsidTr="75A703E1">
        <w:tc>
          <w:tcPr>
            <w:tcW w:w="4390" w:type="dxa"/>
          </w:tcPr>
          <w:p w14:paraId="4C910211"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lastRenderedPageBreak/>
              <w:t>Payment System</w:t>
            </w:r>
          </w:p>
        </w:tc>
        <w:tc>
          <w:tcPr>
            <w:tcW w:w="4390" w:type="dxa"/>
          </w:tcPr>
          <w:p w14:paraId="72092DA6"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 xml:space="preserve">Providing payment method for </w:t>
            </w:r>
            <w:r>
              <w:rPr>
                <w:rFonts w:ascii="Times" w:eastAsia="Times" w:hAnsi="Times" w:cs="Times"/>
                <w:sz w:val="24"/>
                <w:szCs w:val="24"/>
              </w:rPr>
              <w:t xml:space="preserve">the </w:t>
            </w:r>
            <w:r w:rsidRPr="75A703E1">
              <w:rPr>
                <w:rFonts w:ascii="Times" w:eastAsia="Times" w:hAnsi="Times" w:cs="Times"/>
                <w:sz w:val="24"/>
                <w:szCs w:val="24"/>
              </w:rPr>
              <w:t>clinic</w:t>
            </w:r>
            <w:r>
              <w:rPr>
                <w:rFonts w:ascii="Times" w:eastAsia="Times" w:hAnsi="Times" w:cs="Times"/>
                <w:sz w:val="24"/>
                <w:szCs w:val="24"/>
              </w:rPr>
              <w:t>.</w:t>
            </w:r>
          </w:p>
        </w:tc>
      </w:tr>
      <w:tr w:rsidR="00F403B5" w:rsidRPr="00DD5332" w14:paraId="7E822B44" w14:textId="77777777" w:rsidTr="75A703E1">
        <w:tc>
          <w:tcPr>
            <w:tcW w:w="4390" w:type="dxa"/>
          </w:tcPr>
          <w:p w14:paraId="78ACEC1D"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Third-party Hotline</w:t>
            </w:r>
            <w:r>
              <w:rPr>
                <w:rFonts w:ascii="Times" w:eastAsia="Times" w:hAnsi="Times" w:cs="Times"/>
                <w:sz w:val="24"/>
                <w:szCs w:val="24"/>
              </w:rPr>
              <w:t xml:space="preserve"> System</w:t>
            </w:r>
          </w:p>
        </w:tc>
        <w:tc>
          <w:tcPr>
            <w:tcW w:w="4390" w:type="dxa"/>
          </w:tcPr>
          <w:p w14:paraId="1CEB0096"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 xml:space="preserve">Supporting our system </w:t>
            </w:r>
            <w:r>
              <w:rPr>
                <w:rFonts w:ascii="Times" w:eastAsia="Times" w:hAnsi="Times" w:cs="Times"/>
                <w:noProof/>
                <w:sz w:val="24"/>
                <w:szCs w:val="24"/>
              </w:rPr>
              <w:t>of</w:t>
            </w:r>
            <w:r w:rsidRPr="75A703E1">
              <w:rPr>
                <w:rFonts w:ascii="Times" w:eastAsia="Times" w:hAnsi="Times" w:cs="Times"/>
                <w:sz w:val="24"/>
                <w:szCs w:val="24"/>
              </w:rPr>
              <w:t xml:space="preserve"> working with SMS and Call</w:t>
            </w:r>
            <w:r>
              <w:rPr>
                <w:rFonts w:ascii="Times" w:eastAsia="Times" w:hAnsi="Times" w:cs="Times"/>
                <w:sz w:val="24"/>
                <w:szCs w:val="24"/>
              </w:rPr>
              <w:t>.</w:t>
            </w:r>
          </w:p>
        </w:tc>
      </w:tr>
      <w:tr w:rsidR="00F403B5" w:rsidRPr="00DD5332" w14:paraId="0F5459E4" w14:textId="77777777" w:rsidTr="75A703E1">
        <w:tc>
          <w:tcPr>
            <w:tcW w:w="4390" w:type="dxa"/>
          </w:tcPr>
          <w:p w14:paraId="62C2D96B" w14:textId="77777777" w:rsidR="00F403B5" w:rsidRPr="00DD5332" w:rsidRDefault="00F403B5" w:rsidP="00F403B5">
            <w:pPr>
              <w:rPr>
                <w:rFonts w:ascii="Times" w:eastAsia="Times" w:hAnsi="Times" w:cs="Times"/>
                <w:sz w:val="24"/>
                <w:szCs w:val="24"/>
              </w:rPr>
            </w:pPr>
            <w:r w:rsidRPr="75A703E1">
              <w:rPr>
                <w:rFonts w:ascii="Times" w:eastAsia="Times" w:hAnsi="Times" w:cs="Times"/>
                <w:sz w:val="24"/>
                <w:szCs w:val="24"/>
              </w:rPr>
              <w:t>Third-party Hotline</w:t>
            </w:r>
            <w:r>
              <w:rPr>
                <w:rFonts w:ascii="Times" w:eastAsia="Times" w:hAnsi="Times" w:cs="Times"/>
                <w:sz w:val="24"/>
                <w:szCs w:val="24"/>
              </w:rPr>
              <w:t xml:space="preserve"> Component</w:t>
            </w:r>
          </w:p>
        </w:tc>
        <w:tc>
          <w:tcPr>
            <w:tcW w:w="4390" w:type="dxa"/>
          </w:tcPr>
          <w:p w14:paraId="681BD8AD" w14:textId="77777777" w:rsidR="00F403B5" w:rsidRPr="00DD5332" w:rsidRDefault="00F403B5" w:rsidP="00F403B5">
            <w:pPr>
              <w:rPr>
                <w:rFonts w:ascii="Times" w:eastAsia="Times" w:hAnsi="Times" w:cs="Times"/>
                <w:sz w:val="24"/>
                <w:szCs w:val="24"/>
              </w:rPr>
            </w:pPr>
            <w:r>
              <w:rPr>
                <w:rFonts w:ascii="Times" w:eastAsia="Times" w:hAnsi="Times" w:cs="Times"/>
                <w:sz w:val="24"/>
                <w:szCs w:val="24"/>
              </w:rPr>
              <w:t xml:space="preserve">Handle </w:t>
            </w:r>
            <w:r w:rsidRPr="00200C9B">
              <w:rPr>
                <w:rFonts w:ascii="Times" w:eastAsia="Times" w:hAnsi="Times" w:cs="Times"/>
                <w:sz w:val="24"/>
                <w:szCs w:val="24"/>
              </w:rPr>
              <w:t>communicate</w:t>
            </w:r>
            <w:r>
              <w:rPr>
                <w:rFonts w:ascii="Times" w:eastAsia="Times" w:hAnsi="Times" w:cs="Times"/>
                <w:sz w:val="24"/>
                <w:szCs w:val="24"/>
              </w:rPr>
              <w:t xml:space="preserve"> hotline between Web Server and third-party Hotline System.</w:t>
            </w:r>
          </w:p>
        </w:tc>
      </w:tr>
      <w:tr w:rsidR="00F403B5" w:rsidRPr="00DD5332" w14:paraId="0C11AEA5" w14:textId="77777777" w:rsidTr="75A703E1">
        <w:tc>
          <w:tcPr>
            <w:tcW w:w="4390" w:type="dxa"/>
          </w:tcPr>
          <w:p w14:paraId="320928AA" w14:textId="77777777" w:rsidR="00F403B5" w:rsidRPr="75A703E1" w:rsidRDefault="00F403B5" w:rsidP="00F403B5">
            <w:pPr>
              <w:rPr>
                <w:rFonts w:ascii="Times" w:eastAsia="Times" w:hAnsi="Times" w:cs="Times"/>
              </w:rPr>
            </w:pPr>
            <w:r w:rsidRPr="75A703E1">
              <w:rPr>
                <w:rFonts w:ascii="Times" w:eastAsia="Times" w:hAnsi="Times" w:cs="Times"/>
                <w:sz w:val="24"/>
                <w:szCs w:val="24"/>
              </w:rPr>
              <w:t>Third-party Speech to Text</w:t>
            </w:r>
            <w:r>
              <w:rPr>
                <w:rFonts w:ascii="Times" w:eastAsia="Times" w:hAnsi="Times" w:cs="Times"/>
                <w:sz w:val="24"/>
                <w:szCs w:val="24"/>
              </w:rPr>
              <w:t xml:space="preserve"> System</w:t>
            </w:r>
          </w:p>
        </w:tc>
        <w:tc>
          <w:tcPr>
            <w:tcW w:w="4390" w:type="dxa"/>
          </w:tcPr>
          <w:p w14:paraId="2469DB60" w14:textId="77777777" w:rsidR="00F403B5" w:rsidRPr="75A703E1" w:rsidRDefault="00F403B5" w:rsidP="00F403B5">
            <w:pPr>
              <w:rPr>
                <w:rFonts w:ascii="Times" w:eastAsia="Times" w:hAnsi="Times" w:cs="Times"/>
              </w:rPr>
            </w:pPr>
            <w:r w:rsidRPr="75A703E1">
              <w:rPr>
                <w:rFonts w:ascii="Times" w:eastAsia="Times" w:hAnsi="Times" w:cs="Times"/>
                <w:sz w:val="24"/>
                <w:szCs w:val="24"/>
              </w:rPr>
              <w:t>Providing service to translate voice to text</w:t>
            </w:r>
            <w:r>
              <w:rPr>
                <w:rFonts w:ascii="Times" w:eastAsia="Times" w:hAnsi="Times" w:cs="Times"/>
                <w:sz w:val="24"/>
                <w:szCs w:val="24"/>
              </w:rPr>
              <w:t>.</w:t>
            </w:r>
          </w:p>
        </w:tc>
      </w:tr>
      <w:tr w:rsidR="00F403B5" w:rsidRPr="00DD5332" w14:paraId="75D89F7F" w14:textId="77777777" w:rsidTr="75A703E1">
        <w:tc>
          <w:tcPr>
            <w:tcW w:w="4390" w:type="dxa"/>
          </w:tcPr>
          <w:p w14:paraId="1D65AF55" w14:textId="77777777" w:rsidR="00F403B5" w:rsidRPr="75A703E1" w:rsidRDefault="00F403B5" w:rsidP="00F403B5">
            <w:pPr>
              <w:rPr>
                <w:rFonts w:ascii="Times" w:eastAsia="Times" w:hAnsi="Times" w:cs="Times"/>
              </w:rPr>
            </w:pPr>
            <w:r w:rsidRPr="75A703E1">
              <w:rPr>
                <w:rFonts w:ascii="Times" w:eastAsia="Times" w:hAnsi="Times" w:cs="Times"/>
                <w:sz w:val="24"/>
                <w:szCs w:val="24"/>
              </w:rPr>
              <w:t>Third-party Speech to Text</w:t>
            </w:r>
            <w:r>
              <w:rPr>
                <w:rFonts w:ascii="Times" w:eastAsia="Times" w:hAnsi="Times" w:cs="Times"/>
                <w:sz w:val="24"/>
                <w:szCs w:val="24"/>
              </w:rPr>
              <w:t xml:space="preserve"> Component</w:t>
            </w:r>
          </w:p>
        </w:tc>
        <w:tc>
          <w:tcPr>
            <w:tcW w:w="4390" w:type="dxa"/>
          </w:tcPr>
          <w:p w14:paraId="61041CFA" w14:textId="77777777" w:rsidR="00F403B5" w:rsidRPr="75A703E1" w:rsidRDefault="00F403B5" w:rsidP="00F403B5">
            <w:pPr>
              <w:rPr>
                <w:rFonts w:ascii="Times" w:eastAsia="Times" w:hAnsi="Times" w:cs="Times"/>
              </w:rPr>
            </w:pPr>
            <w:r>
              <w:rPr>
                <w:rFonts w:ascii="Times" w:eastAsia="Times" w:hAnsi="Times" w:cs="Times"/>
                <w:sz w:val="24"/>
                <w:szCs w:val="24"/>
              </w:rPr>
              <w:t xml:space="preserve">Handle </w:t>
            </w:r>
            <w:r w:rsidRPr="00200C9B">
              <w:rPr>
                <w:rFonts w:ascii="Times" w:eastAsia="Times" w:hAnsi="Times" w:cs="Times"/>
                <w:sz w:val="24"/>
                <w:szCs w:val="24"/>
              </w:rPr>
              <w:t>communicate</w:t>
            </w:r>
            <w:r>
              <w:rPr>
                <w:rFonts w:ascii="Times" w:eastAsia="Times" w:hAnsi="Times" w:cs="Times"/>
                <w:sz w:val="24"/>
                <w:szCs w:val="24"/>
              </w:rPr>
              <w:t xml:space="preserve"> speech to text between Web Server and Speech to Text System.</w:t>
            </w:r>
          </w:p>
        </w:tc>
      </w:tr>
      <w:tr w:rsidR="00F403B5" w:rsidRPr="00DD5332" w14:paraId="6DB7410E" w14:textId="77777777" w:rsidTr="75A703E1">
        <w:tc>
          <w:tcPr>
            <w:tcW w:w="4390" w:type="dxa"/>
          </w:tcPr>
          <w:p w14:paraId="126BD4EF" w14:textId="77777777" w:rsidR="00F403B5" w:rsidRPr="75A703E1" w:rsidRDefault="00F403B5" w:rsidP="00F403B5">
            <w:pPr>
              <w:rPr>
                <w:rFonts w:ascii="Times" w:eastAsia="Times" w:hAnsi="Times" w:cs="Times"/>
              </w:rPr>
            </w:pPr>
            <w:r>
              <w:rPr>
                <w:rFonts w:ascii="Times" w:eastAsia="Times" w:hAnsi="Times" w:cs="Times"/>
              </w:rPr>
              <w:t>Notifications System</w:t>
            </w:r>
          </w:p>
        </w:tc>
        <w:tc>
          <w:tcPr>
            <w:tcW w:w="4390" w:type="dxa"/>
          </w:tcPr>
          <w:p w14:paraId="4DD489CC" w14:textId="77777777" w:rsidR="00F403B5" w:rsidRPr="75A703E1" w:rsidRDefault="00F403B5" w:rsidP="00F403B5">
            <w:pPr>
              <w:rPr>
                <w:rFonts w:ascii="Times" w:eastAsia="Times" w:hAnsi="Times" w:cs="Times"/>
              </w:rPr>
            </w:pPr>
            <w:r>
              <w:rPr>
                <w:rFonts w:ascii="Times" w:eastAsia="Times" w:hAnsi="Times" w:cs="Times"/>
              </w:rPr>
              <w:t>Providing service to notify.</w:t>
            </w:r>
          </w:p>
        </w:tc>
      </w:tr>
      <w:tr w:rsidR="00F403B5" w:rsidRPr="00DD5332" w14:paraId="1A6243D0" w14:textId="77777777" w:rsidTr="75A703E1">
        <w:tc>
          <w:tcPr>
            <w:tcW w:w="4390" w:type="dxa"/>
          </w:tcPr>
          <w:p w14:paraId="2A47B025" w14:textId="77777777" w:rsidR="00F403B5" w:rsidRPr="75A703E1" w:rsidRDefault="00F403B5" w:rsidP="00F403B5">
            <w:pPr>
              <w:rPr>
                <w:rFonts w:ascii="Times" w:eastAsia="Times" w:hAnsi="Times" w:cs="Times"/>
              </w:rPr>
            </w:pPr>
            <w:r>
              <w:rPr>
                <w:rFonts w:ascii="Times" w:eastAsia="Times" w:hAnsi="Times" w:cs="Times"/>
              </w:rPr>
              <w:t>Notifications Component</w:t>
            </w:r>
          </w:p>
        </w:tc>
        <w:tc>
          <w:tcPr>
            <w:tcW w:w="4390" w:type="dxa"/>
          </w:tcPr>
          <w:p w14:paraId="1B3D513D" w14:textId="77777777" w:rsidR="00F403B5" w:rsidRPr="75A703E1" w:rsidRDefault="00F403B5" w:rsidP="00F403B5">
            <w:pPr>
              <w:rPr>
                <w:rFonts w:ascii="Times" w:eastAsia="Times" w:hAnsi="Times" w:cs="Times"/>
              </w:rPr>
            </w:pPr>
            <w:r>
              <w:rPr>
                <w:rFonts w:ascii="Times" w:eastAsia="Times" w:hAnsi="Times" w:cs="Times"/>
              </w:rPr>
              <w:t>Handle communicate notify between Web Server and Notifications System.</w:t>
            </w:r>
          </w:p>
        </w:tc>
      </w:tr>
      <w:tr w:rsidR="00F403B5" w:rsidRPr="00DD5332" w14:paraId="31C9788E" w14:textId="77777777" w:rsidTr="75A703E1">
        <w:tc>
          <w:tcPr>
            <w:tcW w:w="4390" w:type="dxa"/>
          </w:tcPr>
          <w:p w14:paraId="46D0544F" w14:textId="77777777" w:rsidR="00F403B5" w:rsidRPr="75A703E1" w:rsidRDefault="00F403B5" w:rsidP="00F403B5">
            <w:pPr>
              <w:rPr>
                <w:rFonts w:ascii="Times" w:eastAsia="Times" w:hAnsi="Times" w:cs="Times"/>
              </w:rPr>
            </w:pPr>
            <w:r>
              <w:rPr>
                <w:rFonts w:ascii="Times" w:eastAsia="Times" w:hAnsi="Times" w:cs="Times"/>
              </w:rPr>
              <w:t>Controller of Mobile System</w:t>
            </w:r>
          </w:p>
        </w:tc>
        <w:tc>
          <w:tcPr>
            <w:tcW w:w="4390" w:type="dxa"/>
          </w:tcPr>
          <w:p w14:paraId="413F3B0F" w14:textId="77777777" w:rsidR="00F403B5" w:rsidRPr="75A703E1" w:rsidRDefault="00F403B5" w:rsidP="00F403B5">
            <w:pPr>
              <w:rPr>
                <w:rFonts w:ascii="Times" w:eastAsia="Times" w:hAnsi="Times" w:cs="Times"/>
              </w:rPr>
            </w:pPr>
            <w:r>
              <w:rPr>
                <w:rFonts w:ascii="Times" w:eastAsia="Times" w:hAnsi="Times" w:cs="Times"/>
              </w:rPr>
              <w:t>Handle event and binding data from the model.</w:t>
            </w:r>
          </w:p>
        </w:tc>
      </w:tr>
      <w:tr w:rsidR="00F403B5" w:rsidRPr="00DD5332" w14:paraId="59FAEA77" w14:textId="77777777" w:rsidTr="75A703E1">
        <w:tc>
          <w:tcPr>
            <w:tcW w:w="4390" w:type="dxa"/>
          </w:tcPr>
          <w:p w14:paraId="1922ABB7" w14:textId="77777777" w:rsidR="00F403B5" w:rsidRPr="75A703E1" w:rsidRDefault="00F403B5" w:rsidP="00F403B5">
            <w:pPr>
              <w:rPr>
                <w:rFonts w:ascii="Times" w:eastAsia="Times" w:hAnsi="Times" w:cs="Times"/>
              </w:rPr>
            </w:pPr>
            <w:r>
              <w:rPr>
                <w:rFonts w:ascii="Times" w:eastAsia="Times" w:hAnsi="Times" w:cs="Times"/>
              </w:rPr>
              <w:t>View of Mobile System</w:t>
            </w:r>
          </w:p>
        </w:tc>
        <w:tc>
          <w:tcPr>
            <w:tcW w:w="4390" w:type="dxa"/>
          </w:tcPr>
          <w:p w14:paraId="622253EF" w14:textId="77777777" w:rsidR="00F403B5" w:rsidRPr="75A703E1" w:rsidRDefault="00F403B5" w:rsidP="00F403B5">
            <w:pPr>
              <w:rPr>
                <w:rFonts w:ascii="Times" w:eastAsia="Times" w:hAnsi="Times" w:cs="Times"/>
              </w:rPr>
            </w:pPr>
            <w:r w:rsidRPr="00F03DAB">
              <w:rPr>
                <w:rFonts w:ascii="Times" w:eastAsia="Times" w:hAnsi="Times" w:cs="Times"/>
              </w:rPr>
              <w:t xml:space="preserve">Content </w:t>
            </w:r>
            <w:r>
              <w:rPr>
                <w:rFonts w:ascii="Times" w:eastAsia="Times" w:hAnsi="Times" w:cs="Times"/>
              </w:rPr>
              <w:t>a</w:t>
            </w:r>
            <w:r w:rsidRPr="00D05C2C">
              <w:rPr>
                <w:rFonts w:ascii="Times" w:eastAsia="Times" w:hAnsi="Times" w:cs="Times"/>
              </w:rPr>
              <w:t>ll views of the</w:t>
            </w:r>
            <w:r>
              <w:rPr>
                <w:rFonts w:ascii="Times" w:eastAsia="Times" w:hAnsi="Times" w:cs="Times"/>
              </w:rPr>
              <w:t xml:space="preserve"> Mobile</w:t>
            </w:r>
            <w:r w:rsidRPr="00D05C2C">
              <w:rPr>
                <w:rFonts w:ascii="Times" w:eastAsia="Times" w:hAnsi="Times" w:cs="Times"/>
              </w:rPr>
              <w:t xml:space="preserve"> system.</w:t>
            </w:r>
          </w:p>
        </w:tc>
      </w:tr>
      <w:tr w:rsidR="00F403B5" w:rsidRPr="00DD5332" w14:paraId="16A9D70A" w14:textId="77777777" w:rsidTr="75A703E1">
        <w:tc>
          <w:tcPr>
            <w:tcW w:w="4390" w:type="dxa"/>
          </w:tcPr>
          <w:p w14:paraId="0A01ADA0" w14:textId="77777777" w:rsidR="00F403B5" w:rsidRPr="75A703E1" w:rsidRDefault="00F403B5" w:rsidP="00F403B5">
            <w:pPr>
              <w:rPr>
                <w:rFonts w:ascii="Times" w:eastAsia="Times" w:hAnsi="Times" w:cs="Times"/>
              </w:rPr>
            </w:pPr>
            <w:r>
              <w:rPr>
                <w:rFonts w:ascii="Times" w:eastAsia="Times" w:hAnsi="Times" w:cs="Times"/>
              </w:rPr>
              <w:t>Model of Mobile System</w:t>
            </w:r>
          </w:p>
        </w:tc>
        <w:tc>
          <w:tcPr>
            <w:tcW w:w="4390" w:type="dxa"/>
          </w:tcPr>
          <w:p w14:paraId="7D6E9728" w14:textId="77777777" w:rsidR="00F403B5" w:rsidRPr="75A703E1" w:rsidRDefault="00F403B5" w:rsidP="00F403B5">
            <w:pPr>
              <w:rPr>
                <w:rFonts w:ascii="Times" w:eastAsia="Times" w:hAnsi="Times" w:cs="Times"/>
              </w:rPr>
            </w:pPr>
            <w:r w:rsidRPr="00F03DAB">
              <w:rPr>
                <w:rFonts w:ascii="Times" w:eastAsia="Times" w:hAnsi="Times" w:cs="Times"/>
              </w:rPr>
              <w:t xml:space="preserve">Content </w:t>
            </w:r>
            <w:r>
              <w:rPr>
                <w:rFonts w:ascii="Times" w:eastAsia="Times" w:hAnsi="Times" w:cs="Times"/>
              </w:rPr>
              <w:t>all data of the Mobile system.</w:t>
            </w:r>
          </w:p>
        </w:tc>
      </w:tr>
      <w:tr w:rsidR="00F403B5" w:rsidRPr="00DD5332" w14:paraId="37187EDD" w14:textId="77777777" w:rsidTr="75A703E1">
        <w:tc>
          <w:tcPr>
            <w:tcW w:w="4390" w:type="dxa"/>
          </w:tcPr>
          <w:p w14:paraId="0CAB57B4" w14:textId="77777777" w:rsidR="00F403B5" w:rsidRPr="75A703E1" w:rsidRDefault="00F403B5" w:rsidP="00F403B5">
            <w:pPr>
              <w:rPr>
                <w:rFonts w:ascii="Times" w:eastAsia="Times" w:hAnsi="Times" w:cs="Times"/>
              </w:rPr>
            </w:pPr>
            <w:r>
              <w:rPr>
                <w:rFonts w:ascii="Times" w:eastAsia="Times" w:hAnsi="Times" w:cs="Times"/>
              </w:rPr>
              <w:t>Controller of Web System</w:t>
            </w:r>
          </w:p>
        </w:tc>
        <w:tc>
          <w:tcPr>
            <w:tcW w:w="4390" w:type="dxa"/>
          </w:tcPr>
          <w:p w14:paraId="2450494B" w14:textId="77777777" w:rsidR="00F403B5" w:rsidRPr="75A703E1" w:rsidRDefault="00F403B5" w:rsidP="00F403B5">
            <w:pPr>
              <w:rPr>
                <w:rFonts w:ascii="Times" w:eastAsia="Times" w:hAnsi="Times" w:cs="Times"/>
              </w:rPr>
            </w:pPr>
            <w:r>
              <w:rPr>
                <w:rFonts w:ascii="Times" w:eastAsia="Times" w:hAnsi="Times" w:cs="Times"/>
              </w:rPr>
              <w:t>Handle event and binding data from the model.</w:t>
            </w:r>
          </w:p>
        </w:tc>
      </w:tr>
      <w:tr w:rsidR="00F403B5" w:rsidRPr="00DD5332" w14:paraId="4B7948F3" w14:textId="77777777" w:rsidTr="75A703E1">
        <w:tc>
          <w:tcPr>
            <w:tcW w:w="4390" w:type="dxa"/>
          </w:tcPr>
          <w:p w14:paraId="41C7BC1A" w14:textId="77777777" w:rsidR="00F403B5" w:rsidRDefault="00F403B5" w:rsidP="00F403B5">
            <w:pPr>
              <w:rPr>
                <w:rFonts w:ascii="Times" w:eastAsia="Times" w:hAnsi="Times" w:cs="Times"/>
              </w:rPr>
            </w:pPr>
            <w:r>
              <w:rPr>
                <w:rFonts w:ascii="Times" w:eastAsia="Times" w:hAnsi="Times" w:cs="Times"/>
              </w:rPr>
              <w:t>View of Web System</w:t>
            </w:r>
          </w:p>
        </w:tc>
        <w:tc>
          <w:tcPr>
            <w:tcW w:w="4390" w:type="dxa"/>
          </w:tcPr>
          <w:p w14:paraId="268806CA" w14:textId="77777777" w:rsidR="00F403B5" w:rsidRPr="75A703E1" w:rsidRDefault="00F403B5" w:rsidP="00F403B5">
            <w:pPr>
              <w:rPr>
                <w:rFonts w:ascii="Times" w:eastAsia="Times" w:hAnsi="Times" w:cs="Times"/>
              </w:rPr>
            </w:pPr>
            <w:r w:rsidRPr="00F03DAB">
              <w:rPr>
                <w:rFonts w:ascii="Times" w:eastAsia="Times" w:hAnsi="Times" w:cs="Times"/>
              </w:rPr>
              <w:t xml:space="preserve">Content </w:t>
            </w:r>
            <w:r>
              <w:rPr>
                <w:rFonts w:ascii="Times" w:eastAsia="Times" w:hAnsi="Times" w:cs="Times"/>
              </w:rPr>
              <w:t>a</w:t>
            </w:r>
            <w:r w:rsidRPr="00D05C2C">
              <w:rPr>
                <w:rFonts w:ascii="Times" w:eastAsia="Times" w:hAnsi="Times" w:cs="Times"/>
              </w:rPr>
              <w:t xml:space="preserve">ll views of the </w:t>
            </w:r>
            <w:r>
              <w:rPr>
                <w:rFonts w:ascii="Times" w:eastAsia="Times" w:hAnsi="Times" w:cs="Times"/>
              </w:rPr>
              <w:t xml:space="preserve">Web </w:t>
            </w:r>
            <w:r w:rsidRPr="00D05C2C">
              <w:rPr>
                <w:rFonts w:ascii="Times" w:eastAsia="Times" w:hAnsi="Times" w:cs="Times"/>
              </w:rPr>
              <w:t>system.</w:t>
            </w:r>
          </w:p>
        </w:tc>
      </w:tr>
      <w:tr w:rsidR="00F403B5" w:rsidRPr="00DD5332" w14:paraId="29DD6A28" w14:textId="77777777" w:rsidTr="75A703E1">
        <w:tc>
          <w:tcPr>
            <w:tcW w:w="4390" w:type="dxa"/>
          </w:tcPr>
          <w:p w14:paraId="06F07CC1" w14:textId="77777777" w:rsidR="00F403B5" w:rsidRDefault="00F403B5" w:rsidP="00F403B5">
            <w:pPr>
              <w:rPr>
                <w:rFonts w:ascii="Times" w:eastAsia="Times" w:hAnsi="Times" w:cs="Times"/>
              </w:rPr>
            </w:pPr>
            <w:r>
              <w:rPr>
                <w:rFonts w:ascii="Times" w:eastAsia="Times" w:hAnsi="Times" w:cs="Times"/>
              </w:rPr>
              <w:t>Model of Web System</w:t>
            </w:r>
          </w:p>
        </w:tc>
        <w:tc>
          <w:tcPr>
            <w:tcW w:w="4390" w:type="dxa"/>
          </w:tcPr>
          <w:p w14:paraId="52EEAFDC" w14:textId="77777777" w:rsidR="00F403B5" w:rsidRPr="75A703E1" w:rsidRDefault="00F403B5" w:rsidP="00F403B5">
            <w:pPr>
              <w:rPr>
                <w:rFonts w:ascii="Times" w:eastAsia="Times" w:hAnsi="Times" w:cs="Times"/>
              </w:rPr>
            </w:pPr>
            <w:r w:rsidRPr="00F03DAB">
              <w:rPr>
                <w:rFonts w:ascii="Times" w:eastAsia="Times" w:hAnsi="Times" w:cs="Times"/>
              </w:rPr>
              <w:t xml:space="preserve">Content </w:t>
            </w:r>
            <w:r>
              <w:rPr>
                <w:rFonts w:ascii="Times" w:eastAsia="Times" w:hAnsi="Times" w:cs="Times"/>
              </w:rPr>
              <w:t>all data of Web system.</w:t>
            </w:r>
          </w:p>
        </w:tc>
      </w:tr>
    </w:tbl>
    <w:p w14:paraId="2E3E5534" w14:textId="77777777" w:rsidR="00F403B5" w:rsidRPr="0080168D" w:rsidRDefault="00F403B5" w:rsidP="00F403B5">
      <w:pPr>
        <w:rPr>
          <w:rFonts w:ascii="Times" w:eastAsia="Times" w:hAnsi="Times" w:cs="Times"/>
        </w:rPr>
      </w:pPr>
    </w:p>
    <w:p w14:paraId="2857691C" w14:textId="77777777" w:rsidR="00F403B5" w:rsidRPr="00E600A9" w:rsidRDefault="00F403B5" w:rsidP="00F403B5">
      <w:pPr>
        <w:pStyle w:val="Heading2"/>
        <w:rPr>
          <w:rFonts w:ascii="Times" w:eastAsia="Times" w:hAnsi="Times" w:cs="Times"/>
        </w:rPr>
      </w:pPr>
      <w:bookmarkStart w:id="289" w:name="_Toc515581444"/>
      <w:bookmarkStart w:id="290" w:name="_Toc516816050"/>
      <w:bookmarkStart w:id="291" w:name="_Toc516816193"/>
      <w:bookmarkStart w:id="292" w:name="_Toc520105354"/>
      <w:bookmarkStart w:id="293" w:name="_Toc520105524"/>
      <w:r w:rsidRPr="75A703E1">
        <w:rPr>
          <w:rFonts w:ascii="Times" w:eastAsia="Times" w:hAnsi="Times" w:cs="Times"/>
        </w:rPr>
        <w:t>4. Detailed Description</w:t>
      </w:r>
      <w:bookmarkEnd w:id="289"/>
      <w:bookmarkEnd w:id="290"/>
      <w:bookmarkEnd w:id="291"/>
      <w:bookmarkEnd w:id="292"/>
      <w:bookmarkEnd w:id="293"/>
    </w:p>
    <w:p w14:paraId="3C681A02" w14:textId="77777777" w:rsidR="00F403B5" w:rsidRPr="00E600A9" w:rsidRDefault="00F403B5" w:rsidP="00F403B5">
      <w:pPr>
        <w:pStyle w:val="Heading3"/>
        <w:rPr>
          <w:rFonts w:ascii="Times" w:eastAsia="Times" w:hAnsi="Times" w:cs="Times"/>
        </w:rPr>
      </w:pPr>
      <w:bookmarkStart w:id="294" w:name="_Toc512211066"/>
      <w:bookmarkStart w:id="295" w:name="_Toc482777543"/>
      <w:bookmarkStart w:id="296" w:name="_Toc515581445"/>
      <w:bookmarkStart w:id="297" w:name="_Toc516816051"/>
      <w:bookmarkStart w:id="298" w:name="_Toc516816194"/>
      <w:bookmarkStart w:id="299" w:name="_Toc520105355"/>
      <w:bookmarkStart w:id="300" w:name="_Toc520105525"/>
      <w:r w:rsidRPr="75A703E1">
        <w:rPr>
          <w:rFonts w:ascii="Times" w:eastAsia="Times" w:hAnsi="Times" w:cs="Times"/>
        </w:rPr>
        <w:t>4.1 Class Diagram</w:t>
      </w:r>
      <w:bookmarkEnd w:id="294"/>
      <w:bookmarkEnd w:id="295"/>
      <w:bookmarkEnd w:id="296"/>
      <w:bookmarkEnd w:id="297"/>
      <w:bookmarkEnd w:id="298"/>
      <w:bookmarkEnd w:id="299"/>
      <w:bookmarkEnd w:id="300"/>
    </w:p>
    <w:p w14:paraId="00BA9978" w14:textId="77777777" w:rsidR="00F403B5" w:rsidRDefault="00F403B5" w:rsidP="00F403B5">
      <w:pPr>
        <w:rPr>
          <w:rFonts w:ascii="Times" w:hAnsi="Times" w:cs="Times"/>
        </w:rPr>
      </w:pPr>
      <w:bookmarkStart w:id="301" w:name="_Toc515581446"/>
      <w:r>
        <w:rPr>
          <w:noProof/>
        </w:rPr>
        <w:drawing>
          <wp:inline distT="0" distB="0" distL="0" distR="0" wp14:anchorId="5FBA4A08" wp14:editId="08B702E8">
            <wp:extent cx="5078330" cy="3583095"/>
            <wp:effectExtent l="0" t="0" r="1905" b="0"/>
            <wp:docPr id="10609249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078330" cy="3583095"/>
                    </a:xfrm>
                    <a:prstGeom prst="rect">
                      <a:avLst/>
                    </a:prstGeom>
                  </pic:spPr>
                </pic:pic>
              </a:graphicData>
            </a:graphic>
          </wp:inline>
        </w:drawing>
      </w:r>
      <w:bookmarkEnd w:id="301"/>
    </w:p>
    <w:tbl>
      <w:tblPr>
        <w:tblW w:w="8859" w:type="dxa"/>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1860"/>
        <w:gridCol w:w="6999"/>
      </w:tblGrid>
      <w:tr w:rsidR="00F403B5" w:rsidRPr="002E3278" w14:paraId="7F755A68" w14:textId="77777777" w:rsidTr="75A703E1">
        <w:tc>
          <w:tcPr>
            <w:tcW w:w="8859" w:type="dxa"/>
            <w:gridSpan w:val="2"/>
            <w:tcBorders>
              <w:top w:val="single" w:sz="4" w:space="0" w:color="auto"/>
              <w:left w:val="single" w:sz="4" w:space="0" w:color="auto"/>
              <w:bottom w:val="nil"/>
              <w:right w:val="single" w:sz="4" w:space="0" w:color="auto"/>
            </w:tcBorders>
            <w:shd w:val="clear" w:color="auto" w:fill="D9D9D9" w:themeFill="background1" w:themeFillShade="D9"/>
            <w:hideMark/>
          </w:tcPr>
          <w:p w14:paraId="119E42CD" w14:textId="77777777" w:rsidR="00F403B5" w:rsidRPr="00AB1D5F" w:rsidRDefault="00F403B5" w:rsidP="00F403B5">
            <w:pPr>
              <w:tabs>
                <w:tab w:val="center" w:pos="4282"/>
              </w:tabs>
              <w:spacing w:line="276" w:lineRule="auto"/>
              <w:rPr>
                <w:rFonts w:ascii="Times,Cambria" w:eastAsia="Times,Cambria" w:hAnsi="Times,Cambria" w:cs="Times,Cambria"/>
                <w:b/>
                <w:bCs/>
                <w:sz w:val="26"/>
                <w:szCs w:val="26"/>
                <w:lang w:eastAsia="ja-JP"/>
              </w:rPr>
            </w:pPr>
            <w:r w:rsidRPr="7C864585">
              <w:rPr>
                <w:rFonts w:ascii="Times" w:eastAsia="Times" w:hAnsi="Times" w:cs="Times"/>
                <w:b/>
                <w:bCs/>
                <w:sz w:val="26"/>
                <w:szCs w:val="26"/>
                <w:lang w:eastAsia="ja-JP"/>
              </w:rPr>
              <w:t>Class dictionary: Describe Class</w:t>
            </w:r>
            <w:r w:rsidRPr="00AB1D5F">
              <w:rPr>
                <w:rFonts w:ascii="Times" w:eastAsia="Cambria" w:hAnsi="Times" w:cs="Times"/>
                <w:b/>
                <w:sz w:val="26"/>
                <w:szCs w:val="26"/>
                <w:lang w:eastAsia="ja-JP"/>
              </w:rPr>
              <w:tab/>
            </w:r>
          </w:p>
        </w:tc>
      </w:tr>
      <w:tr w:rsidR="00F403B5" w:rsidRPr="002E3278" w14:paraId="19B8C046"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41A4C5E" w14:textId="77777777" w:rsidR="00F403B5" w:rsidRPr="00AB1D5F" w:rsidRDefault="00F403B5" w:rsidP="00F403B5">
            <w:pPr>
              <w:spacing w:line="276" w:lineRule="auto"/>
              <w:jc w:val="center"/>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Class Name</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FF088B2" w14:textId="77777777" w:rsidR="00F403B5" w:rsidRPr="00AB1D5F" w:rsidRDefault="00F403B5" w:rsidP="00F403B5">
            <w:pPr>
              <w:spacing w:line="276" w:lineRule="auto"/>
              <w:jc w:val="center"/>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Description</w:t>
            </w:r>
          </w:p>
        </w:tc>
      </w:tr>
      <w:tr w:rsidR="00F403B5" w:rsidRPr="002E3278" w14:paraId="04D44A8B"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FB50C54"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User</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3FA6D69F"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the user’s account information:</w:t>
            </w:r>
          </w:p>
          <w:p w14:paraId="7E845F02" w14:textId="77777777" w:rsidR="00F403B5" w:rsidRPr="002E3278" w:rsidRDefault="00F403B5" w:rsidP="00F403B5">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 xml:space="preserve">username: Name of </w:t>
            </w:r>
            <w:r>
              <w:rPr>
                <w:rFonts w:ascii="Times" w:eastAsia="Times" w:hAnsi="Times" w:cs="Times"/>
                <w:sz w:val="26"/>
                <w:szCs w:val="26"/>
              </w:rPr>
              <w:t xml:space="preserve">the </w:t>
            </w:r>
            <w:r w:rsidRPr="75A703E1">
              <w:rPr>
                <w:rFonts w:ascii="Times" w:eastAsia="Times" w:hAnsi="Times" w:cs="Times"/>
                <w:sz w:val="26"/>
                <w:szCs w:val="26"/>
              </w:rPr>
              <w:t>user.</w:t>
            </w:r>
          </w:p>
          <w:p w14:paraId="373DDA58" w14:textId="77777777" w:rsidR="00F403B5" w:rsidRPr="002E3278" w:rsidRDefault="00F403B5" w:rsidP="00F403B5">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password: password for each user.</w:t>
            </w:r>
          </w:p>
          <w:p w14:paraId="5AEE3D4E" w14:textId="77777777" w:rsidR="00F403B5" w:rsidRPr="002E3278" w:rsidRDefault="00F403B5" w:rsidP="00F403B5">
            <w:pPr>
              <w:pStyle w:val="ListParagraph"/>
              <w:numPr>
                <w:ilvl w:val="0"/>
                <w:numId w:val="6"/>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phoneNumber</w:t>
            </w:r>
            <w:proofErr w:type="spellEnd"/>
            <w:r w:rsidRPr="75A703E1">
              <w:rPr>
                <w:rFonts w:ascii="Times" w:eastAsia="Times" w:hAnsi="Times" w:cs="Times"/>
                <w:sz w:val="26"/>
                <w:szCs w:val="26"/>
              </w:rPr>
              <w:t>: The phone number of each user.</w:t>
            </w:r>
          </w:p>
          <w:p w14:paraId="00B2C34A" w14:textId="77777777" w:rsidR="00F403B5" w:rsidRPr="002E3278" w:rsidRDefault="00F403B5" w:rsidP="00F403B5">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lastRenderedPageBreak/>
              <w:t xml:space="preserve">role: </w:t>
            </w:r>
            <w:r>
              <w:rPr>
                <w:rFonts w:ascii="Times" w:eastAsia="Times" w:hAnsi="Times" w:cs="Times"/>
                <w:sz w:val="26"/>
                <w:szCs w:val="26"/>
              </w:rPr>
              <w:t xml:space="preserve">the </w:t>
            </w:r>
            <w:r w:rsidRPr="75A703E1">
              <w:rPr>
                <w:rFonts w:ascii="Times" w:eastAsia="Times" w:hAnsi="Times" w:cs="Times"/>
                <w:sz w:val="26"/>
                <w:szCs w:val="26"/>
              </w:rPr>
              <w:t xml:space="preserve">role of </w:t>
            </w:r>
            <w:r>
              <w:rPr>
                <w:rFonts w:ascii="Times" w:eastAsia="Times" w:hAnsi="Times" w:cs="Times"/>
                <w:sz w:val="26"/>
                <w:szCs w:val="26"/>
              </w:rPr>
              <w:t xml:space="preserve">the </w:t>
            </w:r>
            <w:r w:rsidRPr="75A703E1">
              <w:rPr>
                <w:rFonts w:ascii="Times" w:eastAsia="Times" w:hAnsi="Times" w:cs="Times"/>
                <w:sz w:val="26"/>
                <w:szCs w:val="26"/>
              </w:rPr>
              <w:t>user.  It maybe is administrator or clinic.</w:t>
            </w:r>
          </w:p>
          <w:p w14:paraId="64FA9B36" w14:textId="77777777" w:rsidR="00F403B5" w:rsidRPr="002E3278" w:rsidRDefault="00F403B5" w:rsidP="00F403B5">
            <w:pPr>
              <w:pStyle w:val="ListParagraph"/>
              <w:numPr>
                <w:ilvl w:val="0"/>
                <w:numId w:val="6"/>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isActive</w:t>
            </w:r>
            <w:proofErr w:type="spellEnd"/>
            <w:r w:rsidRPr="75A703E1">
              <w:rPr>
                <w:rFonts w:ascii="Times" w:eastAsia="Times" w:hAnsi="Times" w:cs="Times"/>
                <w:sz w:val="26"/>
                <w:szCs w:val="26"/>
              </w:rPr>
              <w:t xml:space="preserve">: status of </w:t>
            </w:r>
            <w:r>
              <w:rPr>
                <w:rFonts w:ascii="Times" w:eastAsia="Times" w:hAnsi="Times" w:cs="Times"/>
                <w:sz w:val="26"/>
                <w:szCs w:val="26"/>
              </w:rPr>
              <w:t xml:space="preserve">the </w:t>
            </w:r>
            <w:r w:rsidRPr="75A703E1">
              <w:rPr>
                <w:rFonts w:ascii="Times" w:eastAsia="Times" w:hAnsi="Times" w:cs="Times"/>
                <w:sz w:val="26"/>
                <w:szCs w:val="26"/>
              </w:rPr>
              <w:t>user.</w:t>
            </w:r>
          </w:p>
          <w:p w14:paraId="7D2162B2" w14:textId="77777777" w:rsidR="00F403B5" w:rsidRPr="002E3278" w:rsidRDefault="00F403B5" w:rsidP="00F403B5">
            <w:pPr>
              <w:pStyle w:val="ListParagraph"/>
              <w:numPr>
                <w:ilvl w:val="0"/>
                <w:numId w:val="6"/>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fullName</w:t>
            </w:r>
            <w:proofErr w:type="spellEnd"/>
            <w:r w:rsidRPr="75A703E1">
              <w:rPr>
                <w:rFonts w:ascii="Times" w:eastAsia="Times" w:hAnsi="Times" w:cs="Times"/>
                <w:sz w:val="26"/>
                <w:szCs w:val="26"/>
              </w:rPr>
              <w:t xml:space="preserve">: full name of </w:t>
            </w:r>
            <w:r>
              <w:rPr>
                <w:rFonts w:ascii="Times" w:eastAsia="Times" w:hAnsi="Times" w:cs="Times"/>
                <w:sz w:val="26"/>
                <w:szCs w:val="26"/>
              </w:rPr>
              <w:t xml:space="preserve">the </w:t>
            </w:r>
            <w:r w:rsidRPr="75A703E1">
              <w:rPr>
                <w:rFonts w:ascii="Times" w:eastAsia="Times" w:hAnsi="Times" w:cs="Times"/>
                <w:sz w:val="26"/>
                <w:szCs w:val="26"/>
              </w:rPr>
              <w:t>user.</w:t>
            </w:r>
          </w:p>
        </w:tc>
      </w:tr>
      <w:tr w:rsidR="00F403B5" w:rsidRPr="002E3278" w14:paraId="59AEB505"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F3C5DFB"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lastRenderedPageBreak/>
              <w:t>Administrator</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9EE5BD3"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the information the relationship between user whom role is Administrator.</w:t>
            </w:r>
          </w:p>
          <w:p w14:paraId="384567DF" w14:textId="77777777" w:rsidR="00F403B5" w:rsidRPr="002E3278" w:rsidRDefault="00F403B5" w:rsidP="00F403B5">
            <w:pPr>
              <w:spacing w:line="276" w:lineRule="auto"/>
              <w:rPr>
                <w:rFonts w:ascii="Times" w:eastAsia="Times" w:hAnsi="Times" w:cs="Times"/>
                <w:sz w:val="26"/>
                <w:szCs w:val="26"/>
                <w:lang w:eastAsia="ja-JP"/>
              </w:rPr>
            </w:pPr>
            <w:r>
              <w:rPr>
                <w:rFonts w:ascii="Times" w:eastAsia="Times" w:hAnsi="Times" w:cs="Times"/>
                <w:noProof/>
                <w:sz w:val="26"/>
                <w:szCs w:val="26"/>
                <w:lang w:eastAsia="ja-JP"/>
              </w:rPr>
              <w:t>The a</w:t>
            </w:r>
            <w:r w:rsidRPr="00894534">
              <w:rPr>
                <w:rFonts w:ascii="Times" w:eastAsia="Times" w:hAnsi="Times" w:cs="Times"/>
                <w:noProof/>
                <w:sz w:val="26"/>
                <w:szCs w:val="26"/>
                <w:lang w:eastAsia="ja-JP"/>
              </w:rPr>
              <w:t>dministrator</w:t>
            </w:r>
            <w:r w:rsidRPr="75A703E1">
              <w:rPr>
                <w:rFonts w:ascii="Times" w:eastAsia="Times" w:hAnsi="Times" w:cs="Times"/>
                <w:sz w:val="26"/>
                <w:szCs w:val="26"/>
                <w:lang w:eastAsia="ja-JP"/>
              </w:rPr>
              <w:t xml:space="preserve"> can create and edit information </w:t>
            </w:r>
            <w:r>
              <w:rPr>
                <w:rFonts w:ascii="Times" w:eastAsia="Times" w:hAnsi="Times" w:cs="Times"/>
                <w:noProof/>
                <w:sz w:val="26"/>
                <w:szCs w:val="26"/>
                <w:lang w:eastAsia="ja-JP"/>
              </w:rPr>
              <w:t>for</w:t>
            </w:r>
            <w:r w:rsidRPr="75A703E1">
              <w:rPr>
                <w:rFonts w:ascii="Times" w:eastAsia="Times" w:hAnsi="Times" w:cs="Times"/>
                <w:sz w:val="26"/>
                <w:szCs w:val="26"/>
                <w:lang w:eastAsia="ja-JP"/>
              </w:rPr>
              <w:t xml:space="preserve"> </w:t>
            </w:r>
            <w:r>
              <w:rPr>
                <w:rFonts w:ascii="Times" w:eastAsia="Times" w:hAnsi="Times" w:cs="Times"/>
                <w:sz w:val="26"/>
                <w:szCs w:val="26"/>
                <w:lang w:eastAsia="ja-JP"/>
              </w:rPr>
              <w:t>the</w:t>
            </w:r>
            <w:r w:rsidRPr="75A703E1">
              <w:rPr>
                <w:rFonts w:ascii="Times" w:eastAsia="Times" w:hAnsi="Times" w:cs="Times"/>
                <w:sz w:val="26"/>
                <w:szCs w:val="26"/>
                <w:lang w:eastAsia="ja-JP"/>
              </w:rPr>
              <w:t xml:space="preserve"> user.</w:t>
            </w:r>
          </w:p>
        </w:tc>
      </w:tr>
      <w:tr w:rsidR="00F403B5" w:rsidRPr="002E3278" w14:paraId="424CA223"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E6366F2"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Clinic</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6711B7E"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the information the relationship between user whom role is Clinic and clinic information.</w:t>
            </w:r>
          </w:p>
          <w:p w14:paraId="1C3898DA" w14:textId="77777777" w:rsidR="00F403B5" w:rsidRPr="002E3278" w:rsidRDefault="00F403B5" w:rsidP="00F403B5">
            <w:pPr>
              <w:spacing w:line="276" w:lineRule="auto"/>
              <w:rPr>
                <w:rFonts w:ascii="Times" w:eastAsia="Times" w:hAnsi="Times" w:cs="Times"/>
                <w:sz w:val="26"/>
                <w:szCs w:val="26"/>
                <w:lang w:eastAsia="ja-JP"/>
              </w:rPr>
            </w:pPr>
            <w:r>
              <w:rPr>
                <w:rFonts w:ascii="Times" w:eastAsia="Times" w:hAnsi="Times" w:cs="Times"/>
                <w:noProof/>
                <w:sz w:val="26"/>
                <w:szCs w:val="26"/>
                <w:lang w:eastAsia="ja-JP"/>
              </w:rPr>
              <w:t>The c</w:t>
            </w:r>
            <w:r w:rsidRPr="00894534">
              <w:rPr>
                <w:rFonts w:ascii="Times" w:eastAsia="Times" w:hAnsi="Times" w:cs="Times"/>
                <w:noProof/>
                <w:sz w:val="26"/>
                <w:szCs w:val="26"/>
                <w:lang w:eastAsia="ja-JP"/>
              </w:rPr>
              <w:t>linic</w:t>
            </w:r>
            <w:r w:rsidRPr="75A703E1">
              <w:rPr>
                <w:rFonts w:ascii="Times" w:eastAsia="Times" w:hAnsi="Times" w:cs="Times"/>
                <w:sz w:val="26"/>
                <w:szCs w:val="26"/>
                <w:lang w:eastAsia="ja-JP"/>
              </w:rPr>
              <w:t xml:space="preserve"> can view and edit information.</w:t>
            </w:r>
          </w:p>
        </w:tc>
      </w:tr>
      <w:tr w:rsidR="00F403B5" w:rsidRPr="002E3278" w14:paraId="2B15F6C0"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0F4E25F" w14:textId="77777777" w:rsidR="00F403B5" w:rsidRPr="002E3278" w:rsidRDefault="00F403B5" w:rsidP="00F403B5">
            <w:pPr>
              <w:spacing w:line="276" w:lineRule="auto"/>
              <w:rPr>
                <w:rFonts w:ascii="Times,Cambria" w:eastAsia="Times,Cambria" w:hAnsi="Times,Cambria" w:cs="Times,Cambria"/>
                <w:sz w:val="26"/>
                <w:szCs w:val="26"/>
                <w:lang w:eastAsia="ja-JP"/>
              </w:rPr>
            </w:pPr>
            <w:proofErr w:type="spellStart"/>
            <w:r w:rsidRPr="75A703E1">
              <w:rPr>
                <w:rFonts w:ascii="Times" w:eastAsia="Times" w:hAnsi="Times" w:cs="Times"/>
                <w:sz w:val="26"/>
                <w:szCs w:val="26"/>
                <w:lang w:eastAsia="ja-JP"/>
              </w:rPr>
              <w:t>WorkingHours</w:t>
            </w:r>
            <w:proofErr w:type="spellEnd"/>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D9D1F32"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working hours’ information:</w:t>
            </w:r>
          </w:p>
          <w:p w14:paraId="2FC27BFC" w14:textId="77777777" w:rsidR="00F403B5" w:rsidRPr="002E3278" w:rsidRDefault="00F403B5" w:rsidP="00F403B5">
            <w:pPr>
              <w:pStyle w:val="ListParagraph"/>
              <w:numPr>
                <w:ilvl w:val="0"/>
                <w:numId w:val="7"/>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startWorking</w:t>
            </w:r>
            <w:proofErr w:type="spellEnd"/>
            <w:r w:rsidRPr="75A703E1">
              <w:rPr>
                <w:rFonts w:ascii="Times" w:eastAsia="Times" w:hAnsi="Times" w:cs="Times"/>
                <w:sz w:val="26"/>
                <w:szCs w:val="26"/>
              </w:rPr>
              <w:t>: opening hours in one day.</w:t>
            </w:r>
          </w:p>
          <w:p w14:paraId="531B3C93" w14:textId="77777777" w:rsidR="00F403B5" w:rsidRPr="002E3278" w:rsidRDefault="00F403B5" w:rsidP="00F403B5">
            <w:pPr>
              <w:pStyle w:val="ListParagraph"/>
              <w:numPr>
                <w:ilvl w:val="0"/>
                <w:numId w:val="7"/>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endWorking</w:t>
            </w:r>
            <w:proofErr w:type="spellEnd"/>
            <w:r w:rsidRPr="75A703E1">
              <w:rPr>
                <w:rFonts w:ascii="Times" w:eastAsia="Times" w:hAnsi="Times" w:cs="Times"/>
                <w:sz w:val="26"/>
                <w:szCs w:val="26"/>
              </w:rPr>
              <w:t>: closing hours in one day.</w:t>
            </w:r>
          </w:p>
          <w:p w14:paraId="56EFBEEC" w14:textId="77777777" w:rsidR="00F403B5" w:rsidRPr="002E3278" w:rsidRDefault="00F403B5" w:rsidP="00F403B5">
            <w:pPr>
              <w:pStyle w:val="ListParagraph"/>
              <w:numPr>
                <w:ilvl w:val="0"/>
                <w:numId w:val="7"/>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applyDate</w:t>
            </w:r>
            <w:proofErr w:type="spellEnd"/>
            <w:r w:rsidRPr="75A703E1">
              <w:rPr>
                <w:rFonts w:ascii="Times" w:eastAsia="Times" w:hAnsi="Times" w:cs="Times"/>
                <w:sz w:val="26"/>
                <w:szCs w:val="26"/>
              </w:rPr>
              <w:t xml:space="preserve">: </w:t>
            </w:r>
            <w:r>
              <w:rPr>
                <w:rFonts w:ascii="Times" w:eastAsia="Times" w:hAnsi="Times" w:cs="Times"/>
                <w:sz w:val="26"/>
                <w:szCs w:val="26"/>
              </w:rPr>
              <w:t xml:space="preserve">a </w:t>
            </w:r>
            <w:r w:rsidRPr="75A703E1">
              <w:rPr>
                <w:rFonts w:ascii="Times" w:eastAsia="Times" w:hAnsi="Times" w:cs="Times"/>
                <w:sz w:val="26"/>
                <w:szCs w:val="26"/>
              </w:rPr>
              <w:t xml:space="preserve">day in </w:t>
            </w:r>
            <w:r>
              <w:rPr>
                <w:rFonts w:ascii="Times" w:eastAsia="Times" w:hAnsi="Times" w:cs="Times"/>
                <w:sz w:val="26"/>
                <w:szCs w:val="26"/>
              </w:rPr>
              <w:t xml:space="preserve">the </w:t>
            </w:r>
            <w:r w:rsidRPr="75A703E1">
              <w:rPr>
                <w:rFonts w:ascii="Times" w:eastAsia="Times" w:hAnsi="Times" w:cs="Times"/>
                <w:sz w:val="26"/>
                <w:szCs w:val="26"/>
              </w:rPr>
              <w:t>week.</w:t>
            </w:r>
          </w:p>
          <w:p w14:paraId="467C56AD" w14:textId="77777777" w:rsidR="00F403B5" w:rsidRPr="002E3278" w:rsidRDefault="00F403B5" w:rsidP="00F403B5">
            <w:pPr>
              <w:pStyle w:val="ListParagraph"/>
              <w:numPr>
                <w:ilvl w:val="0"/>
                <w:numId w:val="7"/>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isDayOff</w:t>
            </w:r>
            <w:proofErr w:type="spellEnd"/>
            <w:r w:rsidRPr="75A703E1">
              <w:rPr>
                <w:rFonts w:ascii="Times" w:eastAsia="Times" w:hAnsi="Times" w:cs="Times"/>
                <w:sz w:val="26"/>
                <w:szCs w:val="26"/>
              </w:rPr>
              <w:t>: status opening/closing.</w:t>
            </w:r>
          </w:p>
        </w:tc>
      </w:tr>
      <w:tr w:rsidR="00F403B5" w:rsidRPr="002E3278" w14:paraId="2CCD3C26"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4A7FDAB"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License</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3BBB3B66" w14:textId="77777777" w:rsidR="00F403B5" w:rsidRPr="002E3278" w:rsidRDefault="00F403B5" w:rsidP="00F403B5">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Contain license information:</w:t>
            </w:r>
          </w:p>
          <w:p w14:paraId="18E28D53" w14:textId="77777777" w:rsidR="00F403B5" w:rsidRPr="002E3278" w:rsidRDefault="00F403B5" w:rsidP="00F403B5">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price: A price of each license.</w:t>
            </w:r>
          </w:p>
          <w:p w14:paraId="465477C1" w14:textId="77777777" w:rsidR="00F403B5" w:rsidRPr="002E3278" w:rsidRDefault="00F403B5" w:rsidP="00F403B5">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duration: duration of each license.</w:t>
            </w:r>
          </w:p>
          <w:p w14:paraId="3182EF58" w14:textId="77777777" w:rsidR="00F403B5" w:rsidRPr="002E3278" w:rsidRDefault="00F403B5" w:rsidP="00F403B5">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name: name of each license.</w:t>
            </w:r>
          </w:p>
          <w:p w14:paraId="0724E0B5" w14:textId="77777777" w:rsidR="00F403B5" w:rsidRPr="002E3278" w:rsidRDefault="00F403B5" w:rsidP="00F403B5">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description: description of each license.</w:t>
            </w:r>
          </w:p>
        </w:tc>
      </w:tr>
      <w:tr w:rsidR="00F403B5" w:rsidRPr="002E3278" w14:paraId="7D96D07D"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88940B7" w14:textId="77777777" w:rsidR="00F403B5"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Appointment</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4848E30" w14:textId="77777777" w:rsidR="00F403B5" w:rsidRDefault="00F403B5" w:rsidP="00F403B5">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Contain appointment information:</w:t>
            </w:r>
          </w:p>
          <w:p w14:paraId="0C4F9BE3" w14:textId="77777777" w:rsidR="00F403B5" w:rsidRDefault="00F403B5" w:rsidP="00CB7118">
            <w:pPr>
              <w:pStyle w:val="ListParagraph"/>
              <w:numPr>
                <w:ilvl w:val="0"/>
                <w:numId w:val="17"/>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appointmentTime</w:t>
            </w:r>
            <w:proofErr w:type="spellEnd"/>
            <w:r w:rsidRPr="75A703E1">
              <w:rPr>
                <w:rFonts w:ascii="Times" w:eastAsia="Times" w:hAnsi="Times" w:cs="Times"/>
                <w:sz w:val="26"/>
                <w:szCs w:val="26"/>
              </w:rPr>
              <w:t>: the time when appointment be created</w:t>
            </w:r>
          </w:p>
          <w:p w14:paraId="651BFBC6" w14:textId="77777777" w:rsidR="00F403B5" w:rsidRDefault="00F403B5" w:rsidP="00CB7118">
            <w:pPr>
              <w:pStyle w:val="ListParagraph"/>
              <w:numPr>
                <w:ilvl w:val="0"/>
                <w:numId w:val="17"/>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 xml:space="preserve">number: </w:t>
            </w:r>
            <w:r w:rsidRPr="75A703E1">
              <w:rPr>
                <w:sz w:val="26"/>
                <w:szCs w:val="26"/>
              </w:rPr>
              <w:t>order number of the patient</w:t>
            </w:r>
          </w:p>
        </w:tc>
      </w:tr>
      <w:tr w:rsidR="00F403B5" w:rsidRPr="002E3278" w14:paraId="2CC178A2"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DC94B64" w14:textId="77777777" w:rsidR="00F403B5"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Patient</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E5DF818" w14:textId="77777777" w:rsidR="00F403B5" w:rsidRPr="002E3278" w:rsidRDefault="00F403B5" w:rsidP="00F403B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patient information:</w:t>
            </w:r>
          </w:p>
          <w:p w14:paraId="0603967A" w14:textId="77777777" w:rsidR="00F403B5" w:rsidRPr="002E3278" w:rsidRDefault="00F403B5" w:rsidP="00F403B5">
            <w:pPr>
              <w:pStyle w:val="ListParagraph"/>
              <w:numPr>
                <w:ilvl w:val="0"/>
                <w:numId w:val="2"/>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phoneNumber</w:t>
            </w:r>
            <w:proofErr w:type="spellEnd"/>
            <w:r w:rsidRPr="75A703E1">
              <w:rPr>
                <w:rFonts w:ascii="Times" w:eastAsia="Times" w:hAnsi="Times" w:cs="Times"/>
                <w:sz w:val="26"/>
                <w:szCs w:val="26"/>
              </w:rPr>
              <w:t xml:space="preserve">: telephone number of </w:t>
            </w:r>
            <w:r>
              <w:rPr>
                <w:rFonts w:ascii="Times" w:eastAsia="Times" w:hAnsi="Times" w:cs="Times"/>
                <w:sz w:val="26"/>
                <w:szCs w:val="26"/>
              </w:rPr>
              <w:t xml:space="preserve">the </w:t>
            </w:r>
            <w:r w:rsidRPr="75A703E1">
              <w:rPr>
                <w:rFonts w:ascii="Times" w:eastAsia="Times" w:hAnsi="Times" w:cs="Times"/>
                <w:sz w:val="26"/>
                <w:szCs w:val="26"/>
              </w:rPr>
              <w:t>patient.</w:t>
            </w:r>
          </w:p>
          <w:p w14:paraId="52B06D0F" w14:textId="77777777" w:rsidR="00F403B5" w:rsidRPr="002E3278" w:rsidRDefault="00F403B5" w:rsidP="00F403B5">
            <w:pPr>
              <w:pStyle w:val="ListParagraph"/>
              <w:numPr>
                <w:ilvl w:val="0"/>
                <w:numId w:val="2"/>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fullname</w:t>
            </w:r>
            <w:proofErr w:type="spellEnd"/>
            <w:r w:rsidRPr="75A703E1">
              <w:rPr>
                <w:rFonts w:ascii="Times" w:eastAsia="Times" w:hAnsi="Times" w:cs="Times"/>
                <w:sz w:val="26"/>
                <w:szCs w:val="26"/>
              </w:rPr>
              <w:t xml:space="preserve">: A real name of </w:t>
            </w:r>
            <w:r>
              <w:rPr>
                <w:rFonts w:ascii="Times" w:eastAsia="Times" w:hAnsi="Times" w:cs="Times"/>
                <w:sz w:val="26"/>
                <w:szCs w:val="26"/>
              </w:rPr>
              <w:t xml:space="preserve">the </w:t>
            </w:r>
            <w:r w:rsidRPr="75A703E1">
              <w:rPr>
                <w:rFonts w:ascii="Times" w:eastAsia="Times" w:hAnsi="Times" w:cs="Times"/>
                <w:sz w:val="26"/>
                <w:szCs w:val="26"/>
              </w:rPr>
              <w:t>patient.</w:t>
            </w:r>
          </w:p>
          <w:p w14:paraId="5554AEC4" w14:textId="77777777" w:rsidR="00F403B5" w:rsidRPr="002E3278" w:rsidRDefault="00F403B5" w:rsidP="00F403B5">
            <w:pPr>
              <w:pStyle w:val="ListParagraph"/>
              <w:numPr>
                <w:ilvl w:val="0"/>
                <w:numId w:val="2"/>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 xml:space="preserve">address: address of </w:t>
            </w:r>
            <w:r>
              <w:rPr>
                <w:rFonts w:ascii="Times" w:eastAsia="Times" w:hAnsi="Times" w:cs="Times"/>
                <w:sz w:val="26"/>
                <w:szCs w:val="26"/>
              </w:rPr>
              <w:t xml:space="preserve">the </w:t>
            </w:r>
            <w:r w:rsidRPr="75A703E1">
              <w:rPr>
                <w:rFonts w:ascii="Times" w:eastAsia="Times" w:hAnsi="Times" w:cs="Times"/>
                <w:sz w:val="26"/>
                <w:szCs w:val="26"/>
              </w:rPr>
              <w:t>patient.</w:t>
            </w:r>
          </w:p>
        </w:tc>
      </w:tr>
      <w:tr w:rsidR="00F403B5" w:rsidRPr="002E3278" w14:paraId="51974A36"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53DBA1E" w14:textId="77777777" w:rsidR="00F403B5" w:rsidRPr="7C864585" w:rsidRDefault="00F403B5" w:rsidP="00F403B5">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Bill</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C19CD83" w14:textId="77777777" w:rsidR="00F403B5" w:rsidRPr="7C864585" w:rsidRDefault="00F403B5" w:rsidP="00F403B5">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Contain payment information:</w:t>
            </w:r>
          </w:p>
          <w:p w14:paraId="04EE18C6" w14:textId="77777777" w:rsidR="00F403B5" w:rsidRPr="7C864585" w:rsidRDefault="00F403B5" w:rsidP="00F403B5">
            <w:pPr>
              <w:pStyle w:val="ListParagraph"/>
              <w:numPr>
                <w:ilvl w:val="0"/>
                <w:numId w:val="1"/>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startDate</w:t>
            </w:r>
            <w:proofErr w:type="spellEnd"/>
            <w:r w:rsidRPr="75A703E1">
              <w:rPr>
                <w:rFonts w:ascii="Times" w:eastAsia="Times" w:hAnsi="Times" w:cs="Times"/>
                <w:sz w:val="26"/>
                <w:szCs w:val="26"/>
              </w:rPr>
              <w:t>: day of beginning.</w:t>
            </w:r>
          </w:p>
          <w:p w14:paraId="3D3912E9" w14:textId="77777777" w:rsidR="00F403B5" w:rsidRPr="7C864585" w:rsidRDefault="00F403B5" w:rsidP="00F403B5">
            <w:pPr>
              <w:pStyle w:val="ListParagraph"/>
              <w:numPr>
                <w:ilvl w:val="0"/>
                <w:numId w:val="1"/>
              </w:numPr>
              <w:spacing w:line="276" w:lineRule="auto"/>
              <w:rPr>
                <w:rFonts w:asciiTheme="minorHAnsi" w:eastAsiaTheme="minorEastAsia" w:hAnsiTheme="minorHAnsi" w:cstheme="minorBidi"/>
                <w:sz w:val="26"/>
                <w:szCs w:val="26"/>
              </w:rPr>
            </w:pPr>
            <w:proofErr w:type="spellStart"/>
            <w:r w:rsidRPr="75A703E1">
              <w:rPr>
                <w:rFonts w:ascii="Times" w:eastAsia="Times" w:hAnsi="Times" w:cs="Times"/>
                <w:sz w:val="26"/>
                <w:szCs w:val="26"/>
              </w:rPr>
              <w:t>salePrice</w:t>
            </w:r>
            <w:proofErr w:type="spellEnd"/>
            <w:r w:rsidRPr="75A703E1">
              <w:rPr>
                <w:rFonts w:ascii="Times" w:eastAsia="Times" w:hAnsi="Times" w:cs="Times"/>
                <w:sz w:val="26"/>
                <w:szCs w:val="26"/>
              </w:rPr>
              <w:t>: price to pay</w:t>
            </w:r>
          </w:p>
        </w:tc>
      </w:tr>
    </w:tbl>
    <w:p w14:paraId="3406E417" w14:textId="77777777" w:rsidR="00F403B5" w:rsidRPr="0065346B" w:rsidRDefault="00F403B5" w:rsidP="00F403B5"/>
    <w:p w14:paraId="07692478" w14:textId="77777777" w:rsidR="00F403B5" w:rsidRPr="00E600A9" w:rsidRDefault="00F403B5" w:rsidP="00F403B5">
      <w:pPr>
        <w:pStyle w:val="Heading3"/>
        <w:ind w:left="10"/>
        <w:rPr>
          <w:rFonts w:ascii="Times" w:eastAsia="Times" w:hAnsi="Times" w:cs="Times"/>
        </w:rPr>
      </w:pPr>
      <w:bookmarkStart w:id="302" w:name="_Toc515581447"/>
      <w:r w:rsidRPr="75A703E1">
        <w:rPr>
          <w:rFonts w:ascii="Times" w:eastAsia="Times" w:hAnsi="Times" w:cs="Times"/>
        </w:rPr>
        <w:t xml:space="preserve">  </w:t>
      </w:r>
      <w:bookmarkStart w:id="303" w:name="_Toc520105356"/>
      <w:bookmarkStart w:id="304" w:name="_Toc520105526"/>
      <w:r w:rsidRPr="75A703E1">
        <w:rPr>
          <w:rFonts w:ascii="Times" w:eastAsia="Times" w:hAnsi="Times" w:cs="Times"/>
        </w:rPr>
        <w:t>4.2 Class Diagram Explanation</w:t>
      </w:r>
      <w:bookmarkEnd w:id="303"/>
      <w:bookmarkEnd w:id="304"/>
      <w:r w:rsidRPr="75A703E1">
        <w:rPr>
          <w:rFonts w:ascii="Times" w:eastAsia="Times" w:hAnsi="Times" w:cs="Times"/>
        </w:rPr>
        <w:t xml:space="preserve"> </w:t>
      </w:r>
      <w:bookmarkStart w:id="305" w:name="_Toc516816052"/>
      <w:bookmarkStart w:id="306" w:name="_Toc516816195"/>
      <w:bookmarkEnd w:id="302"/>
      <w:bookmarkEnd w:id="305"/>
      <w:bookmarkEnd w:id="306"/>
    </w:p>
    <w:p w14:paraId="67A8C876" w14:textId="77777777" w:rsidR="00F403B5" w:rsidRPr="002E3278" w:rsidRDefault="00F403B5" w:rsidP="00F403B5">
      <w:pPr>
        <w:pStyle w:val="Heading4"/>
        <w:rPr>
          <w:rFonts w:ascii="Times" w:eastAsia="Times" w:hAnsi="Times" w:cs="Times"/>
        </w:rPr>
      </w:pPr>
      <w:r>
        <w:br/>
      </w:r>
      <w:bookmarkStart w:id="307" w:name="_Toc520105357"/>
      <w:bookmarkStart w:id="308" w:name="_Toc520105527"/>
      <w:r w:rsidRPr="75A703E1">
        <w:rPr>
          <w:rFonts w:ascii="Times" w:eastAsia="Times" w:hAnsi="Times" w:cs="Times"/>
        </w:rPr>
        <w:t>4.2.1 User</w:t>
      </w:r>
      <w:bookmarkStart w:id="309" w:name="_Toc515581448"/>
      <w:bookmarkStart w:id="310" w:name="_Toc516816053"/>
      <w:bookmarkStart w:id="311" w:name="_Toc516816196"/>
      <w:bookmarkEnd w:id="307"/>
      <w:bookmarkEnd w:id="308"/>
      <w:bookmarkEnd w:id="309"/>
      <w:bookmarkEnd w:id="310"/>
      <w:bookmarkEnd w:id="311"/>
    </w:p>
    <w:p w14:paraId="511F51E6" w14:textId="77777777" w:rsidR="00F403B5" w:rsidRPr="002E3278" w:rsidRDefault="00F403B5" w:rsidP="00F403B5">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1603"/>
        <w:gridCol w:w="1086"/>
        <w:gridCol w:w="1275"/>
        <w:gridCol w:w="5036"/>
      </w:tblGrid>
      <w:tr w:rsidR="00F403B5" w:rsidRPr="002E3278" w14:paraId="37FCC020"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hideMark/>
          </w:tcPr>
          <w:p w14:paraId="3995C823"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086" w:type="dxa"/>
            <w:tcBorders>
              <w:top w:val="single" w:sz="4" w:space="0" w:color="auto"/>
              <w:left w:val="single" w:sz="4" w:space="0" w:color="auto"/>
              <w:bottom w:val="single" w:sz="4" w:space="0" w:color="auto"/>
              <w:right w:val="single" w:sz="4" w:space="0" w:color="auto"/>
            </w:tcBorders>
            <w:hideMark/>
          </w:tcPr>
          <w:p w14:paraId="422BA98D" w14:textId="77777777" w:rsidR="00F403B5" w:rsidRPr="002E3278" w:rsidRDefault="00F403B5" w:rsidP="00F403B5">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75" w:type="dxa"/>
            <w:tcBorders>
              <w:top w:val="single" w:sz="4" w:space="0" w:color="auto"/>
              <w:left w:val="single" w:sz="4" w:space="0" w:color="auto"/>
              <w:bottom w:val="single" w:sz="4" w:space="0" w:color="auto"/>
              <w:right w:val="single" w:sz="4" w:space="0" w:color="auto"/>
            </w:tcBorders>
            <w:hideMark/>
          </w:tcPr>
          <w:p w14:paraId="201460F7" w14:textId="77777777" w:rsidR="00F403B5" w:rsidRPr="002E3278" w:rsidRDefault="00F403B5" w:rsidP="00F403B5">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5036" w:type="dxa"/>
            <w:tcBorders>
              <w:top w:val="single" w:sz="4" w:space="0" w:color="auto"/>
              <w:left w:val="single" w:sz="4" w:space="0" w:color="auto"/>
              <w:bottom w:val="single" w:sz="4" w:space="0" w:color="auto"/>
              <w:right w:val="single" w:sz="4" w:space="0" w:color="auto"/>
            </w:tcBorders>
            <w:hideMark/>
          </w:tcPr>
          <w:p w14:paraId="48D895EF"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504383B0"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hideMark/>
          </w:tcPr>
          <w:p w14:paraId="76635E58"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username</w:t>
            </w:r>
          </w:p>
        </w:tc>
        <w:tc>
          <w:tcPr>
            <w:tcW w:w="1086" w:type="dxa"/>
            <w:tcBorders>
              <w:top w:val="single" w:sz="4" w:space="0" w:color="auto"/>
              <w:left w:val="single" w:sz="4" w:space="0" w:color="auto"/>
              <w:bottom w:val="single" w:sz="4" w:space="0" w:color="auto"/>
              <w:right w:val="single" w:sz="4" w:space="0" w:color="auto"/>
            </w:tcBorders>
            <w:hideMark/>
          </w:tcPr>
          <w:p w14:paraId="5D274430"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5" w:type="dxa"/>
            <w:tcBorders>
              <w:top w:val="single" w:sz="4" w:space="0" w:color="auto"/>
              <w:left w:val="single" w:sz="4" w:space="0" w:color="auto"/>
              <w:bottom w:val="single" w:sz="4" w:space="0" w:color="auto"/>
              <w:right w:val="single" w:sz="4" w:space="0" w:color="auto"/>
            </w:tcBorders>
            <w:hideMark/>
          </w:tcPr>
          <w:p w14:paraId="466FC6C5"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hideMark/>
          </w:tcPr>
          <w:p w14:paraId="49294B88"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Unique username</w:t>
            </w:r>
          </w:p>
        </w:tc>
      </w:tr>
      <w:tr w:rsidR="00F403B5" w:rsidRPr="002E3278" w14:paraId="71C1539D"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hideMark/>
          </w:tcPr>
          <w:p w14:paraId="491FC443"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password</w:t>
            </w:r>
          </w:p>
        </w:tc>
        <w:tc>
          <w:tcPr>
            <w:tcW w:w="1086" w:type="dxa"/>
            <w:tcBorders>
              <w:top w:val="single" w:sz="4" w:space="0" w:color="auto"/>
              <w:left w:val="single" w:sz="4" w:space="0" w:color="auto"/>
              <w:bottom w:val="single" w:sz="4" w:space="0" w:color="auto"/>
              <w:right w:val="single" w:sz="4" w:space="0" w:color="auto"/>
            </w:tcBorders>
            <w:hideMark/>
          </w:tcPr>
          <w:p w14:paraId="62B9298F"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5" w:type="dxa"/>
            <w:tcBorders>
              <w:top w:val="single" w:sz="4" w:space="0" w:color="auto"/>
              <w:left w:val="single" w:sz="4" w:space="0" w:color="auto"/>
              <w:bottom w:val="single" w:sz="4" w:space="0" w:color="auto"/>
              <w:right w:val="single" w:sz="4" w:space="0" w:color="auto"/>
            </w:tcBorders>
            <w:hideMark/>
          </w:tcPr>
          <w:p w14:paraId="747C5060"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hideMark/>
          </w:tcPr>
          <w:p w14:paraId="602475A0"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Hash password of </w:t>
            </w:r>
            <w:r>
              <w:rPr>
                <w:rFonts w:ascii="Times" w:eastAsia="Times" w:hAnsi="Times" w:cs="Times"/>
                <w:color w:val="auto"/>
                <w:sz w:val="24"/>
                <w:szCs w:val="24"/>
              </w:rPr>
              <w:t xml:space="preserve">the </w:t>
            </w:r>
            <w:r w:rsidRPr="75A703E1">
              <w:rPr>
                <w:rFonts w:ascii="Times" w:eastAsia="Times" w:hAnsi="Times" w:cs="Times"/>
                <w:color w:val="auto"/>
                <w:sz w:val="24"/>
                <w:szCs w:val="24"/>
              </w:rPr>
              <w:t>user</w:t>
            </w:r>
          </w:p>
        </w:tc>
      </w:tr>
      <w:tr w:rsidR="00F403B5" w:rsidRPr="002E3278" w14:paraId="076E4D6F"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20B19BBB"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phoneNumber</w:t>
            </w:r>
            <w:proofErr w:type="spellEnd"/>
          </w:p>
        </w:tc>
        <w:tc>
          <w:tcPr>
            <w:tcW w:w="1086" w:type="dxa"/>
            <w:tcBorders>
              <w:top w:val="single" w:sz="4" w:space="0" w:color="auto"/>
              <w:left w:val="single" w:sz="4" w:space="0" w:color="auto"/>
              <w:bottom w:val="single" w:sz="4" w:space="0" w:color="auto"/>
              <w:right w:val="single" w:sz="4" w:space="0" w:color="auto"/>
            </w:tcBorders>
          </w:tcPr>
          <w:p w14:paraId="58B02BC6" w14:textId="77777777" w:rsidR="00F403B5" w:rsidRPr="00F04A81" w:rsidRDefault="00F403B5" w:rsidP="00F403B5">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String</w:t>
            </w:r>
          </w:p>
        </w:tc>
        <w:tc>
          <w:tcPr>
            <w:tcW w:w="1275" w:type="dxa"/>
            <w:tcBorders>
              <w:top w:val="single" w:sz="4" w:space="0" w:color="auto"/>
              <w:left w:val="single" w:sz="4" w:space="0" w:color="auto"/>
              <w:bottom w:val="single" w:sz="4" w:space="0" w:color="auto"/>
              <w:right w:val="single" w:sz="4" w:space="0" w:color="auto"/>
            </w:tcBorders>
          </w:tcPr>
          <w:p w14:paraId="798C38C5"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136AE8B6"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Phone number of </w:t>
            </w:r>
            <w:r>
              <w:rPr>
                <w:rFonts w:ascii="Times" w:eastAsia="Times" w:hAnsi="Times" w:cs="Times"/>
                <w:color w:val="auto"/>
                <w:sz w:val="24"/>
                <w:szCs w:val="24"/>
              </w:rPr>
              <w:t xml:space="preserve">the </w:t>
            </w:r>
            <w:r w:rsidRPr="75A703E1">
              <w:rPr>
                <w:rFonts w:ascii="Times" w:eastAsia="Times" w:hAnsi="Times" w:cs="Times"/>
                <w:color w:val="auto"/>
                <w:sz w:val="24"/>
                <w:szCs w:val="24"/>
              </w:rPr>
              <w:t>user</w:t>
            </w:r>
          </w:p>
        </w:tc>
      </w:tr>
      <w:tr w:rsidR="00F403B5" w:rsidRPr="002E3278" w14:paraId="130799F2"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2D9D6175"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lastRenderedPageBreak/>
              <w:t>roleID</w:t>
            </w:r>
            <w:proofErr w:type="spellEnd"/>
          </w:p>
        </w:tc>
        <w:tc>
          <w:tcPr>
            <w:tcW w:w="1086" w:type="dxa"/>
            <w:tcBorders>
              <w:top w:val="single" w:sz="4" w:space="0" w:color="auto"/>
              <w:left w:val="single" w:sz="4" w:space="0" w:color="auto"/>
              <w:bottom w:val="single" w:sz="4" w:space="0" w:color="auto"/>
              <w:right w:val="single" w:sz="4" w:space="0" w:color="auto"/>
            </w:tcBorders>
          </w:tcPr>
          <w:p w14:paraId="09B09FF2"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byte</w:t>
            </w:r>
          </w:p>
        </w:tc>
        <w:tc>
          <w:tcPr>
            <w:tcW w:w="1275" w:type="dxa"/>
            <w:tcBorders>
              <w:top w:val="single" w:sz="4" w:space="0" w:color="auto"/>
              <w:left w:val="single" w:sz="4" w:space="0" w:color="auto"/>
              <w:bottom w:val="single" w:sz="4" w:space="0" w:color="auto"/>
              <w:right w:val="single" w:sz="4" w:space="0" w:color="auto"/>
            </w:tcBorders>
          </w:tcPr>
          <w:p w14:paraId="57F4C39B"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6400F017"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User’s role</w:t>
            </w:r>
          </w:p>
        </w:tc>
      </w:tr>
      <w:tr w:rsidR="00F403B5" w:rsidRPr="002E3278" w14:paraId="5D134905"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25A9887F"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isActive</w:t>
            </w:r>
            <w:proofErr w:type="spellEnd"/>
          </w:p>
        </w:tc>
        <w:tc>
          <w:tcPr>
            <w:tcW w:w="1086" w:type="dxa"/>
            <w:tcBorders>
              <w:top w:val="single" w:sz="4" w:space="0" w:color="auto"/>
              <w:left w:val="single" w:sz="4" w:space="0" w:color="auto"/>
              <w:bottom w:val="single" w:sz="4" w:space="0" w:color="auto"/>
              <w:right w:val="single" w:sz="4" w:space="0" w:color="auto"/>
            </w:tcBorders>
          </w:tcPr>
          <w:p w14:paraId="73E630B9" w14:textId="77777777" w:rsidR="00F403B5" w:rsidRPr="00F04A81" w:rsidRDefault="00F403B5" w:rsidP="00F403B5">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boolean</w:t>
            </w:r>
          </w:p>
        </w:tc>
        <w:tc>
          <w:tcPr>
            <w:tcW w:w="1275" w:type="dxa"/>
            <w:tcBorders>
              <w:top w:val="single" w:sz="4" w:space="0" w:color="auto"/>
              <w:left w:val="single" w:sz="4" w:space="0" w:color="auto"/>
              <w:bottom w:val="single" w:sz="4" w:space="0" w:color="auto"/>
              <w:right w:val="single" w:sz="4" w:space="0" w:color="auto"/>
            </w:tcBorders>
          </w:tcPr>
          <w:p w14:paraId="60E81913"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4316CF16"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Determine </w:t>
            </w:r>
            <w:r>
              <w:rPr>
                <w:rFonts w:ascii="Times" w:eastAsia="Times" w:hAnsi="Times" w:cs="Times"/>
                <w:color w:val="auto"/>
                <w:sz w:val="24"/>
                <w:szCs w:val="24"/>
              </w:rPr>
              <w:t xml:space="preserve">the </w:t>
            </w:r>
            <w:r w:rsidRPr="75A703E1">
              <w:rPr>
                <w:rFonts w:ascii="Times" w:eastAsia="Times" w:hAnsi="Times" w:cs="Times"/>
                <w:color w:val="auto"/>
                <w:sz w:val="24"/>
                <w:szCs w:val="24"/>
              </w:rPr>
              <w:t>user is active or not</w:t>
            </w:r>
          </w:p>
        </w:tc>
      </w:tr>
      <w:tr w:rsidR="00F403B5" w:rsidRPr="002E3278" w14:paraId="06FE78F1"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47E53057" w14:textId="77777777" w:rsidR="00F403B5" w:rsidRPr="00F55F2C"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fullName</w:t>
            </w:r>
            <w:proofErr w:type="spellEnd"/>
          </w:p>
        </w:tc>
        <w:tc>
          <w:tcPr>
            <w:tcW w:w="1086" w:type="dxa"/>
            <w:tcBorders>
              <w:top w:val="single" w:sz="4" w:space="0" w:color="auto"/>
              <w:left w:val="single" w:sz="4" w:space="0" w:color="auto"/>
              <w:bottom w:val="single" w:sz="4" w:space="0" w:color="auto"/>
              <w:right w:val="single" w:sz="4" w:space="0" w:color="auto"/>
            </w:tcBorders>
          </w:tcPr>
          <w:p w14:paraId="3E7C462F" w14:textId="77777777" w:rsidR="00F403B5" w:rsidRPr="00F55F2C"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String</w:t>
            </w:r>
          </w:p>
        </w:tc>
        <w:tc>
          <w:tcPr>
            <w:tcW w:w="1275" w:type="dxa"/>
            <w:tcBorders>
              <w:top w:val="single" w:sz="4" w:space="0" w:color="auto"/>
              <w:left w:val="single" w:sz="4" w:space="0" w:color="auto"/>
              <w:bottom w:val="single" w:sz="4" w:space="0" w:color="auto"/>
              <w:right w:val="single" w:sz="4" w:space="0" w:color="auto"/>
            </w:tcBorders>
          </w:tcPr>
          <w:p w14:paraId="409D44FA" w14:textId="77777777" w:rsidR="00F403B5" w:rsidRPr="00F55F2C"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6C6C04BB" w14:textId="77777777" w:rsidR="00F403B5" w:rsidRPr="00F55F2C"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 xml:space="preserve">Full name of </w:t>
            </w:r>
            <w:r>
              <w:rPr>
                <w:rFonts w:ascii="Times" w:eastAsia="Times" w:hAnsi="Times" w:cs="Times"/>
                <w:color w:val="auto"/>
                <w:sz w:val="24"/>
                <w:szCs w:val="24"/>
              </w:rPr>
              <w:t xml:space="preserve">the </w:t>
            </w:r>
            <w:r w:rsidRPr="75A703E1">
              <w:rPr>
                <w:rFonts w:ascii="Times" w:eastAsia="Times" w:hAnsi="Times" w:cs="Times"/>
                <w:color w:val="auto"/>
                <w:sz w:val="24"/>
                <w:szCs w:val="24"/>
              </w:rPr>
              <w:t>user</w:t>
            </w:r>
          </w:p>
        </w:tc>
      </w:tr>
    </w:tbl>
    <w:p w14:paraId="6B726487"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F403B5" w:rsidRPr="002E3278" w14:paraId="13CB4695"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1E878AFA"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50EB5D14"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705EB44F"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7C38380D"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35222437"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785F7F58"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02A53C2C"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1802185D"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236D59FE"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F403B5" w:rsidRPr="002E3278" w14:paraId="4C44AF39"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79D41BA2"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593504E5" w14:textId="77777777" w:rsidR="00F403B5" w:rsidRPr="00F04A81" w:rsidRDefault="00F403B5" w:rsidP="00F403B5">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void</w:t>
            </w:r>
          </w:p>
        </w:tc>
        <w:tc>
          <w:tcPr>
            <w:tcW w:w="1394" w:type="dxa"/>
            <w:tcBorders>
              <w:top w:val="single" w:sz="4" w:space="0" w:color="auto"/>
              <w:left w:val="single" w:sz="4" w:space="0" w:color="auto"/>
              <w:bottom w:val="single" w:sz="4" w:space="0" w:color="auto"/>
              <w:right w:val="single" w:sz="4" w:space="0" w:color="auto"/>
            </w:tcBorders>
            <w:hideMark/>
          </w:tcPr>
          <w:p w14:paraId="6209A686"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27463AA6"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r w:rsidR="00F403B5" w:rsidRPr="002E3278" w14:paraId="7E5FB5AA"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0202EB0A" w14:textId="77777777" w:rsidR="00F403B5" w:rsidRPr="00F55F2C"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resetPassword</w:t>
            </w:r>
            <w:proofErr w:type="spellEnd"/>
          </w:p>
        </w:tc>
        <w:tc>
          <w:tcPr>
            <w:tcW w:w="2007" w:type="dxa"/>
            <w:tcBorders>
              <w:top w:val="single" w:sz="4" w:space="0" w:color="auto"/>
              <w:left w:val="single" w:sz="4" w:space="0" w:color="auto"/>
              <w:bottom w:val="single" w:sz="4" w:space="0" w:color="auto"/>
              <w:right w:val="single" w:sz="4" w:space="0" w:color="auto"/>
            </w:tcBorders>
          </w:tcPr>
          <w:p w14:paraId="44FF7D21" w14:textId="77777777" w:rsidR="00F403B5" w:rsidRPr="00F55F2C" w:rsidRDefault="00F403B5" w:rsidP="00F403B5">
            <w:pPr>
              <w:jc w:val="center"/>
              <w:rPr>
                <w:rFonts w:ascii="Times" w:eastAsia="Times" w:hAnsi="Times" w:cs="Times"/>
                <w:color w:val="auto"/>
                <w:sz w:val="24"/>
                <w:szCs w:val="24"/>
              </w:rPr>
            </w:pPr>
            <w:proofErr w:type="spellStart"/>
            <w:r w:rsidRPr="75A703E1">
              <w:rPr>
                <w:rFonts w:ascii="Times" w:eastAsia="Times" w:hAnsi="Times" w:cs="Times"/>
                <w:color w:val="auto"/>
                <w:sz w:val="24"/>
                <w:szCs w:val="24"/>
              </w:rPr>
              <w:t>boolean</w:t>
            </w:r>
            <w:proofErr w:type="spellEnd"/>
          </w:p>
        </w:tc>
        <w:tc>
          <w:tcPr>
            <w:tcW w:w="1394" w:type="dxa"/>
            <w:tcBorders>
              <w:top w:val="single" w:sz="4" w:space="0" w:color="auto"/>
              <w:left w:val="single" w:sz="4" w:space="0" w:color="auto"/>
              <w:bottom w:val="single" w:sz="4" w:space="0" w:color="auto"/>
              <w:right w:val="single" w:sz="4" w:space="0" w:color="auto"/>
            </w:tcBorders>
          </w:tcPr>
          <w:p w14:paraId="1870320F" w14:textId="77777777" w:rsidR="00F403B5" w:rsidRPr="00F55F2C"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233D367A" w14:textId="77777777" w:rsidR="00F403B5" w:rsidRPr="00F55F2C"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Reset user’s password</w:t>
            </w:r>
          </w:p>
        </w:tc>
      </w:tr>
      <w:tr w:rsidR="00F403B5" w:rsidRPr="002E3278" w14:paraId="20A90078"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38C948AC" w14:textId="77777777" w:rsidR="00F403B5" w:rsidRPr="00F55F2C"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changePassword</w:t>
            </w:r>
            <w:proofErr w:type="spellEnd"/>
          </w:p>
        </w:tc>
        <w:tc>
          <w:tcPr>
            <w:tcW w:w="2007" w:type="dxa"/>
            <w:tcBorders>
              <w:top w:val="single" w:sz="4" w:space="0" w:color="auto"/>
              <w:left w:val="single" w:sz="4" w:space="0" w:color="auto"/>
              <w:bottom w:val="single" w:sz="4" w:space="0" w:color="auto"/>
              <w:right w:val="single" w:sz="4" w:space="0" w:color="auto"/>
            </w:tcBorders>
          </w:tcPr>
          <w:p w14:paraId="1CF5C986" w14:textId="77777777" w:rsidR="00F403B5" w:rsidRPr="00F55F2C" w:rsidRDefault="00F403B5" w:rsidP="00F403B5">
            <w:pPr>
              <w:jc w:val="center"/>
              <w:rPr>
                <w:rFonts w:ascii="Times" w:eastAsia="Times" w:hAnsi="Times" w:cs="Times"/>
                <w:color w:val="auto"/>
                <w:sz w:val="24"/>
                <w:szCs w:val="24"/>
              </w:rPr>
            </w:pPr>
            <w:proofErr w:type="spellStart"/>
            <w:r w:rsidRPr="75A703E1">
              <w:rPr>
                <w:rFonts w:ascii="Times" w:eastAsia="Times" w:hAnsi="Times" w:cs="Times"/>
                <w:color w:val="auto"/>
                <w:sz w:val="24"/>
                <w:szCs w:val="24"/>
              </w:rPr>
              <w:t>boolean</w:t>
            </w:r>
            <w:proofErr w:type="spellEnd"/>
          </w:p>
        </w:tc>
        <w:tc>
          <w:tcPr>
            <w:tcW w:w="1394" w:type="dxa"/>
            <w:tcBorders>
              <w:top w:val="single" w:sz="4" w:space="0" w:color="auto"/>
              <w:left w:val="single" w:sz="4" w:space="0" w:color="auto"/>
              <w:bottom w:val="single" w:sz="4" w:space="0" w:color="auto"/>
              <w:right w:val="single" w:sz="4" w:space="0" w:color="auto"/>
            </w:tcBorders>
          </w:tcPr>
          <w:p w14:paraId="1C40E7C2" w14:textId="77777777" w:rsidR="00F403B5" w:rsidRPr="00F55F2C"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0107BB4C" w14:textId="77777777" w:rsidR="00F403B5" w:rsidRPr="00F55F2C"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Change user’s password</w:t>
            </w:r>
          </w:p>
        </w:tc>
      </w:tr>
    </w:tbl>
    <w:p w14:paraId="0E83B55E" w14:textId="77777777" w:rsidR="00F403B5" w:rsidRPr="002E3278" w:rsidRDefault="00F403B5" w:rsidP="00F403B5">
      <w:pPr>
        <w:pStyle w:val="Heading4"/>
        <w:ind w:firstLine="173"/>
        <w:rPr>
          <w:rFonts w:ascii="Times" w:eastAsia="Times" w:hAnsi="Times" w:cs="Times"/>
        </w:rPr>
      </w:pPr>
      <w:bookmarkStart w:id="312" w:name="_Toc515581449"/>
      <w:bookmarkStart w:id="313" w:name="_Toc516816054"/>
      <w:bookmarkStart w:id="314" w:name="_Toc516816197"/>
      <w:bookmarkStart w:id="315" w:name="_Toc520105358"/>
      <w:bookmarkStart w:id="316" w:name="_Toc520105528"/>
      <w:r w:rsidRPr="75A703E1">
        <w:rPr>
          <w:rFonts w:ascii="Times" w:eastAsia="Times" w:hAnsi="Times" w:cs="Times"/>
        </w:rPr>
        <w:t>4.2.2 Clinic</w:t>
      </w:r>
      <w:bookmarkEnd w:id="312"/>
      <w:bookmarkEnd w:id="313"/>
      <w:bookmarkEnd w:id="314"/>
      <w:bookmarkEnd w:id="315"/>
      <w:bookmarkEnd w:id="316"/>
    </w:p>
    <w:p w14:paraId="6DD197D9" w14:textId="77777777" w:rsidR="00F403B5" w:rsidRPr="002E3278" w:rsidRDefault="00F403B5" w:rsidP="00F403B5">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263"/>
        <w:gridCol w:w="1134"/>
        <w:gridCol w:w="1276"/>
        <w:gridCol w:w="4327"/>
      </w:tblGrid>
      <w:tr w:rsidR="00F403B5" w:rsidRPr="002E3278" w14:paraId="725A647E"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1CBB46F9"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34" w:type="dxa"/>
            <w:tcBorders>
              <w:top w:val="single" w:sz="4" w:space="0" w:color="auto"/>
              <w:left w:val="single" w:sz="4" w:space="0" w:color="auto"/>
              <w:bottom w:val="single" w:sz="4" w:space="0" w:color="auto"/>
              <w:right w:val="single" w:sz="4" w:space="0" w:color="auto"/>
            </w:tcBorders>
            <w:hideMark/>
          </w:tcPr>
          <w:p w14:paraId="579E8650" w14:textId="77777777" w:rsidR="00F403B5" w:rsidRPr="002E3278" w:rsidRDefault="00F403B5" w:rsidP="00F403B5">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76" w:type="dxa"/>
            <w:tcBorders>
              <w:top w:val="single" w:sz="4" w:space="0" w:color="auto"/>
              <w:left w:val="single" w:sz="4" w:space="0" w:color="auto"/>
              <w:bottom w:val="single" w:sz="4" w:space="0" w:color="auto"/>
              <w:right w:val="single" w:sz="4" w:space="0" w:color="auto"/>
            </w:tcBorders>
            <w:hideMark/>
          </w:tcPr>
          <w:p w14:paraId="77938C51" w14:textId="77777777" w:rsidR="00F403B5" w:rsidRPr="002E3278" w:rsidRDefault="00F403B5" w:rsidP="00F403B5">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327" w:type="dxa"/>
            <w:tcBorders>
              <w:top w:val="single" w:sz="4" w:space="0" w:color="auto"/>
              <w:left w:val="single" w:sz="4" w:space="0" w:color="auto"/>
              <w:bottom w:val="single" w:sz="4" w:space="0" w:color="auto"/>
              <w:right w:val="single" w:sz="4" w:space="0" w:color="auto"/>
            </w:tcBorders>
            <w:hideMark/>
          </w:tcPr>
          <w:p w14:paraId="727AF6C9"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7AF0A738"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10CE3022"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clinicName</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11953A7"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6" w:type="dxa"/>
            <w:tcBorders>
              <w:top w:val="single" w:sz="4" w:space="0" w:color="auto"/>
              <w:left w:val="single" w:sz="4" w:space="0" w:color="auto"/>
              <w:bottom w:val="single" w:sz="4" w:space="0" w:color="auto"/>
              <w:right w:val="single" w:sz="4" w:space="0" w:color="auto"/>
            </w:tcBorders>
            <w:hideMark/>
          </w:tcPr>
          <w:p w14:paraId="53AB1C90"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hideMark/>
          </w:tcPr>
          <w:p w14:paraId="6673938E"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Name of clinic</w:t>
            </w:r>
          </w:p>
        </w:tc>
      </w:tr>
      <w:tr w:rsidR="00F403B5" w:rsidRPr="002E3278" w14:paraId="6710728E"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7D4BFA1D"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address</w:t>
            </w:r>
          </w:p>
        </w:tc>
        <w:tc>
          <w:tcPr>
            <w:tcW w:w="1134" w:type="dxa"/>
            <w:tcBorders>
              <w:top w:val="single" w:sz="4" w:space="0" w:color="auto"/>
              <w:left w:val="single" w:sz="4" w:space="0" w:color="auto"/>
              <w:bottom w:val="single" w:sz="4" w:space="0" w:color="auto"/>
              <w:right w:val="single" w:sz="4" w:space="0" w:color="auto"/>
            </w:tcBorders>
          </w:tcPr>
          <w:p w14:paraId="66C72497"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6" w:type="dxa"/>
            <w:tcBorders>
              <w:top w:val="single" w:sz="4" w:space="0" w:color="auto"/>
              <w:left w:val="single" w:sz="4" w:space="0" w:color="auto"/>
              <w:bottom w:val="single" w:sz="4" w:space="0" w:color="auto"/>
              <w:right w:val="single" w:sz="4" w:space="0" w:color="auto"/>
            </w:tcBorders>
          </w:tcPr>
          <w:p w14:paraId="00D3B104"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tcPr>
          <w:p w14:paraId="543A991B"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Clinic’s address</w:t>
            </w:r>
          </w:p>
        </w:tc>
      </w:tr>
      <w:tr w:rsidR="00F403B5" w:rsidRPr="002E3278" w14:paraId="2C0CBA07"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7D079D68" w14:textId="77777777" w:rsidR="00F403B5" w:rsidRPr="00C4131D"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examinationDuration</w:t>
            </w:r>
            <w:proofErr w:type="spellEnd"/>
          </w:p>
        </w:tc>
        <w:tc>
          <w:tcPr>
            <w:tcW w:w="1134" w:type="dxa"/>
            <w:tcBorders>
              <w:top w:val="single" w:sz="4" w:space="0" w:color="auto"/>
              <w:left w:val="single" w:sz="4" w:space="0" w:color="auto"/>
              <w:bottom w:val="single" w:sz="4" w:space="0" w:color="auto"/>
              <w:right w:val="single" w:sz="4" w:space="0" w:color="auto"/>
            </w:tcBorders>
          </w:tcPr>
          <w:p w14:paraId="282E873C" w14:textId="77777777" w:rsidR="00F403B5" w:rsidRPr="00C4131D"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Time</w:t>
            </w:r>
          </w:p>
        </w:tc>
        <w:tc>
          <w:tcPr>
            <w:tcW w:w="1276" w:type="dxa"/>
            <w:tcBorders>
              <w:top w:val="single" w:sz="4" w:space="0" w:color="auto"/>
              <w:left w:val="single" w:sz="4" w:space="0" w:color="auto"/>
              <w:bottom w:val="single" w:sz="4" w:space="0" w:color="auto"/>
              <w:right w:val="single" w:sz="4" w:space="0" w:color="auto"/>
            </w:tcBorders>
          </w:tcPr>
          <w:p w14:paraId="1C06C45E" w14:textId="77777777" w:rsidR="00F403B5" w:rsidRPr="00C4131D"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tcPr>
          <w:p w14:paraId="4AA80D22" w14:textId="77777777" w:rsidR="00F403B5" w:rsidRPr="00C4131D"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Time for one examination</w:t>
            </w:r>
          </w:p>
        </w:tc>
      </w:tr>
      <w:tr w:rsidR="00F403B5" w:rsidRPr="002E3278" w14:paraId="2C7A96BC"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7F496EDD" w14:textId="77777777" w:rsidR="00F403B5" w:rsidRPr="00C4131D"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expiredLicense</w:t>
            </w:r>
            <w:proofErr w:type="spellEnd"/>
          </w:p>
        </w:tc>
        <w:tc>
          <w:tcPr>
            <w:tcW w:w="1134" w:type="dxa"/>
            <w:tcBorders>
              <w:top w:val="single" w:sz="4" w:space="0" w:color="auto"/>
              <w:left w:val="single" w:sz="4" w:space="0" w:color="auto"/>
              <w:bottom w:val="single" w:sz="4" w:space="0" w:color="auto"/>
              <w:right w:val="single" w:sz="4" w:space="0" w:color="auto"/>
            </w:tcBorders>
          </w:tcPr>
          <w:p w14:paraId="3F2F09B3" w14:textId="77777777" w:rsidR="00F403B5" w:rsidRPr="00C4131D"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Datetime</w:t>
            </w:r>
          </w:p>
        </w:tc>
        <w:tc>
          <w:tcPr>
            <w:tcW w:w="1276" w:type="dxa"/>
            <w:tcBorders>
              <w:top w:val="single" w:sz="4" w:space="0" w:color="auto"/>
              <w:left w:val="single" w:sz="4" w:space="0" w:color="auto"/>
              <w:bottom w:val="single" w:sz="4" w:space="0" w:color="auto"/>
              <w:right w:val="single" w:sz="4" w:space="0" w:color="auto"/>
            </w:tcBorders>
          </w:tcPr>
          <w:p w14:paraId="0A93E3C9" w14:textId="77777777" w:rsidR="00F403B5" w:rsidRPr="00C4131D"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tcPr>
          <w:p w14:paraId="66963BA2" w14:textId="77777777" w:rsidR="00F403B5" w:rsidRPr="00C4131D"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 xml:space="preserve">Expiration day of </w:t>
            </w:r>
            <w:r>
              <w:rPr>
                <w:rFonts w:ascii="Times" w:eastAsia="Times" w:hAnsi="Times" w:cs="Times"/>
                <w:color w:val="auto"/>
                <w:sz w:val="24"/>
                <w:szCs w:val="24"/>
              </w:rPr>
              <w:t xml:space="preserve">the </w:t>
            </w:r>
            <w:r w:rsidRPr="75A703E1">
              <w:rPr>
                <w:rFonts w:ascii="Times" w:eastAsia="Times" w:hAnsi="Times" w:cs="Times"/>
                <w:color w:val="auto"/>
                <w:sz w:val="24"/>
                <w:szCs w:val="24"/>
              </w:rPr>
              <w:t>license</w:t>
            </w:r>
          </w:p>
        </w:tc>
      </w:tr>
    </w:tbl>
    <w:p w14:paraId="75F57ED0"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183"/>
        <w:gridCol w:w="1218"/>
        <w:gridCol w:w="3109"/>
      </w:tblGrid>
      <w:tr w:rsidR="00F403B5" w:rsidRPr="002E3278" w14:paraId="006ABF42"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60EED91"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183" w:type="dxa"/>
            <w:tcBorders>
              <w:top w:val="single" w:sz="4" w:space="0" w:color="auto"/>
              <w:left w:val="single" w:sz="4" w:space="0" w:color="auto"/>
              <w:bottom w:val="single" w:sz="4" w:space="0" w:color="auto"/>
              <w:right w:val="single" w:sz="4" w:space="0" w:color="auto"/>
            </w:tcBorders>
            <w:hideMark/>
          </w:tcPr>
          <w:p w14:paraId="65BCC531"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218" w:type="dxa"/>
            <w:tcBorders>
              <w:top w:val="single" w:sz="4" w:space="0" w:color="auto"/>
              <w:left w:val="single" w:sz="4" w:space="0" w:color="auto"/>
              <w:bottom w:val="single" w:sz="4" w:space="0" w:color="auto"/>
              <w:right w:val="single" w:sz="4" w:space="0" w:color="auto"/>
            </w:tcBorders>
            <w:hideMark/>
          </w:tcPr>
          <w:p w14:paraId="15E5C9C3"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2B79F2F7"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1CE7BA94"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1A37EC12"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183" w:type="dxa"/>
            <w:tcBorders>
              <w:top w:val="single" w:sz="4" w:space="0" w:color="auto"/>
              <w:left w:val="single" w:sz="4" w:space="0" w:color="auto"/>
              <w:bottom w:val="single" w:sz="4" w:space="0" w:color="auto"/>
              <w:right w:val="single" w:sz="4" w:space="0" w:color="auto"/>
            </w:tcBorders>
            <w:hideMark/>
          </w:tcPr>
          <w:p w14:paraId="6E681EA4"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218" w:type="dxa"/>
            <w:tcBorders>
              <w:top w:val="single" w:sz="4" w:space="0" w:color="auto"/>
              <w:left w:val="single" w:sz="4" w:space="0" w:color="auto"/>
              <w:bottom w:val="single" w:sz="4" w:space="0" w:color="auto"/>
              <w:right w:val="single" w:sz="4" w:space="0" w:color="auto"/>
            </w:tcBorders>
            <w:hideMark/>
          </w:tcPr>
          <w:p w14:paraId="2B6C7673"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7B08D531"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F403B5" w:rsidRPr="002E3278" w14:paraId="3D89B014"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0ED8A53"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183" w:type="dxa"/>
            <w:tcBorders>
              <w:top w:val="single" w:sz="4" w:space="0" w:color="auto"/>
              <w:left w:val="single" w:sz="4" w:space="0" w:color="auto"/>
              <w:bottom w:val="single" w:sz="4" w:space="0" w:color="auto"/>
              <w:right w:val="single" w:sz="4" w:space="0" w:color="auto"/>
            </w:tcBorders>
            <w:hideMark/>
          </w:tcPr>
          <w:p w14:paraId="33E03B5D" w14:textId="77777777" w:rsidR="00F403B5" w:rsidRPr="00F04A81" w:rsidRDefault="00F403B5" w:rsidP="00F403B5">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void</w:t>
            </w:r>
          </w:p>
        </w:tc>
        <w:tc>
          <w:tcPr>
            <w:tcW w:w="1218" w:type="dxa"/>
            <w:tcBorders>
              <w:top w:val="single" w:sz="4" w:space="0" w:color="auto"/>
              <w:left w:val="single" w:sz="4" w:space="0" w:color="auto"/>
              <w:bottom w:val="single" w:sz="4" w:space="0" w:color="auto"/>
              <w:right w:val="single" w:sz="4" w:space="0" w:color="auto"/>
            </w:tcBorders>
            <w:hideMark/>
          </w:tcPr>
          <w:p w14:paraId="3C5234E1"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38C375C4"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r w:rsidR="00F403B5" w:rsidRPr="002E3278" w14:paraId="1BD682A2"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6634BADE"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getListAppointment</w:t>
            </w:r>
            <w:proofErr w:type="spellEnd"/>
            <w:r w:rsidRPr="75A703E1">
              <w:rPr>
                <w:rFonts w:ascii="Times" w:eastAsia="Times" w:hAnsi="Times" w:cs="Times"/>
                <w:color w:val="auto"/>
                <w:sz w:val="24"/>
                <w:szCs w:val="24"/>
              </w:rPr>
              <w:t>()</w:t>
            </w:r>
          </w:p>
        </w:tc>
        <w:tc>
          <w:tcPr>
            <w:tcW w:w="2183" w:type="dxa"/>
            <w:tcBorders>
              <w:top w:val="single" w:sz="4" w:space="0" w:color="auto"/>
              <w:left w:val="single" w:sz="4" w:space="0" w:color="auto"/>
              <w:bottom w:val="single" w:sz="4" w:space="0" w:color="auto"/>
              <w:right w:val="single" w:sz="4" w:space="0" w:color="auto"/>
            </w:tcBorders>
          </w:tcPr>
          <w:p w14:paraId="0FF1BB0E"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List&lt;Appointment&gt;</w:t>
            </w:r>
          </w:p>
        </w:tc>
        <w:tc>
          <w:tcPr>
            <w:tcW w:w="1218" w:type="dxa"/>
            <w:tcBorders>
              <w:top w:val="single" w:sz="4" w:space="0" w:color="auto"/>
              <w:left w:val="single" w:sz="4" w:space="0" w:color="auto"/>
              <w:bottom w:val="single" w:sz="4" w:space="0" w:color="auto"/>
              <w:right w:val="single" w:sz="4" w:space="0" w:color="auto"/>
            </w:tcBorders>
          </w:tcPr>
          <w:p w14:paraId="47A1CAD9"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24EFBA9B"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Return appointments of current day</w:t>
            </w:r>
          </w:p>
        </w:tc>
      </w:tr>
      <w:tr w:rsidR="00F403B5" w:rsidRPr="002E3278" w14:paraId="4B93CC88"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0F5E4EC8"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searchAppointment</w:t>
            </w:r>
            <w:proofErr w:type="spellEnd"/>
            <w:r w:rsidRPr="75A703E1">
              <w:rPr>
                <w:rFonts w:ascii="Times" w:eastAsia="Times" w:hAnsi="Times" w:cs="Times"/>
                <w:color w:val="auto"/>
                <w:sz w:val="24"/>
                <w:szCs w:val="24"/>
              </w:rPr>
              <w:t>()</w:t>
            </w:r>
          </w:p>
        </w:tc>
        <w:tc>
          <w:tcPr>
            <w:tcW w:w="2183" w:type="dxa"/>
            <w:tcBorders>
              <w:top w:val="single" w:sz="4" w:space="0" w:color="auto"/>
              <w:left w:val="single" w:sz="4" w:space="0" w:color="auto"/>
              <w:bottom w:val="single" w:sz="4" w:space="0" w:color="auto"/>
              <w:right w:val="single" w:sz="4" w:space="0" w:color="auto"/>
            </w:tcBorders>
          </w:tcPr>
          <w:p w14:paraId="3000FE89"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List&lt;Appointment&gt;</w:t>
            </w:r>
          </w:p>
        </w:tc>
        <w:tc>
          <w:tcPr>
            <w:tcW w:w="1218" w:type="dxa"/>
            <w:tcBorders>
              <w:top w:val="single" w:sz="4" w:space="0" w:color="auto"/>
              <w:left w:val="single" w:sz="4" w:space="0" w:color="auto"/>
              <w:bottom w:val="single" w:sz="4" w:space="0" w:color="auto"/>
              <w:right w:val="single" w:sz="4" w:space="0" w:color="auto"/>
            </w:tcBorders>
          </w:tcPr>
          <w:p w14:paraId="3131AA3B"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595C78D1"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Search for </w:t>
            </w:r>
            <w:proofErr w:type="spellStart"/>
            <w:r w:rsidRPr="75A703E1">
              <w:rPr>
                <w:rFonts w:ascii="Times" w:eastAsia="Times" w:hAnsi="Times" w:cs="Times"/>
                <w:color w:val="auto"/>
                <w:sz w:val="24"/>
                <w:szCs w:val="24"/>
              </w:rPr>
              <w:t>appoinments</w:t>
            </w:r>
            <w:proofErr w:type="spellEnd"/>
          </w:p>
        </w:tc>
      </w:tr>
      <w:tr w:rsidR="00F403B5" w:rsidRPr="002E3278" w14:paraId="4507E4BB"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001A58C0"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changeProfile</w:t>
            </w:r>
            <w:proofErr w:type="spellEnd"/>
            <w:r w:rsidRPr="75A703E1">
              <w:rPr>
                <w:rFonts w:ascii="Times" w:eastAsia="Times" w:hAnsi="Times" w:cs="Times"/>
                <w:color w:val="auto"/>
                <w:sz w:val="24"/>
                <w:szCs w:val="24"/>
              </w:rPr>
              <w:t>()</w:t>
            </w:r>
          </w:p>
        </w:tc>
        <w:tc>
          <w:tcPr>
            <w:tcW w:w="2183" w:type="dxa"/>
            <w:tcBorders>
              <w:top w:val="single" w:sz="4" w:space="0" w:color="auto"/>
              <w:left w:val="single" w:sz="4" w:space="0" w:color="auto"/>
              <w:bottom w:val="single" w:sz="4" w:space="0" w:color="auto"/>
              <w:right w:val="single" w:sz="4" w:space="0" w:color="auto"/>
            </w:tcBorders>
          </w:tcPr>
          <w:p w14:paraId="0DCB5AFA" w14:textId="77777777" w:rsidR="00F403B5" w:rsidRPr="002E3278" w:rsidRDefault="00F403B5" w:rsidP="00F403B5">
            <w:pPr>
              <w:jc w:val="cente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boolean</w:t>
            </w:r>
            <w:proofErr w:type="spellEnd"/>
          </w:p>
        </w:tc>
        <w:tc>
          <w:tcPr>
            <w:tcW w:w="1218" w:type="dxa"/>
            <w:tcBorders>
              <w:top w:val="single" w:sz="4" w:space="0" w:color="auto"/>
              <w:left w:val="single" w:sz="4" w:space="0" w:color="auto"/>
              <w:bottom w:val="single" w:sz="4" w:space="0" w:color="auto"/>
              <w:right w:val="single" w:sz="4" w:space="0" w:color="auto"/>
            </w:tcBorders>
          </w:tcPr>
          <w:p w14:paraId="4D6DD627"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09BD7A42"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Change profile </w:t>
            </w:r>
            <w:proofErr w:type="spellStart"/>
            <w:r w:rsidRPr="75A703E1">
              <w:rPr>
                <w:rFonts w:ascii="Times" w:eastAsia="Times" w:hAnsi="Times" w:cs="Times"/>
                <w:color w:val="auto"/>
                <w:sz w:val="24"/>
                <w:szCs w:val="24"/>
              </w:rPr>
              <w:t>infomation</w:t>
            </w:r>
            <w:proofErr w:type="spellEnd"/>
          </w:p>
        </w:tc>
      </w:tr>
    </w:tbl>
    <w:p w14:paraId="5ADEC0F5" w14:textId="77777777" w:rsidR="00F403B5" w:rsidRPr="002E3278" w:rsidRDefault="00F403B5" w:rsidP="00F403B5">
      <w:pPr>
        <w:pStyle w:val="Heading4"/>
        <w:ind w:firstLine="173"/>
        <w:rPr>
          <w:rFonts w:ascii="Times" w:eastAsia="Times" w:hAnsi="Times" w:cs="Times"/>
        </w:rPr>
      </w:pPr>
      <w:bookmarkStart w:id="317" w:name="_Toc515581450"/>
      <w:bookmarkStart w:id="318" w:name="_Toc516816055"/>
      <w:bookmarkStart w:id="319" w:name="_Toc516816198"/>
      <w:bookmarkStart w:id="320" w:name="_Toc520105359"/>
      <w:bookmarkStart w:id="321" w:name="_Toc520105529"/>
      <w:r w:rsidRPr="75A703E1">
        <w:rPr>
          <w:rFonts w:ascii="Times" w:eastAsia="Times" w:hAnsi="Times" w:cs="Times"/>
        </w:rPr>
        <w:t>4.2.3 License</w:t>
      </w:r>
      <w:bookmarkEnd w:id="317"/>
      <w:bookmarkEnd w:id="318"/>
      <w:bookmarkEnd w:id="319"/>
      <w:bookmarkEnd w:id="320"/>
      <w:bookmarkEnd w:id="321"/>
    </w:p>
    <w:p w14:paraId="2E9D6DD7" w14:textId="77777777" w:rsidR="00F403B5" w:rsidRPr="002E3278" w:rsidRDefault="00F403B5" w:rsidP="00F403B5">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1838"/>
        <w:gridCol w:w="1107"/>
        <w:gridCol w:w="1546"/>
        <w:gridCol w:w="4509"/>
      </w:tblGrid>
      <w:tr w:rsidR="00F403B5" w:rsidRPr="002E3278" w14:paraId="49C591C4"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688BAE17"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07" w:type="dxa"/>
            <w:tcBorders>
              <w:top w:val="single" w:sz="4" w:space="0" w:color="auto"/>
              <w:left w:val="single" w:sz="4" w:space="0" w:color="auto"/>
              <w:bottom w:val="single" w:sz="4" w:space="0" w:color="auto"/>
              <w:right w:val="single" w:sz="4" w:space="0" w:color="auto"/>
            </w:tcBorders>
            <w:hideMark/>
          </w:tcPr>
          <w:p w14:paraId="51A29227" w14:textId="77777777" w:rsidR="00F403B5" w:rsidRPr="002E3278" w:rsidRDefault="00F403B5" w:rsidP="00F403B5">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546" w:type="dxa"/>
            <w:tcBorders>
              <w:top w:val="single" w:sz="4" w:space="0" w:color="auto"/>
              <w:left w:val="single" w:sz="4" w:space="0" w:color="auto"/>
              <w:bottom w:val="single" w:sz="4" w:space="0" w:color="auto"/>
              <w:right w:val="single" w:sz="4" w:space="0" w:color="auto"/>
            </w:tcBorders>
            <w:hideMark/>
          </w:tcPr>
          <w:p w14:paraId="64CDCE4A" w14:textId="77777777" w:rsidR="00F403B5" w:rsidRPr="002E3278" w:rsidRDefault="00F403B5" w:rsidP="00F403B5">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466FCAD8"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79C608CE"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3B75E91D"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licenseID</w:t>
            </w:r>
            <w:proofErr w:type="spellEnd"/>
          </w:p>
        </w:tc>
        <w:tc>
          <w:tcPr>
            <w:tcW w:w="1107" w:type="dxa"/>
            <w:tcBorders>
              <w:top w:val="single" w:sz="4" w:space="0" w:color="auto"/>
              <w:left w:val="single" w:sz="4" w:space="0" w:color="auto"/>
              <w:bottom w:val="single" w:sz="4" w:space="0" w:color="auto"/>
              <w:right w:val="single" w:sz="4" w:space="0" w:color="auto"/>
            </w:tcBorders>
            <w:hideMark/>
          </w:tcPr>
          <w:p w14:paraId="357CE05E"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546" w:type="dxa"/>
            <w:tcBorders>
              <w:top w:val="single" w:sz="4" w:space="0" w:color="auto"/>
              <w:left w:val="single" w:sz="4" w:space="0" w:color="auto"/>
              <w:bottom w:val="single" w:sz="4" w:space="0" w:color="auto"/>
              <w:right w:val="single" w:sz="4" w:space="0" w:color="auto"/>
            </w:tcBorders>
            <w:hideMark/>
          </w:tcPr>
          <w:p w14:paraId="12B84008"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417D2A21"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Unique identifier of license</w:t>
            </w:r>
            <w:r w:rsidRPr="75A703E1">
              <w:rPr>
                <w:rFonts w:ascii="Times,Cambria" w:eastAsia="Times,Cambria" w:hAnsi="Times,Cambria" w:cs="Times,Cambria"/>
                <w:color w:val="auto"/>
                <w:sz w:val="24"/>
                <w:szCs w:val="24"/>
              </w:rPr>
              <w:t>.</w:t>
            </w:r>
          </w:p>
        </w:tc>
      </w:tr>
      <w:tr w:rsidR="00F403B5" w:rsidRPr="002E3278" w14:paraId="567F3FBE"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3D4CB85A"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price</w:t>
            </w:r>
          </w:p>
        </w:tc>
        <w:tc>
          <w:tcPr>
            <w:tcW w:w="1107" w:type="dxa"/>
            <w:tcBorders>
              <w:top w:val="single" w:sz="4" w:space="0" w:color="auto"/>
              <w:left w:val="single" w:sz="4" w:space="0" w:color="auto"/>
              <w:bottom w:val="single" w:sz="4" w:space="0" w:color="auto"/>
              <w:right w:val="single" w:sz="4" w:space="0" w:color="auto"/>
            </w:tcBorders>
          </w:tcPr>
          <w:p w14:paraId="434935BA"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double</w:t>
            </w:r>
          </w:p>
        </w:tc>
        <w:tc>
          <w:tcPr>
            <w:tcW w:w="1546" w:type="dxa"/>
            <w:tcBorders>
              <w:top w:val="single" w:sz="4" w:space="0" w:color="auto"/>
              <w:left w:val="single" w:sz="4" w:space="0" w:color="auto"/>
              <w:bottom w:val="single" w:sz="4" w:space="0" w:color="auto"/>
              <w:right w:val="single" w:sz="4" w:space="0" w:color="auto"/>
            </w:tcBorders>
          </w:tcPr>
          <w:p w14:paraId="6A9F0306"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7143F0F1"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Price of license</w:t>
            </w:r>
          </w:p>
        </w:tc>
      </w:tr>
      <w:tr w:rsidR="00F403B5" w:rsidRPr="002E3278" w14:paraId="65CEAD0B"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6ABD2EF7"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duration</w:t>
            </w:r>
          </w:p>
        </w:tc>
        <w:tc>
          <w:tcPr>
            <w:tcW w:w="1107" w:type="dxa"/>
            <w:tcBorders>
              <w:top w:val="single" w:sz="4" w:space="0" w:color="auto"/>
              <w:left w:val="single" w:sz="4" w:space="0" w:color="auto"/>
              <w:bottom w:val="single" w:sz="4" w:space="0" w:color="auto"/>
              <w:right w:val="single" w:sz="4" w:space="0" w:color="auto"/>
            </w:tcBorders>
          </w:tcPr>
          <w:p w14:paraId="76BFBCDA"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Time</w:t>
            </w:r>
          </w:p>
        </w:tc>
        <w:tc>
          <w:tcPr>
            <w:tcW w:w="1546" w:type="dxa"/>
            <w:tcBorders>
              <w:top w:val="single" w:sz="4" w:space="0" w:color="auto"/>
              <w:left w:val="single" w:sz="4" w:space="0" w:color="auto"/>
              <w:bottom w:val="single" w:sz="4" w:space="0" w:color="auto"/>
              <w:right w:val="single" w:sz="4" w:space="0" w:color="auto"/>
            </w:tcBorders>
          </w:tcPr>
          <w:p w14:paraId="34BCF274"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4FAE1E56"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Duration of price</w:t>
            </w:r>
          </w:p>
        </w:tc>
      </w:tr>
      <w:tr w:rsidR="00F403B5" w:rsidRPr="002E3278" w14:paraId="27D31E01"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44D17D1A"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name</w:t>
            </w:r>
          </w:p>
        </w:tc>
        <w:tc>
          <w:tcPr>
            <w:tcW w:w="1107" w:type="dxa"/>
            <w:tcBorders>
              <w:top w:val="single" w:sz="4" w:space="0" w:color="auto"/>
              <w:left w:val="single" w:sz="4" w:space="0" w:color="auto"/>
              <w:bottom w:val="single" w:sz="4" w:space="0" w:color="auto"/>
              <w:right w:val="single" w:sz="4" w:space="0" w:color="auto"/>
            </w:tcBorders>
          </w:tcPr>
          <w:p w14:paraId="33B91CD2"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String</w:t>
            </w:r>
          </w:p>
        </w:tc>
        <w:tc>
          <w:tcPr>
            <w:tcW w:w="1546" w:type="dxa"/>
            <w:tcBorders>
              <w:top w:val="single" w:sz="4" w:space="0" w:color="auto"/>
              <w:left w:val="single" w:sz="4" w:space="0" w:color="auto"/>
              <w:bottom w:val="single" w:sz="4" w:space="0" w:color="auto"/>
              <w:right w:val="single" w:sz="4" w:space="0" w:color="auto"/>
            </w:tcBorders>
          </w:tcPr>
          <w:p w14:paraId="5F937DFA"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854C9EB"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Name of license</w:t>
            </w:r>
          </w:p>
        </w:tc>
      </w:tr>
      <w:tr w:rsidR="00F403B5" w:rsidRPr="002E3278" w14:paraId="78565B43"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6932D9D6"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description</w:t>
            </w:r>
          </w:p>
        </w:tc>
        <w:tc>
          <w:tcPr>
            <w:tcW w:w="1107" w:type="dxa"/>
            <w:tcBorders>
              <w:top w:val="single" w:sz="4" w:space="0" w:color="auto"/>
              <w:left w:val="single" w:sz="4" w:space="0" w:color="auto"/>
              <w:bottom w:val="single" w:sz="4" w:space="0" w:color="auto"/>
              <w:right w:val="single" w:sz="4" w:space="0" w:color="auto"/>
            </w:tcBorders>
          </w:tcPr>
          <w:p w14:paraId="5EDBDFE6"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String</w:t>
            </w:r>
          </w:p>
        </w:tc>
        <w:tc>
          <w:tcPr>
            <w:tcW w:w="1546" w:type="dxa"/>
            <w:tcBorders>
              <w:top w:val="single" w:sz="4" w:space="0" w:color="auto"/>
              <w:left w:val="single" w:sz="4" w:space="0" w:color="auto"/>
              <w:bottom w:val="single" w:sz="4" w:space="0" w:color="auto"/>
              <w:right w:val="single" w:sz="4" w:space="0" w:color="auto"/>
            </w:tcBorders>
          </w:tcPr>
          <w:p w14:paraId="34296FBE" w14:textId="77777777" w:rsidR="00F403B5" w:rsidRPr="00B93DBF"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4B0A929" w14:textId="77777777" w:rsidR="00F403B5" w:rsidRPr="00B93DBF"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Description of license</w:t>
            </w:r>
          </w:p>
        </w:tc>
      </w:tr>
    </w:tbl>
    <w:p w14:paraId="23F82396"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F403B5" w:rsidRPr="002E3278" w14:paraId="722757BB"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179E9EB"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3D0F873B"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17C3B861"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4A852D4A"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609C40FB"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A5D97B1"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23915DC2"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1AC6AA01"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5274A9A0"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F403B5" w:rsidRPr="002E3278" w14:paraId="3974EC88"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575BF90"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7142E41B"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Void</w:t>
            </w:r>
          </w:p>
        </w:tc>
        <w:tc>
          <w:tcPr>
            <w:tcW w:w="1394" w:type="dxa"/>
            <w:tcBorders>
              <w:top w:val="single" w:sz="4" w:space="0" w:color="auto"/>
              <w:left w:val="single" w:sz="4" w:space="0" w:color="auto"/>
              <w:bottom w:val="single" w:sz="4" w:space="0" w:color="auto"/>
              <w:right w:val="single" w:sz="4" w:space="0" w:color="auto"/>
            </w:tcBorders>
            <w:hideMark/>
          </w:tcPr>
          <w:p w14:paraId="2E35D61F"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626435E8"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bl>
    <w:p w14:paraId="55A302C9" w14:textId="77777777" w:rsidR="00F403B5" w:rsidRPr="002E3278" w:rsidRDefault="00F403B5" w:rsidP="00F403B5">
      <w:pPr>
        <w:pStyle w:val="Heading4"/>
        <w:ind w:firstLine="173"/>
        <w:rPr>
          <w:rFonts w:ascii="Times" w:eastAsia="Times" w:hAnsi="Times" w:cs="Times"/>
        </w:rPr>
      </w:pPr>
      <w:bookmarkStart w:id="322" w:name="_Toc515581451"/>
      <w:bookmarkStart w:id="323" w:name="_Toc516816056"/>
      <w:bookmarkStart w:id="324" w:name="_Toc516816199"/>
      <w:bookmarkStart w:id="325" w:name="_Toc520105360"/>
      <w:bookmarkStart w:id="326" w:name="_Toc520105530"/>
      <w:r w:rsidRPr="75A703E1">
        <w:rPr>
          <w:rFonts w:ascii="Times" w:eastAsia="Times" w:hAnsi="Times" w:cs="Times"/>
        </w:rPr>
        <w:t>4.2.4 Administrator</w:t>
      </w:r>
      <w:bookmarkEnd w:id="322"/>
      <w:bookmarkEnd w:id="323"/>
      <w:bookmarkEnd w:id="324"/>
      <w:bookmarkEnd w:id="325"/>
      <w:bookmarkEnd w:id="326"/>
    </w:p>
    <w:p w14:paraId="69AEA9A4"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F403B5" w:rsidRPr="002E3278" w14:paraId="0063C8F8"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CAEE380"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0C5A870F"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07FC111C"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6C291DA9"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6003B915"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F218D37"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createAccount</w:t>
            </w:r>
            <w:proofErr w:type="spellEnd"/>
            <w:r w:rsidRPr="75A703E1">
              <w:rPr>
                <w:rFonts w:ascii="Times" w:eastAsia="Times" w:hAnsi="Times" w:cs="Times"/>
                <w:color w:val="auto"/>
                <w:sz w:val="24"/>
                <w:szCs w:val="24"/>
              </w:rPr>
              <w:t>()</w:t>
            </w:r>
          </w:p>
        </w:tc>
        <w:tc>
          <w:tcPr>
            <w:tcW w:w="2007" w:type="dxa"/>
            <w:tcBorders>
              <w:top w:val="single" w:sz="4" w:space="0" w:color="auto"/>
              <w:left w:val="single" w:sz="4" w:space="0" w:color="auto"/>
              <w:bottom w:val="single" w:sz="4" w:space="0" w:color="auto"/>
              <w:right w:val="single" w:sz="4" w:space="0" w:color="auto"/>
            </w:tcBorders>
            <w:hideMark/>
          </w:tcPr>
          <w:p w14:paraId="15333686" w14:textId="77777777" w:rsidR="00F403B5" w:rsidRPr="002E3278" w:rsidRDefault="00F403B5" w:rsidP="00F403B5">
            <w:pPr>
              <w:jc w:val="cente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boolean</w:t>
            </w:r>
            <w:proofErr w:type="spellEnd"/>
          </w:p>
        </w:tc>
        <w:tc>
          <w:tcPr>
            <w:tcW w:w="1394" w:type="dxa"/>
            <w:tcBorders>
              <w:top w:val="single" w:sz="4" w:space="0" w:color="auto"/>
              <w:left w:val="single" w:sz="4" w:space="0" w:color="auto"/>
              <w:bottom w:val="single" w:sz="4" w:space="0" w:color="auto"/>
              <w:right w:val="single" w:sz="4" w:space="0" w:color="auto"/>
            </w:tcBorders>
            <w:hideMark/>
          </w:tcPr>
          <w:p w14:paraId="68BF75B8"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14140B57"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Create account</w:t>
            </w:r>
          </w:p>
        </w:tc>
      </w:tr>
      <w:tr w:rsidR="00F403B5" w:rsidRPr="002E3278" w14:paraId="5A3C0C30"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9E0487A"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editAccount</w:t>
            </w:r>
            <w:proofErr w:type="spellEnd"/>
            <w:r w:rsidRPr="75A703E1">
              <w:rPr>
                <w:rFonts w:ascii="Times" w:eastAsia="Times" w:hAnsi="Times" w:cs="Times"/>
                <w:color w:val="auto"/>
                <w:sz w:val="24"/>
                <w:szCs w:val="24"/>
              </w:rPr>
              <w:t>()</w:t>
            </w:r>
          </w:p>
        </w:tc>
        <w:tc>
          <w:tcPr>
            <w:tcW w:w="2007" w:type="dxa"/>
            <w:tcBorders>
              <w:top w:val="single" w:sz="4" w:space="0" w:color="auto"/>
              <w:left w:val="single" w:sz="4" w:space="0" w:color="auto"/>
              <w:bottom w:val="single" w:sz="4" w:space="0" w:color="auto"/>
              <w:right w:val="single" w:sz="4" w:space="0" w:color="auto"/>
            </w:tcBorders>
            <w:hideMark/>
          </w:tcPr>
          <w:p w14:paraId="7C492EBB" w14:textId="77777777" w:rsidR="00F403B5" w:rsidRPr="002E3278" w:rsidRDefault="00F403B5" w:rsidP="00F403B5">
            <w:pPr>
              <w:jc w:val="cente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boolean</w:t>
            </w:r>
            <w:proofErr w:type="spellEnd"/>
          </w:p>
        </w:tc>
        <w:tc>
          <w:tcPr>
            <w:tcW w:w="1394" w:type="dxa"/>
            <w:tcBorders>
              <w:top w:val="single" w:sz="4" w:space="0" w:color="auto"/>
              <w:left w:val="single" w:sz="4" w:space="0" w:color="auto"/>
              <w:bottom w:val="single" w:sz="4" w:space="0" w:color="auto"/>
              <w:right w:val="single" w:sz="4" w:space="0" w:color="auto"/>
            </w:tcBorders>
            <w:hideMark/>
          </w:tcPr>
          <w:p w14:paraId="1E92C7E7"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000BA816"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Change account information </w:t>
            </w:r>
          </w:p>
        </w:tc>
      </w:tr>
    </w:tbl>
    <w:p w14:paraId="4CAC701E" w14:textId="77777777" w:rsidR="00F403B5" w:rsidRPr="002E3278" w:rsidRDefault="00F403B5" w:rsidP="00F403B5">
      <w:pPr>
        <w:pStyle w:val="Heading4"/>
        <w:ind w:firstLine="173"/>
        <w:rPr>
          <w:rFonts w:ascii="Times" w:eastAsia="Times" w:hAnsi="Times" w:cs="Times"/>
        </w:rPr>
      </w:pPr>
      <w:bookmarkStart w:id="327" w:name="_Toc515581452"/>
      <w:bookmarkStart w:id="328" w:name="_Toc516816057"/>
      <w:bookmarkStart w:id="329" w:name="_Toc516816200"/>
      <w:bookmarkStart w:id="330" w:name="_Toc520105361"/>
      <w:bookmarkStart w:id="331" w:name="_Toc520105531"/>
      <w:r w:rsidRPr="75A703E1">
        <w:rPr>
          <w:rFonts w:ascii="Times" w:eastAsia="Times" w:hAnsi="Times" w:cs="Times"/>
        </w:rPr>
        <w:lastRenderedPageBreak/>
        <w:t xml:space="preserve">4.2.5 </w:t>
      </w:r>
      <w:proofErr w:type="spellStart"/>
      <w:r w:rsidRPr="75A703E1">
        <w:rPr>
          <w:rFonts w:ascii="Times" w:eastAsia="Times" w:hAnsi="Times" w:cs="Times"/>
        </w:rPr>
        <w:t>WorkingHours</w:t>
      </w:r>
      <w:bookmarkEnd w:id="327"/>
      <w:bookmarkEnd w:id="328"/>
      <w:bookmarkEnd w:id="329"/>
      <w:bookmarkEnd w:id="330"/>
      <w:bookmarkEnd w:id="331"/>
      <w:proofErr w:type="spellEnd"/>
    </w:p>
    <w:p w14:paraId="0E561ED8" w14:textId="77777777" w:rsidR="00F403B5" w:rsidRPr="002E3278" w:rsidRDefault="00F403B5" w:rsidP="00F403B5">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1838"/>
        <w:gridCol w:w="1107"/>
        <w:gridCol w:w="1546"/>
        <w:gridCol w:w="4509"/>
      </w:tblGrid>
      <w:tr w:rsidR="00F403B5" w:rsidRPr="002E3278" w14:paraId="2CB9F161"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18EA062F"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07" w:type="dxa"/>
            <w:tcBorders>
              <w:top w:val="single" w:sz="4" w:space="0" w:color="auto"/>
              <w:left w:val="single" w:sz="4" w:space="0" w:color="auto"/>
              <w:bottom w:val="single" w:sz="4" w:space="0" w:color="auto"/>
              <w:right w:val="single" w:sz="4" w:space="0" w:color="auto"/>
            </w:tcBorders>
            <w:hideMark/>
          </w:tcPr>
          <w:p w14:paraId="64FBF803" w14:textId="77777777" w:rsidR="00F403B5" w:rsidRPr="002E3278" w:rsidRDefault="00F403B5" w:rsidP="00F403B5">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546" w:type="dxa"/>
            <w:tcBorders>
              <w:top w:val="single" w:sz="4" w:space="0" w:color="auto"/>
              <w:left w:val="single" w:sz="4" w:space="0" w:color="auto"/>
              <w:bottom w:val="single" w:sz="4" w:space="0" w:color="auto"/>
              <w:right w:val="single" w:sz="4" w:space="0" w:color="auto"/>
            </w:tcBorders>
            <w:hideMark/>
          </w:tcPr>
          <w:p w14:paraId="31667B1C" w14:textId="77777777" w:rsidR="00F403B5" w:rsidRPr="002E3278" w:rsidRDefault="00F403B5" w:rsidP="00F403B5">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438DA9DA"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4DE2420F"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746DE044"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ID</w:t>
            </w:r>
          </w:p>
        </w:tc>
        <w:tc>
          <w:tcPr>
            <w:tcW w:w="1107" w:type="dxa"/>
            <w:tcBorders>
              <w:top w:val="single" w:sz="4" w:space="0" w:color="auto"/>
              <w:left w:val="single" w:sz="4" w:space="0" w:color="auto"/>
              <w:bottom w:val="single" w:sz="4" w:space="0" w:color="auto"/>
              <w:right w:val="single" w:sz="4" w:space="0" w:color="auto"/>
            </w:tcBorders>
            <w:hideMark/>
          </w:tcPr>
          <w:p w14:paraId="36417C3A"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546" w:type="dxa"/>
            <w:tcBorders>
              <w:top w:val="single" w:sz="4" w:space="0" w:color="auto"/>
              <w:left w:val="single" w:sz="4" w:space="0" w:color="auto"/>
              <w:bottom w:val="single" w:sz="4" w:space="0" w:color="auto"/>
              <w:right w:val="single" w:sz="4" w:space="0" w:color="auto"/>
            </w:tcBorders>
            <w:hideMark/>
          </w:tcPr>
          <w:p w14:paraId="094789BA"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187B5115"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Unique identifier of working hours</w:t>
            </w:r>
            <w:r w:rsidRPr="75A703E1">
              <w:rPr>
                <w:rFonts w:ascii="Times,Cambria" w:eastAsia="Times,Cambria" w:hAnsi="Times,Cambria" w:cs="Times,Cambria"/>
                <w:color w:val="auto"/>
                <w:sz w:val="24"/>
                <w:szCs w:val="24"/>
              </w:rPr>
              <w:t>.</w:t>
            </w:r>
          </w:p>
        </w:tc>
      </w:tr>
      <w:tr w:rsidR="00F403B5" w:rsidRPr="002E3278" w14:paraId="4D60FD18"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7C0D1276"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startWorking</w:t>
            </w:r>
            <w:proofErr w:type="spellEnd"/>
          </w:p>
        </w:tc>
        <w:tc>
          <w:tcPr>
            <w:tcW w:w="1107" w:type="dxa"/>
            <w:tcBorders>
              <w:top w:val="single" w:sz="4" w:space="0" w:color="auto"/>
              <w:left w:val="single" w:sz="4" w:space="0" w:color="auto"/>
              <w:bottom w:val="single" w:sz="4" w:space="0" w:color="auto"/>
              <w:right w:val="single" w:sz="4" w:space="0" w:color="auto"/>
            </w:tcBorders>
          </w:tcPr>
          <w:p w14:paraId="1C8A30FB"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Time</w:t>
            </w:r>
          </w:p>
        </w:tc>
        <w:tc>
          <w:tcPr>
            <w:tcW w:w="1546" w:type="dxa"/>
            <w:tcBorders>
              <w:top w:val="single" w:sz="4" w:space="0" w:color="auto"/>
              <w:left w:val="single" w:sz="4" w:space="0" w:color="auto"/>
              <w:bottom w:val="single" w:sz="4" w:space="0" w:color="auto"/>
              <w:right w:val="single" w:sz="4" w:space="0" w:color="auto"/>
            </w:tcBorders>
          </w:tcPr>
          <w:p w14:paraId="7C85C740"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339D9B0"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Start working time</w:t>
            </w:r>
          </w:p>
        </w:tc>
      </w:tr>
      <w:tr w:rsidR="00F403B5" w:rsidRPr="002E3278" w14:paraId="1B0D1951"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1CDA587D"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endWorking</w:t>
            </w:r>
            <w:proofErr w:type="spellEnd"/>
          </w:p>
        </w:tc>
        <w:tc>
          <w:tcPr>
            <w:tcW w:w="1107" w:type="dxa"/>
            <w:tcBorders>
              <w:top w:val="single" w:sz="4" w:space="0" w:color="auto"/>
              <w:left w:val="single" w:sz="4" w:space="0" w:color="auto"/>
              <w:bottom w:val="single" w:sz="4" w:space="0" w:color="auto"/>
              <w:right w:val="single" w:sz="4" w:space="0" w:color="auto"/>
            </w:tcBorders>
          </w:tcPr>
          <w:p w14:paraId="7F8173EB"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Time</w:t>
            </w:r>
          </w:p>
        </w:tc>
        <w:tc>
          <w:tcPr>
            <w:tcW w:w="1546" w:type="dxa"/>
            <w:tcBorders>
              <w:top w:val="single" w:sz="4" w:space="0" w:color="auto"/>
              <w:left w:val="single" w:sz="4" w:space="0" w:color="auto"/>
              <w:bottom w:val="single" w:sz="4" w:space="0" w:color="auto"/>
              <w:right w:val="single" w:sz="4" w:space="0" w:color="auto"/>
            </w:tcBorders>
          </w:tcPr>
          <w:p w14:paraId="24490DA3"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219CE515"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End working time</w:t>
            </w:r>
          </w:p>
        </w:tc>
      </w:tr>
      <w:tr w:rsidR="00F403B5" w:rsidRPr="002E3278" w14:paraId="1E4B3203"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6091053A"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applyDate</w:t>
            </w:r>
            <w:proofErr w:type="spellEnd"/>
          </w:p>
        </w:tc>
        <w:tc>
          <w:tcPr>
            <w:tcW w:w="1107" w:type="dxa"/>
            <w:tcBorders>
              <w:top w:val="single" w:sz="4" w:space="0" w:color="auto"/>
              <w:left w:val="single" w:sz="4" w:space="0" w:color="auto"/>
              <w:bottom w:val="single" w:sz="4" w:space="0" w:color="auto"/>
              <w:right w:val="single" w:sz="4" w:space="0" w:color="auto"/>
            </w:tcBorders>
          </w:tcPr>
          <w:p w14:paraId="368262E1" w14:textId="77777777" w:rsidR="00F403B5" w:rsidRPr="006B5C11"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int</w:t>
            </w:r>
          </w:p>
        </w:tc>
        <w:tc>
          <w:tcPr>
            <w:tcW w:w="1546" w:type="dxa"/>
            <w:tcBorders>
              <w:top w:val="single" w:sz="4" w:space="0" w:color="auto"/>
              <w:left w:val="single" w:sz="4" w:space="0" w:color="auto"/>
              <w:bottom w:val="single" w:sz="4" w:space="0" w:color="auto"/>
              <w:right w:val="single" w:sz="4" w:space="0" w:color="auto"/>
            </w:tcBorders>
          </w:tcPr>
          <w:p w14:paraId="43181F4A" w14:textId="77777777" w:rsidR="00F403B5" w:rsidRPr="006B5C11"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0F7533A6" w14:textId="77777777" w:rsidR="00F403B5" w:rsidRPr="006B5C11"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The apply day in the week</w:t>
            </w:r>
          </w:p>
        </w:tc>
      </w:tr>
      <w:tr w:rsidR="00F403B5" w:rsidRPr="00751724" w14:paraId="385964E6"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45CA543D" w14:textId="77777777" w:rsidR="00F403B5" w:rsidRPr="00751724"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isDayOff</w:t>
            </w:r>
            <w:proofErr w:type="spellEnd"/>
          </w:p>
        </w:tc>
        <w:tc>
          <w:tcPr>
            <w:tcW w:w="1107" w:type="dxa"/>
            <w:tcBorders>
              <w:top w:val="single" w:sz="4" w:space="0" w:color="auto"/>
              <w:left w:val="single" w:sz="4" w:space="0" w:color="auto"/>
              <w:bottom w:val="single" w:sz="4" w:space="0" w:color="auto"/>
              <w:right w:val="single" w:sz="4" w:space="0" w:color="auto"/>
            </w:tcBorders>
          </w:tcPr>
          <w:p w14:paraId="7E0E7602" w14:textId="77777777" w:rsidR="00F403B5" w:rsidRPr="006B5C11" w:rsidRDefault="00F403B5" w:rsidP="00F403B5">
            <w:pPr>
              <w:jc w:val="center"/>
              <w:rPr>
                <w:rFonts w:ascii="Times" w:eastAsia="Times" w:hAnsi="Times" w:cs="Times"/>
                <w:color w:val="auto"/>
                <w:sz w:val="24"/>
                <w:szCs w:val="24"/>
              </w:rPr>
            </w:pPr>
            <w:proofErr w:type="spellStart"/>
            <w:r w:rsidRPr="75A703E1">
              <w:rPr>
                <w:rFonts w:ascii="Times" w:eastAsia="Times" w:hAnsi="Times" w:cs="Times"/>
                <w:color w:val="auto"/>
                <w:sz w:val="24"/>
                <w:szCs w:val="24"/>
              </w:rPr>
              <w:t>boolean</w:t>
            </w:r>
            <w:proofErr w:type="spellEnd"/>
          </w:p>
        </w:tc>
        <w:tc>
          <w:tcPr>
            <w:tcW w:w="1546" w:type="dxa"/>
            <w:tcBorders>
              <w:top w:val="single" w:sz="4" w:space="0" w:color="auto"/>
              <w:left w:val="single" w:sz="4" w:space="0" w:color="auto"/>
              <w:bottom w:val="single" w:sz="4" w:space="0" w:color="auto"/>
              <w:right w:val="single" w:sz="4" w:space="0" w:color="auto"/>
            </w:tcBorders>
          </w:tcPr>
          <w:p w14:paraId="0BD2205E" w14:textId="77777777" w:rsidR="00F403B5" w:rsidRPr="006B5C11"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17307085" w14:textId="77777777" w:rsidR="00F403B5" w:rsidRPr="006B5C11"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Determine that day is day-off or not</w:t>
            </w:r>
          </w:p>
        </w:tc>
      </w:tr>
    </w:tbl>
    <w:p w14:paraId="5880A970"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F403B5" w:rsidRPr="002E3278" w14:paraId="1B291C33"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5AF11E61"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6F275045"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523F4985"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60F4673B"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685C46E7"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132B9B3C"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0AEF03F3"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0E7728C5"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0C63B67B"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Get attribute value </w:t>
            </w:r>
          </w:p>
        </w:tc>
      </w:tr>
      <w:tr w:rsidR="00F403B5" w:rsidRPr="002E3278" w14:paraId="32B2FC8B"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3718EAEE"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51F96C39"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lang w:val="vi-VN"/>
              </w:rPr>
              <w:t>v</w:t>
            </w:r>
            <w:proofErr w:type="spellStart"/>
            <w:r w:rsidRPr="75A703E1">
              <w:rPr>
                <w:rFonts w:ascii="Times" w:eastAsia="Times" w:hAnsi="Times" w:cs="Times"/>
                <w:color w:val="auto"/>
                <w:sz w:val="24"/>
                <w:szCs w:val="24"/>
              </w:rPr>
              <w:t>oid</w:t>
            </w:r>
            <w:proofErr w:type="spellEnd"/>
          </w:p>
        </w:tc>
        <w:tc>
          <w:tcPr>
            <w:tcW w:w="1394" w:type="dxa"/>
            <w:tcBorders>
              <w:top w:val="single" w:sz="4" w:space="0" w:color="auto"/>
              <w:left w:val="single" w:sz="4" w:space="0" w:color="auto"/>
              <w:bottom w:val="single" w:sz="4" w:space="0" w:color="auto"/>
              <w:right w:val="single" w:sz="4" w:space="0" w:color="auto"/>
            </w:tcBorders>
            <w:hideMark/>
          </w:tcPr>
          <w:p w14:paraId="68B9B6A6"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37A0E662"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Set value of attribute </w:t>
            </w:r>
          </w:p>
        </w:tc>
      </w:tr>
    </w:tbl>
    <w:p w14:paraId="178F2A27" w14:textId="77777777" w:rsidR="00F403B5" w:rsidRPr="002E3278" w:rsidRDefault="00F403B5" w:rsidP="00F403B5">
      <w:pPr>
        <w:pStyle w:val="Heading4"/>
        <w:ind w:firstLine="173"/>
        <w:rPr>
          <w:rFonts w:ascii="Times" w:eastAsia="Times" w:hAnsi="Times" w:cs="Times"/>
        </w:rPr>
      </w:pPr>
      <w:bookmarkStart w:id="332" w:name="_Toc515581453"/>
      <w:bookmarkStart w:id="333" w:name="_Toc516816058"/>
      <w:bookmarkStart w:id="334" w:name="_Toc516816201"/>
      <w:bookmarkStart w:id="335" w:name="_Toc520105362"/>
      <w:bookmarkStart w:id="336" w:name="_Toc520105532"/>
      <w:r w:rsidRPr="75A703E1">
        <w:rPr>
          <w:rFonts w:ascii="Times" w:eastAsia="Times" w:hAnsi="Times" w:cs="Times"/>
        </w:rPr>
        <w:t>4.2.6 Appointment</w:t>
      </w:r>
      <w:bookmarkEnd w:id="332"/>
      <w:bookmarkEnd w:id="333"/>
      <w:bookmarkEnd w:id="334"/>
      <w:bookmarkEnd w:id="335"/>
      <w:bookmarkEnd w:id="336"/>
    </w:p>
    <w:p w14:paraId="6A50E2D9" w14:textId="77777777" w:rsidR="00F403B5" w:rsidRPr="002E3278" w:rsidRDefault="00F403B5" w:rsidP="00F403B5">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122"/>
        <w:gridCol w:w="1134"/>
        <w:gridCol w:w="1235"/>
        <w:gridCol w:w="4509"/>
      </w:tblGrid>
      <w:tr w:rsidR="00F403B5" w:rsidRPr="002E3278" w14:paraId="5561796E"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3C1B8004"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34" w:type="dxa"/>
            <w:tcBorders>
              <w:top w:val="single" w:sz="4" w:space="0" w:color="auto"/>
              <w:left w:val="single" w:sz="4" w:space="0" w:color="auto"/>
              <w:bottom w:val="single" w:sz="4" w:space="0" w:color="auto"/>
              <w:right w:val="single" w:sz="4" w:space="0" w:color="auto"/>
            </w:tcBorders>
            <w:hideMark/>
          </w:tcPr>
          <w:p w14:paraId="060AE37C" w14:textId="77777777" w:rsidR="00F403B5" w:rsidRPr="002E3278" w:rsidRDefault="00F403B5" w:rsidP="00F403B5">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35" w:type="dxa"/>
            <w:tcBorders>
              <w:top w:val="single" w:sz="4" w:space="0" w:color="auto"/>
              <w:left w:val="single" w:sz="4" w:space="0" w:color="auto"/>
              <w:bottom w:val="single" w:sz="4" w:space="0" w:color="auto"/>
              <w:right w:val="single" w:sz="4" w:space="0" w:color="auto"/>
            </w:tcBorders>
            <w:hideMark/>
          </w:tcPr>
          <w:p w14:paraId="6AC5D134" w14:textId="77777777" w:rsidR="00F403B5" w:rsidRPr="002E3278" w:rsidRDefault="00F403B5" w:rsidP="00F403B5">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41F7AAD5"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1E832D11"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177C58D0"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appointmentID</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1867F3F7"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235" w:type="dxa"/>
            <w:tcBorders>
              <w:top w:val="single" w:sz="4" w:space="0" w:color="auto"/>
              <w:left w:val="single" w:sz="4" w:space="0" w:color="auto"/>
              <w:bottom w:val="single" w:sz="4" w:space="0" w:color="auto"/>
              <w:right w:val="single" w:sz="4" w:space="0" w:color="auto"/>
            </w:tcBorders>
            <w:hideMark/>
          </w:tcPr>
          <w:p w14:paraId="6706FA62"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11C06F86"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Appointment’s identifier</w:t>
            </w:r>
          </w:p>
        </w:tc>
      </w:tr>
      <w:tr w:rsidR="00F403B5" w:rsidRPr="002E3278" w14:paraId="1955EFAE"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tcPr>
          <w:p w14:paraId="2964A04C"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appointmentTime</w:t>
            </w:r>
            <w:proofErr w:type="spellEnd"/>
          </w:p>
        </w:tc>
        <w:tc>
          <w:tcPr>
            <w:tcW w:w="1134" w:type="dxa"/>
            <w:tcBorders>
              <w:top w:val="single" w:sz="4" w:space="0" w:color="auto"/>
              <w:left w:val="single" w:sz="4" w:space="0" w:color="auto"/>
              <w:bottom w:val="single" w:sz="4" w:space="0" w:color="auto"/>
              <w:right w:val="single" w:sz="4" w:space="0" w:color="auto"/>
            </w:tcBorders>
          </w:tcPr>
          <w:p w14:paraId="14664327"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Datetime</w:t>
            </w:r>
          </w:p>
        </w:tc>
        <w:tc>
          <w:tcPr>
            <w:tcW w:w="1235" w:type="dxa"/>
            <w:tcBorders>
              <w:top w:val="single" w:sz="4" w:space="0" w:color="auto"/>
              <w:left w:val="single" w:sz="4" w:space="0" w:color="auto"/>
              <w:bottom w:val="single" w:sz="4" w:space="0" w:color="auto"/>
              <w:right w:val="single" w:sz="4" w:space="0" w:color="auto"/>
            </w:tcBorders>
          </w:tcPr>
          <w:p w14:paraId="322AE3D8"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273A38C"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Appointment’s time</w:t>
            </w:r>
          </w:p>
        </w:tc>
      </w:tr>
    </w:tbl>
    <w:p w14:paraId="10D89412"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F403B5" w:rsidRPr="002E3278" w14:paraId="7669E2F5"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5FB5304F"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450B2243"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572E3CD4"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23E07EB6"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7A69F0F7"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5734BED9"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1D8A6FC3"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62EE5904"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6CD9CBBD"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Get attribute value </w:t>
            </w:r>
          </w:p>
        </w:tc>
      </w:tr>
      <w:tr w:rsidR="00F403B5" w:rsidRPr="002E3278" w14:paraId="33D25EE1"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4D4E35BB"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4C702677"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Void</w:t>
            </w:r>
          </w:p>
        </w:tc>
        <w:tc>
          <w:tcPr>
            <w:tcW w:w="1394" w:type="dxa"/>
            <w:tcBorders>
              <w:top w:val="single" w:sz="4" w:space="0" w:color="auto"/>
              <w:left w:val="single" w:sz="4" w:space="0" w:color="auto"/>
              <w:bottom w:val="single" w:sz="4" w:space="0" w:color="auto"/>
              <w:right w:val="single" w:sz="4" w:space="0" w:color="auto"/>
            </w:tcBorders>
            <w:hideMark/>
          </w:tcPr>
          <w:p w14:paraId="058093C7"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30B1E607"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Set value of attribute </w:t>
            </w:r>
          </w:p>
        </w:tc>
      </w:tr>
    </w:tbl>
    <w:p w14:paraId="288EAA64" w14:textId="77777777" w:rsidR="00F403B5" w:rsidRPr="002E3278" w:rsidRDefault="00F403B5" w:rsidP="00F403B5">
      <w:pPr>
        <w:pStyle w:val="Heading4"/>
        <w:ind w:firstLine="173"/>
        <w:rPr>
          <w:rFonts w:ascii="Times" w:eastAsia="Times" w:hAnsi="Times" w:cs="Times"/>
        </w:rPr>
      </w:pPr>
      <w:bookmarkStart w:id="337" w:name="_Toc515581454"/>
      <w:bookmarkStart w:id="338" w:name="_Toc516816059"/>
      <w:bookmarkStart w:id="339" w:name="_Toc516816202"/>
      <w:bookmarkStart w:id="340" w:name="_Toc520105363"/>
      <w:bookmarkStart w:id="341" w:name="_Toc520105533"/>
      <w:r w:rsidRPr="75A703E1">
        <w:rPr>
          <w:rFonts w:ascii="Times" w:eastAsia="Times" w:hAnsi="Times" w:cs="Times"/>
        </w:rPr>
        <w:t>4.2.7 Patient</w:t>
      </w:r>
      <w:bookmarkEnd w:id="337"/>
      <w:bookmarkEnd w:id="338"/>
      <w:bookmarkEnd w:id="339"/>
      <w:bookmarkEnd w:id="340"/>
      <w:bookmarkEnd w:id="341"/>
    </w:p>
    <w:p w14:paraId="042B9134" w14:textId="77777777" w:rsidR="00F403B5" w:rsidRPr="002E3278" w:rsidRDefault="00F403B5" w:rsidP="00F403B5">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263"/>
        <w:gridCol w:w="993"/>
        <w:gridCol w:w="1235"/>
        <w:gridCol w:w="4509"/>
      </w:tblGrid>
      <w:tr w:rsidR="00F403B5" w:rsidRPr="002E3278" w14:paraId="488B1A84"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166E2753"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993" w:type="dxa"/>
            <w:tcBorders>
              <w:top w:val="single" w:sz="4" w:space="0" w:color="auto"/>
              <w:left w:val="single" w:sz="4" w:space="0" w:color="auto"/>
              <w:bottom w:val="single" w:sz="4" w:space="0" w:color="auto"/>
              <w:right w:val="single" w:sz="4" w:space="0" w:color="auto"/>
            </w:tcBorders>
            <w:hideMark/>
          </w:tcPr>
          <w:p w14:paraId="1AE74DCE" w14:textId="77777777" w:rsidR="00F403B5" w:rsidRPr="002E3278" w:rsidRDefault="00F403B5" w:rsidP="00F403B5">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35" w:type="dxa"/>
            <w:tcBorders>
              <w:top w:val="single" w:sz="4" w:space="0" w:color="auto"/>
              <w:left w:val="single" w:sz="4" w:space="0" w:color="auto"/>
              <w:bottom w:val="single" w:sz="4" w:space="0" w:color="auto"/>
              <w:right w:val="single" w:sz="4" w:space="0" w:color="auto"/>
            </w:tcBorders>
            <w:hideMark/>
          </w:tcPr>
          <w:p w14:paraId="36A0A995" w14:textId="77777777" w:rsidR="00F403B5" w:rsidRPr="002E3278" w:rsidRDefault="00F403B5" w:rsidP="00F403B5">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4C96997C"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4CD62FE7"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1B850615"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patientID</w:t>
            </w:r>
            <w:proofErr w:type="spellEnd"/>
          </w:p>
        </w:tc>
        <w:tc>
          <w:tcPr>
            <w:tcW w:w="993" w:type="dxa"/>
            <w:tcBorders>
              <w:top w:val="single" w:sz="4" w:space="0" w:color="auto"/>
              <w:left w:val="single" w:sz="4" w:space="0" w:color="auto"/>
              <w:bottom w:val="single" w:sz="4" w:space="0" w:color="auto"/>
              <w:right w:val="single" w:sz="4" w:space="0" w:color="auto"/>
            </w:tcBorders>
            <w:hideMark/>
          </w:tcPr>
          <w:p w14:paraId="59471C15"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235" w:type="dxa"/>
            <w:tcBorders>
              <w:top w:val="single" w:sz="4" w:space="0" w:color="auto"/>
              <w:left w:val="single" w:sz="4" w:space="0" w:color="auto"/>
              <w:bottom w:val="single" w:sz="4" w:space="0" w:color="auto"/>
              <w:right w:val="single" w:sz="4" w:space="0" w:color="auto"/>
            </w:tcBorders>
            <w:hideMark/>
          </w:tcPr>
          <w:p w14:paraId="180D4446"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5000E175"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Patient’s identifier</w:t>
            </w:r>
          </w:p>
        </w:tc>
      </w:tr>
      <w:tr w:rsidR="00F403B5" w:rsidRPr="002E3278" w14:paraId="64B35BCB"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4FF8880F"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phoneNumber</w:t>
            </w:r>
            <w:proofErr w:type="spellEnd"/>
          </w:p>
        </w:tc>
        <w:tc>
          <w:tcPr>
            <w:tcW w:w="993" w:type="dxa"/>
            <w:tcBorders>
              <w:top w:val="single" w:sz="4" w:space="0" w:color="auto"/>
              <w:left w:val="single" w:sz="4" w:space="0" w:color="auto"/>
              <w:bottom w:val="single" w:sz="4" w:space="0" w:color="auto"/>
              <w:right w:val="single" w:sz="4" w:space="0" w:color="auto"/>
            </w:tcBorders>
            <w:hideMark/>
          </w:tcPr>
          <w:p w14:paraId="0C888ACF"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235" w:type="dxa"/>
            <w:tcBorders>
              <w:top w:val="single" w:sz="4" w:space="0" w:color="auto"/>
              <w:left w:val="single" w:sz="4" w:space="0" w:color="auto"/>
              <w:bottom w:val="single" w:sz="4" w:space="0" w:color="auto"/>
              <w:right w:val="single" w:sz="4" w:space="0" w:color="auto"/>
            </w:tcBorders>
            <w:hideMark/>
          </w:tcPr>
          <w:p w14:paraId="6D41D521"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119A3A18"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Phone number of patient</w:t>
            </w:r>
          </w:p>
        </w:tc>
      </w:tr>
      <w:tr w:rsidR="00F403B5" w:rsidRPr="002E3278" w14:paraId="7BCA8449"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4FD579F9" w14:textId="77777777" w:rsidR="00F403B5" w:rsidRPr="002E3278" w:rsidRDefault="00F403B5" w:rsidP="00F403B5">
            <w:pPr>
              <w:rPr>
                <w:rFonts w:ascii="Times,Cambria" w:eastAsia="Times,Cambria" w:hAnsi="Times,Cambria" w:cs="Times,Cambria"/>
                <w:color w:val="auto"/>
                <w:sz w:val="24"/>
                <w:szCs w:val="24"/>
              </w:rPr>
            </w:pPr>
            <w:proofErr w:type="spellStart"/>
            <w:r w:rsidRPr="75A703E1">
              <w:rPr>
                <w:rFonts w:ascii="Times" w:eastAsia="Times" w:hAnsi="Times" w:cs="Times"/>
                <w:color w:val="auto"/>
                <w:sz w:val="24"/>
                <w:szCs w:val="24"/>
              </w:rPr>
              <w:t>fullName</w:t>
            </w:r>
            <w:proofErr w:type="spellEnd"/>
          </w:p>
        </w:tc>
        <w:tc>
          <w:tcPr>
            <w:tcW w:w="993" w:type="dxa"/>
            <w:tcBorders>
              <w:top w:val="single" w:sz="4" w:space="0" w:color="auto"/>
              <w:left w:val="single" w:sz="4" w:space="0" w:color="auto"/>
              <w:bottom w:val="single" w:sz="4" w:space="0" w:color="auto"/>
              <w:right w:val="single" w:sz="4" w:space="0" w:color="auto"/>
            </w:tcBorders>
          </w:tcPr>
          <w:p w14:paraId="4BB52FA1"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35" w:type="dxa"/>
            <w:tcBorders>
              <w:top w:val="single" w:sz="4" w:space="0" w:color="auto"/>
              <w:left w:val="single" w:sz="4" w:space="0" w:color="auto"/>
              <w:bottom w:val="single" w:sz="4" w:space="0" w:color="auto"/>
              <w:right w:val="single" w:sz="4" w:space="0" w:color="auto"/>
            </w:tcBorders>
          </w:tcPr>
          <w:p w14:paraId="00F11C18"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CCF67B6"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Patient’s </w:t>
            </w:r>
            <w:r w:rsidRPr="00E3374E">
              <w:rPr>
                <w:rFonts w:ascii="Times" w:eastAsia="Times" w:hAnsi="Times" w:cs="Times"/>
                <w:noProof/>
                <w:color w:val="auto"/>
                <w:sz w:val="24"/>
                <w:szCs w:val="24"/>
              </w:rPr>
              <w:t>full</w:t>
            </w:r>
            <w:r>
              <w:rPr>
                <w:rFonts w:ascii="Times" w:eastAsia="Times" w:hAnsi="Times" w:cs="Times"/>
                <w:noProof/>
                <w:color w:val="auto"/>
                <w:sz w:val="24"/>
                <w:szCs w:val="24"/>
              </w:rPr>
              <w:t xml:space="preserve"> </w:t>
            </w:r>
            <w:r w:rsidRPr="00E3374E">
              <w:rPr>
                <w:rFonts w:ascii="Times" w:eastAsia="Times" w:hAnsi="Times" w:cs="Times"/>
                <w:noProof/>
                <w:color w:val="auto"/>
                <w:sz w:val="24"/>
                <w:szCs w:val="24"/>
              </w:rPr>
              <w:t>name</w:t>
            </w:r>
          </w:p>
        </w:tc>
      </w:tr>
      <w:tr w:rsidR="00F403B5" w:rsidRPr="002E3278" w14:paraId="2E9C9B03"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2341E1A7"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address</w:t>
            </w:r>
          </w:p>
        </w:tc>
        <w:tc>
          <w:tcPr>
            <w:tcW w:w="993" w:type="dxa"/>
            <w:tcBorders>
              <w:top w:val="single" w:sz="4" w:space="0" w:color="auto"/>
              <w:left w:val="single" w:sz="4" w:space="0" w:color="auto"/>
              <w:bottom w:val="single" w:sz="4" w:space="0" w:color="auto"/>
              <w:right w:val="single" w:sz="4" w:space="0" w:color="auto"/>
            </w:tcBorders>
          </w:tcPr>
          <w:p w14:paraId="317A8455"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35" w:type="dxa"/>
            <w:tcBorders>
              <w:top w:val="single" w:sz="4" w:space="0" w:color="auto"/>
              <w:left w:val="single" w:sz="4" w:space="0" w:color="auto"/>
              <w:bottom w:val="single" w:sz="4" w:space="0" w:color="auto"/>
              <w:right w:val="single" w:sz="4" w:space="0" w:color="auto"/>
            </w:tcBorders>
          </w:tcPr>
          <w:p w14:paraId="4433815A"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06F636AF"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The address of </w:t>
            </w:r>
            <w:r>
              <w:rPr>
                <w:rFonts w:ascii="Times" w:eastAsia="Times" w:hAnsi="Times" w:cs="Times"/>
                <w:color w:val="auto"/>
                <w:sz w:val="24"/>
                <w:szCs w:val="24"/>
              </w:rPr>
              <w:t xml:space="preserve">the </w:t>
            </w:r>
            <w:r w:rsidRPr="75A703E1">
              <w:rPr>
                <w:rFonts w:ascii="Times" w:eastAsia="Times" w:hAnsi="Times" w:cs="Times"/>
                <w:color w:val="auto"/>
                <w:sz w:val="24"/>
                <w:szCs w:val="24"/>
              </w:rPr>
              <w:t>patient</w:t>
            </w:r>
          </w:p>
        </w:tc>
      </w:tr>
    </w:tbl>
    <w:p w14:paraId="48F387D9"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F403B5" w:rsidRPr="002E3278" w14:paraId="6C1C246A"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41AF6DCB"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0213D60C"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4E0740E8"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0751E71E"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05C23817"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EADF165"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42125EF9"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55D24189"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7E28FEC1"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F403B5" w:rsidRPr="002E3278" w14:paraId="59E825CA"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6EE7525"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0510B50E"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lang w:val="vi-VN"/>
              </w:rPr>
              <w:t>v</w:t>
            </w:r>
            <w:proofErr w:type="spellStart"/>
            <w:r w:rsidRPr="75A703E1">
              <w:rPr>
                <w:rFonts w:ascii="Times" w:eastAsia="Times" w:hAnsi="Times" w:cs="Times"/>
                <w:color w:val="auto"/>
                <w:sz w:val="24"/>
                <w:szCs w:val="24"/>
              </w:rPr>
              <w:t>oid</w:t>
            </w:r>
            <w:proofErr w:type="spellEnd"/>
          </w:p>
        </w:tc>
        <w:tc>
          <w:tcPr>
            <w:tcW w:w="1394" w:type="dxa"/>
            <w:tcBorders>
              <w:top w:val="single" w:sz="4" w:space="0" w:color="auto"/>
              <w:left w:val="single" w:sz="4" w:space="0" w:color="auto"/>
              <w:bottom w:val="single" w:sz="4" w:space="0" w:color="auto"/>
              <w:right w:val="single" w:sz="4" w:space="0" w:color="auto"/>
            </w:tcBorders>
            <w:hideMark/>
          </w:tcPr>
          <w:p w14:paraId="6CFE9ECB" w14:textId="77777777" w:rsidR="00F403B5" w:rsidRPr="002E3278" w:rsidRDefault="00F403B5" w:rsidP="00F403B5">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7F1EC13C" w14:textId="77777777" w:rsidR="00F403B5" w:rsidRPr="002E3278" w:rsidRDefault="00F403B5" w:rsidP="00F403B5">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bl>
    <w:p w14:paraId="39FE8E20" w14:textId="77777777" w:rsidR="00F403B5" w:rsidRPr="002E3278" w:rsidRDefault="00F403B5" w:rsidP="00F403B5">
      <w:pPr>
        <w:pStyle w:val="Heading4"/>
        <w:ind w:firstLine="173"/>
        <w:rPr>
          <w:rFonts w:ascii="Times" w:eastAsia="Times" w:hAnsi="Times" w:cs="Times"/>
        </w:rPr>
      </w:pPr>
      <w:bookmarkStart w:id="342" w:name="_Toc516816060"/>
      <w:bookmarkStart w:id="343" w:name="_Toc516816203"/>
      <w:bookmarkStart w:id="344" w:name="_Toc520105364"/>
      <w:bookmarkStart w:id="345" w:name="_Toc520105534"/>
      <w:r w:rsidRPr="75A703E1">
        <w:rPr>
          <w:rFonts w:ascii="Times" w:eastAsia="Times" w:hAnsi="Times" w:cs="Times"/>
        </w:rPr>
        <w:t>4.2.8 Bill</w:t>
      </w:r>
      <w:bookmarkEnd w:id="342"/>
      <w:bookmarkEnd w:id="343"/>
      <w:bookmarkEnd w:id="344"/>
      <w:bookmarkEnd w:id="345"/>
    </w:p>
    <w:p w14:paraId="759F2FFF" w14:textId="77777777" w:rsidR="00F403B5" w:rsidRPr="002E3278" w:rsidRDefault="00F403B5" w:rsidP="00F403B5">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122"/>
        <w:gridCol w:w="1134"/>
        <w:gridCol w:w="1235"/>
        <w:gridCol w:w="4509"/>
      </w:tblGrid>
      <w:tr w:rsidR="00F403B5" w:rsidRPr="002E3278" w14:paraId="7FC82394"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770149B0"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34" w:type="dxa"/>
            <w:tcBorders>
              <w:top w:val="single" w:sz="4" w:space="0" w:color="auto"/>
              <w:left w:val="single" w:sz="4" w:space="0" w:color="auto"/>
              <w:bottom w:val="single" w:sz="4" w:space="0" w:color="auto"/>
              <w:right w:val="single" w:sz="4" w:space="0" w:color="auto"/>
            </w:tcBorders>
            <w:hideMark/>
          </w:tcPr>
          <w:p w14:paraId="0774CF1D" w14:textId="77777777" w:rsidR="00F403B5" w:rsidRPr="002E3278" w:rsidRDefault="00F403B5" w:rsidP="00F403B5">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35" w:type="dxa"/>
            <w:tcBorders>
              <w:top w:val="single" w:sz="4" w:space="0" w:color="auto"/>
              <w:left w:val="single" w:sz="4" w:space="0" w:color="auto"/>
              <w:bottom w:val="single" w:sz="4" w:space="0" w:color="auto"/>
              <w:right w:val="single" w:sz="4" w:space="0" w:color="auto"/>
            </w:tcBorders>
            <w:hideMark/>
          </w:tcPr>
          <w:p w14:paraId="273A4DD9" w14:textId="77777777" w:rsidR="00F403B5" w:rsidRPr="002E3278" w:rsidRDefault="00F403B5" w:rsidP="00F403B5">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02C94E29"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0D9982E2"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3C09D6CF" w14:textId="77777777" w:rsidR="00F403B5" w:rsidRPr="00FE4127"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billID</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0829F49" w14:textId="77777777" w:rsidR="00F403B5" w:rsidRPr="00FE4127"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int</w:t>
            </w:r>
          </w:p>
        </w:tc>
        <w:tc>
          <w:tcPr>
            <w:tcW w:w="1235" w:type="dxa"/>
            <w:tcBorders>
              <w:top w:val="single" w:sz="4" w:space="0" w:color="auto"/>
              <w:left w:val="single" w:sz="4" w:space="0" w:color="auto"/>
              <w:bottom w:val="single" w:sz="4" w:space="0" w:color="auto"/>
              <w:right w:val="single" w:sz="4" w:space="0" w:color="auto"/>
            </w:tcBorders>
            <w:hideMark/>
          </w:tcPr>
          <w:p w14:paraId="0E25966E" w14:textId="77777777" w:rsidR="00F403B5" w:rsidRPr="00FE4127"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5308A472" w14:textId="77777777" w:rsidR="00F403B5" w:rsidRPr="00FE4127"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Bill’s identifier</w:t>
            </w:r>
          </w:p>
        </w:tc>
      </w:tr>
      <w:tr w:rsidR="00F403B5" w:rsidRPr="002E3278" w14:paraId="7E0CE5A5"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tcPr>
          <w:p w14:paraId="553EC6EE" w14:textId="77777777" w:rsidR="00F403B5" w:rsidRPr="00FE4127"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startDate</w:t>
            </w:r>
            <w:proofErr w:type="spellEnd"/>
          </w:p>
        </w:tc>
        <w:tc>
          <w:tcPr>
            <w:tcW w:w="1134" w:type="dxa"/>
            <w:tcBorders>
              <w:top w:val="single" w:sz="4" w:space="0" w:color="auto"/>
              <w:left w:val="single" w:sz="4" w:space="0" w:color="auto"/>
              <w:bottom w:val="single" w:sz="4" w:space="0" w:color="auto"/>
              <w:right w:val="single" w:sz="4" w:space="0" w:color="auto"/>
            </w:tcBorders>
          </w:tcPr>
          <w:p w14:paraId="64628674" w14:textId="77777777" w:rsidR="00F403B5" w:rsidRPr="00FE4127"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Datetime</w:t>
            </w:r>
          </w:p>
        </w:tc>
        <w:tc>
          <w:tcPr>
            <w:tcW w:w="1235" w:type="dxa"/>
            <w:tcBorders>
              <w:top w:val="single" w:sz="4" w:space="0" w:color="auto"/>
              <w:left w:val="single" w:sz="4" w:space="0" w:color="auto"/>
              <w:bottom w:val="single" w:sz="4" w:space="0" w:color="auto"/>
              <w:right w:val="single" w:sz="4" w:space="0" w:color="auto"/>
            </w:tcBorders>
          </w:tcPr>
          <w:p w14:paraId="32CD02DB" w14:textId="77777777" w:rsidR="00F403B5" w:rsidRPr="00FE4127"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7DF368EA" w14:textId="77777777" w:rsidR="00F403B5" w:rsidRPr="00FE4127"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Bill’s start date</w:t>
            </w:r>
          </w:p>
        </w:tc>
      </w:tr>
      <w:tr w:rsidR="00F403B5" w:rsidRPr="002E3278" w14:paraId="53B53E1D"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tcPr>
          <w:p w14:paraId="4FD2E8E5" w14:textId="77777777" w:rsidR="00F403B5" w:rsidRPr="00FE4127" w:rsidRDefault="00F403B5" w:rsidP="00F403B5">
            <w:pPr>
              <w:rPr>
                <w:rFonts w:ascii="Times" w:eastAsia="Times" w:hAnsi="Times" w:cs="Times"/>
                <w:color w:val="auto"/>
                <w:sz w:val="24"/>
                <w:szCs w:val="24"/>
              </w:rPr>
            </w:pPr>
            <w:proofErr w:type="spellStart"/>
            <w:r w:rsidRPr="75A703E1">
              <w:rPr>
                <w:rFonts w:ascii="Times" w:eastAsia="Times" w:hAnsi="Times" w:cs="Times"/>
                <w:color w:val="auto"/>
                <w:sz w:val="24"/>
                <w:szCs w:val="24"/>
              </w:rPr>
              <w:t>salePrice</w:t>
            </w:r>
            <w:proofErr w:type="spellEnd"/>
          </w:p>
        </w:tc>
        <w:tc>
          <w:tcPr>
            <w:tcW w:w="1134" w:type="dxa"/>
            <w:tcBorders>
              <w:top w:val="single" w:sz="4" w:space="0" w:color="auto"/>
              <w:left w:val="single" w:sz="4" w:space="0" w:color="auto"/>
              <w:bottom w:val="single" w:sz="4" w:space="0" w:color="auto"/>
              <w:right w:val="single" w:sz="4" w:space="0" w:color="auto"/>
            </w:tcBorders>
          </w:tcPr>
          <w:p w14:paraId="693D8011" w14:textId="77777777" w:rsidR="00F403B5" w:rsidRPr="00FE4127"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double</w:t>
            </w:r>
          </w:p>
        </w:tc>
        <w:tc>
          <w:tcPr>
            <w:tcW w:w="1235" w:type="dxa"/>
            <w:tcBorders>
              <w:top w:val="single" w:sz="4" w:space="0" w:color="auto"/>
              <w:left w:val="single" w:sz="4" w:space="0" w:color="auto"/>
              <w:bottom w:val="single" w:sz="4" w:space="0" w:color="auto"/>
              <w:right w:val="single" w:sz="4" w:space="0" w:color="auto"/>
            </w:tcBorders>
          </w:tcPr>
          <w:p w14:paraId="7766F513" w14:textId="77777777" w:rsidR="00F403B5" w:rsidRPr="00FE4127" w:rsidRDefault="00F403B5" w:rsidP="00F403B5">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43D4BF21" w14:textId="77777777" w:rsidR="00F403B5" w:rsidRPr="00FE4127" w:rsidRDefault="00F403B5" w:rsidP="00F403B5">
            <w:pPr>
              <w:rPr>
                <w:rFonts w:ascii="Times" w:eastAsia="Times" w:hAnsi="Times" w:cs="Times"/>
                <w:color w:val="auto"/>
                <w:sz w:val="24"/>
                <w:szCs w:val="24"/>
              </w:rPr>
            </w:pPr>
            <w:r w:rsidRPr="75A703E1">
              <w:rPr>
                <w:rFonts w:ascii="Times" w:eastAsia="Times" w:hAnsi="Times" w:cs="Times"/>
                <w:color w:val="auto"/>
                <w:sz w:val="24"/>
                <w:szCs w:val="24"/>
              </w:rPr>
              <w:t xml:space="preserve">Bill’s </w:t>
            </w:r>
            <w:proofErr w:type="spellStart"/>
            <w:r w:rsidRPr="75A703E1">
              <w:rPr>
                <w:rFonts w:ascii="Times" w:eastAsia="Times" w:hAnsi="Times" w:cs="Times"/>
                <w:color w:val="auto"/>
                <w:sz w:val="24"/>
                <w:szCs w:val="24"/>
              </w:rPr>
              <w:t>savle</w:t>
            </w:r>
            <w:proofErr w:type="spellEnd"/>
            <w:r w:rsidRPr="75A703E1">
              <w:rPr>
                <w:rFonts w:ascii="Times" w:eastAsia="Times" w:hAnsi="Times" w:cs="Times"/>
                <w:color w:val="auto"/>
                <w:sz w:val="24"/>
                <w:szCs w:val="24"/>
              </w:rPr>
              <w:t xml:space="preserve"> price</w:t>
            </w:r>
          </w:p>
        </w:tc>
      </w:tr>
    </w:tbl>
    <w:p w14:paraId="6B1CB24D" w14:textId="77777777" w:rsidR="00F403B5" w:rsidRPr="002E3278" w:rsidRDefault="00F403B5" w:rsidP="00F403B5">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F403B5" w:rsidRPr="002E3278" w14:paraId="6A8A4AA9"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46F13706" w14:textId="77777777" w:rsidR="00F403B5" w:rsidRPr="002E3278" w:rsidRDefault="00F403B5" w:rsidP="00F403B5">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2ED8AF2E"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49C554EC" w14:textId="77777777" w:rsidR="00F403B5" w:rsidRPr="002E3278" w:rsidRDefault="00F403B5" w:rsidP="00F403B5">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3257BA13" w14:textId="77777777" w:rsidR="00F403B5" w:rsidRPr="002E3278" w:rsidRDefault="00F403B5" w:rsidP="00F403B5">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F403B5" w:rsidRPr="002E3278" w14:paraId="588BC683"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565F147A"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lastRenderedPageBreak/>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18A1796B"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05BBC355"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0F4155F8"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Get attribute value </w:t>
            </w:r>
          </w:p>
        </w:tc>
      </w:tr>
      <w:tr w:rsidR="00F403B5" w:rsidRPr="002E3278" w14:paraId="0A424E41"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54B6B02"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3954CFEB"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lang w:val="vi-VN"/>
              </w:rPr>
              <w:t>v</w:t>
            </w:r>
            <w:proofErr w:type="spellStart"/>
            <w:r w:rsidRPr="75A703E1">
              <w:rPr>
                <w:rFonts w:ascii="Times" w:eastAsia="Times" w:hAnsi="Times" w:cs="Times"/>
                <w:color w:val="auto"/>
                <w:sz w:val="24"/>
                <w:szCs w:val="24"/>
              </w:rPr>
              <w:t>oid</w:t>
            </w:r>
            <w:proofErr w:type="spellEnd"/>
          </w:p>
        </w:tc>
        <w:tc>
          <w:tcPr>
            <w:tcW w:w="1394" w:type="dxa"/>
            <w:tcBorders>
              <w:top w:val="single" w:sz="4" w:space="0" w:color="auto"/>
              <w:left w:val="single" w:sz="4" w:space="0" w:color="auto"/>
              <w:bottom w:val="single" w:sz="4" w:space="0" w:color="auto"/>
              <w:right w:val="single" w:sz="4" w:space="0" w:color="auto"/>
            </w:tcBorders>
            <w:hideMark/>
          </w:tcPr>
          <w:p w14:paraId="05B939F3" w14:textId="77777777" w:rsidR="00F403B5" w:rsidRPr="002E3278" w:rsidRDefault="00F403B5" w:rsidP="00F403B5">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2DF0CF02" w14:textId="77777777" w:rsidR="00F403B5" w:rsidRPr="002E3278" w:rsidRDefault="00F403B5" w:rsidP="00F403B5">
            <w:pPr>
              <w:rPr>
                <w:rFonts w:ascii="Times,Cambria" w:eastAsia="Times,Cambria" w:hAnsi="Times,Cambria" w:cs="Times,Cambria"/>
                <w:color w:val="auto"/>
              </w:rPr>
            </w:pPr>
            <w:r w:rsidRPr="75A703E1">
              <w:rPr>
                <w:rFonts w:ascii="Times" w:eastAsia="Times" w:hAnsi="Times" w:cs="Times"/>
                <w:color w:val="auto"/>
                <w:sz w:val="24"/>
                <w:szCs w:val="24"/>
              </w:rPr>
              <w:t xml:space="preserve">Set value of attribute </w:t>
            </w:r>
          </w:p>
        </w:tc>
      </w:tr>
    </w:tbl>
    <w:p w14:paraId="2CC0D4E1" w14:textId="77777777" w:rsidR="00F403B5" w:rsidRPr="00B61A6A" w:rsidRDefault="00F403B5" w:rsidP="00F403B5">
      <w:pPr>
        <w:rPr>
          <w:rFonts w:ascii="Times" w:eastAsia="Times" w:hAnsi="Times" w:cs="Times"/>
        </w:rPr>
      </w:pPr>
    </w:p>
    <w:p w14:paraId="7CB3773A" w14:textId="77777777" w:rsidR="00F403B5" w:rsidRDefault="00F403B5" w:rsidP="00F403B5">
      <w:pPr>
        <w:pStyle w:val="Heading3"/>
        <w:ind w:left="10" w:firstLine="0"/>
        <w:rPr>
          <w:rFonts w:ascii="Times" w:eastAsia="Times" w:hAnsi="Times" w:cs="Times"/>
        </w:rPr>
      </w:pPr>
      <w:bookmarkStart w:id="346" w:name="_Toc516816061"/>
      <w:bookmarkStart w:id="347" w:name="_Toc516816204"/>
      <w:r>
        <w:rPr>
          <w:rFonts w:ascii="Times" w:eastAsia="Times" w:hAnsi="Times" w:cs="Times"/>
        </w:rPr>
        <w:t xml:space="preserve"> </w:t>
      </w:r>
      <w:bookmarkStart w:id="348" w:name="_Toc520105365"/>
      <w:bookmarkStart w:id="349" w:name="_Toc520105535"/>
      <w:r w:rsidRPr="75A703E1">
        <w:rPr>
          <w:rFonts w:ascii="Times" w:eastAsia="Times" w:hAnsi="Times" w:cs="Times"/>
        </w:rPr>
        <w:t>4.3. Interaction Diagram</w:t>
      </w:r>
      <w:bookmarkEnd w:id="346"/>
      <w:bookmarkEnd w:id="347"/>
      <w:bookmarkEnd w:id="348"/>
      <w:bookmarkEnd w:id="349"/>
    </w:p>
    <w:p w14:paraId="0BF1F4D1" w14:textId="77777777" w:rsidR="00F403B5" w:rsidRDefault="00F403B5" w:rsidP="00F403B5">
      <w:pPr>
        <w:pStyle w:val="Heading4"/>
        <w:ind w:left="720" w:firstLine="0"/>
        <w:rPr>
          <w:rFonts w:ascii="Times" w:eastAsia="Times" w:hAnsi="Times" w:cs="Times"/>
        </w:rPr>
      </w:pPr>
      <w:bookmarkStart w:id="350" w:name="_Toc516816062"/>
      <w:bookmarkStart w:id="351" w:name="_Toc516816205"/>
      <w:bookmarkStart w:id="352" w:name="_Toc520105366"/>
      <w:bookmarkStart w:id="353" w:name="_Toc520105536"/>
      <w:r w:rsidRPr="283A54EB">
        <w:rPr>
          <w:rFonts w:ascii="Times" w:eastAsia="Times" w:hAnsi="Times" w:cs="Times"/>
        </w:rPr>
        <w:t xml:space="preserve">4.3.1. </w:t>
      </w:r>
      <w:r w:rsidRPr="75A703E1">
        <w:rPr>
          <w:rFonts w:ascii="Times" w:eastAsia="Times" w:hAnsi="Times" w:cs="Times"/>
        </w:rPr>
        <w:t>Activity</w:t>
      </w:r>
      <w:r w:rsidRPr="283A54EB">
        <w:rPr>
          <w:rFonts w:ascii="Times" w:eastAsia="Times" w:hAnsi="Times" w:cs="Times"/>
        </w:rPr>
        <w:t xml:space="preserve"> Diagram</w:t>
      </w:r>
      <w:bookmarkEnd w:id="350"/>
      <w:bookmarkEnd w:id="351"/>
      <w:bookmarkEnd w:id="352"/>
      <w:bookmarkEnd w:id="353"/>
      <w:r>
        <w:rPr>
          <w:rFonts w:ascii="Times" w:eastAsia="Times" w:hAnsi="Times" w:cs="Times"/>
        </w:rPr>
        <w:tab/>
      </w:r>
    </w:p>
    <w:p w14:paraId="5C49BC6F" w14:textId="77777777" w:rsidR="00F403B5" w:rsidRDefault="00F403B5" w:rsidP="00F403B5">
      <w:pPr>
        <w:pStyle w:val="Heading4"/>
        <w:ind w:left="720" w:firstLine="720"/>
        <w:rPr>
          <w:rFonts w:ascii="Times" w:eastAsia="Times" w:hAnsi="Times" w:cs="Times"/>
        </w:rPr>
      </w:pPr>
      <w:bookmarkStart w:id="354" w:name="_Toc516816063"/>
      <w:bookmarkStart w:id="355" w:name="_Toc516816206"/>
      <w:bookmarkStart w:id="356" w:name="_Toc520105367"/>
      <w:bookmarkStart w:id="357" w:name="_Toc520105537"/>
      <w:r w:rsidRPr="75A703E1">
        <w:rPr>
          <w:rFonts w:ascii="Times" w:eastAsia="Times" w:hAnsi="Times" w:cs="Times"/>
        </w:rPr>
        <w:t>4.3.1.1. Patient call to book appointment</w:t>
      </w:r>
      <w:bookmarkEnd w:id="354"/>
      <w:bookmarkEnd w:id="355"/>
      <w:bookmarkEnd w:id="356"/>
      <w:bookmarkEnd w:id="357"/>
    </w:p>
    <w:p w14:paraId="13CEC53E" w14:textId="77777777" w:rsidR="00F403B5" w:rsidRPr="003048C4" w:rsidRDefault="00F403B5" w:rsidP="00F403B5">
      <w:pPr>
        <w:rPr>
          <w:rFonts w:eastAsia="Times"/>
        </w:rPr>
      </w:pPr>
      <w:r w:rsidRPr="003048C4">
        <w:rPr>
          <w:rFonts w:ascii="Times" w:eastAsia="Times" w:hAnsi="Times" w:cs="Times"/>
          <w:b/>
          <w:lang w:eastAsia="ja-JP"/>
        </w:rPr>
        <w:t>Summary:</w:t>
      </w:r>
      <w:r>
        <w:rPr>
          <w:rFonts w:ascii="Times" w:eastAsia="Times" w:hAnsi="Times" w:cs="Times"/>
          <w:b/>
          <w:lang w:eastAsia="ja-JP"/>
        </w:rPr>
        <w:t xml:space="preserve"> </w:t>
      </w:r>
      <w:r w:rsidRPr="00C65E15">
        <w:rPr>
          <w:rFonts w:ascii="Times" w:eastAsia="Times" w:hAnsi="Times" w:cs="Times"/>
          <w:lang w:eastAsia="ja-JP"/>
        </w:rPr>
        <w:t>This diagram shows how to patient to book an appointment by cellphone.</w:t>
      </w:r>
    </w:p>
    <w:p w14:paraId="7E71A9F8" w14:textId="77777777" w:rsidR="00F403B5" w:rsidRPr="00B577B6" w:rsidRDefault="00F403B5" w:rsidP="00F403B5">
      <w:pPr>
        <w:rPr>
          <w:rFonts w:ascii="Times" w:eastAsia="Times" w:hAnsi="Times" w:cs="Times"/>
        </w:rPr>
      </w:pPr>
      <w:r>
        <w:rPr>
          <w:noProof/>
        </w:rPr>
        <w:drawing>
          <wp:inline distT="0" distB="0" distL="0" distR="0" wp14:anchorId="6FF72444" wp14:editId="7737486D">
            <wp:extent cx="5483018" cy="3967701"/>
            <wp:effectExtent l="0" t="0" r="3810" b="0"/>
            <wp:docPr id="14088323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8332" cy="3971547"/>
                    </a:xfrm>
                    <a:prstGeom prst="rect">
                      <a:avLst/>
                    </a:prstGeom>
                  </pic:spPr>
                </pic:pic>
              </a:graphicData>
            </a:graphic>
          </wp:inline>
        </w:drawing>
      </w:r>
    </w:p>
    <w:p w14:paraId="6992961D" w14:textId="77777777" w:rsidR="00F403B5" w:rsidRDefault="00F403B5" w:rsidP="00F403B5">
      <w:pPr>
        <w:pStyle w:val="Heading4"/>
        <w:ind w:left="720" w:firstLine="720"/>
        <w:rPr>
          <w:rFonts w:ascii="Times" w:eastAsia="Times" w:hAnsi="Times" w:cs="Times"/>
        </w:rPr>
      </w:pPr>
      <w:bookmarkStart w:id="358" w:name="_Toc520105368"/>
      <w:bookmarkStart w:id="359" w:name="_Toc520105538"/>
      <w:r w:rsidRPr="75A703E1">
        <w:rPr>
          <w:rFonts w:ascii="Times" w:eastAsia="Times" w:hAnsi="Times" w:cs="Times"/>
        </w:rPr>
        <w:t>4.3.1.</w:t>
      </w:r>
      <w:r>
        <w:rPr>
          <w:rFonts w:ascii="Times" w:eastAsia="Times" w:hAnsi="Times" w:cs="Times"/>
        </w:rPr>
        <w:t>2</w:t>
      </w:r>
      <w:r w:rsidRPr="75A703E1">
        <w:rPr>
          <w:rFonts w:ascii="Times" w:eastAsia="Times" w:hAnsi="Times" w:cs="Times"/>
        </w:rPr>
        <w:t xml:space="preserve">. Patient </w:t>
      </w:r>
      <w:r>
        <w:rPr>
          <w:rFonts w:ascii="Times" w:eastAsia="Times" w:hAnsi="Times" w:cs="Times"/>
        </w:rPr>
        <w:t>send SMS</w:t>
      </w:r>
      <w:r w:rsidRPr="75A703E1">
        <w:rPr>
          <w:rFonts w:ascii="Times" w:eastAsia="Times" w:hAnsi="Times" w:cs="Times"/>
        </w:rPr>
        <w:t xml:space="preserve"> to book appointment</w:t>
      </w:r>
      <w:bookmarkEnd w:id="358"/>
      <w:bookmarkEnd w:id="359"/>
    </w:p>
    <w:p w14:paraId="3795BCAA" w14:textId="77777777" w:rsidR="00F403B5" w:rsidRPr="003048C4" w:rsidRDefault="00F403B5" w:rsidP="00F403B5">
      <w:pPr>
        <w:rPr>
          <w:rFonts w:eastAsia="Times"/>
        </w:rPr>
      </w:pPr>
      <w:r w:rsidRPr="003048C4">
        <w:rPr>
          <w:rFonts w:ascii="Times" w:eastAsia="Times" w:hAnsi="Times" w:cs="Times"/>
          <w:b/>
          <w:lang w:eastAsia="ja-JP"/>
        </w:rPr>
        <w:t>Summary:</w:t>
      </w:r>
      <w:r>
        <w:rPr>
          <w:rFonts w:ascii="Times" w:eastAsia="Times" w:hAnsi="Times" w:cs="Times"/>
          <w:b/>
          <w:lang w:eastAsia="ja-JP"/>
        </w:rPr>
        <w:t xml:space="preserve"> </w:t>
      </w:r>
      <w:r w:rsidRPr="00C65E15">
        <w:rPr>
          <w:rFonts w:ascii="Times" w:eastAsia="Times" w:hAnsi="Times" w:cs="Times"/>
          <w:lang w:eastAsia="ja-JP"/>
        </w:rPr>
        <w:t xml:space="preserve">This diagram shows how to patient to book an appointment by </w:t>
      </w:r>
      <w:r>
        <w:rPr>
          <w:rFonts w:ascii="Times" w:eastAsia="Times" w:hAnsi="Times" w:cs="Times"/>
          <w:lang w:eastAsia="ja-JP"/>
        </w:rPr>
        <w:t>SMS</w:t>
      </w:r>
      <w:r w:rsidRPr="00C65E15">
        <w:rPr>
          <w:rFonts w:ascii="Times" w:eastAsia="Times" w:hAnsi="Times" w:cs="Times"/>
          <w:lang w:eastAsia="ja-JP"/>
        </w:rPr>
        <w:t>.</w:t>
      </w:r>
    </w:p>
    <w:p w14:paraId="06738F57" w14:textId="77777777" w:rsidR="00F403B5" w:rsidRPr="00F6493B" w:rsidRDefault="00F403B5" w:rsidP="00F403B5">
      <w:pPr>
        <w:rPr>
          <w:rFonts w:eastAsia="Times"/>
        </w:rPr>
      </w:pPr>
    </w:p>
    <w:p w14:paraId="1A4EBE52" w14:textId="77777777" w:rsidR="00F403B5" w:rsidRPr="00F4594B" w:rsidRDefault="00F403B5" w:rsidP="00F403B5">
      <w:pPr>
        <w:rPr>
          <w:rFonts w:eastAsia="Times"/>
        </w:rPr>
      </w:pPr>
      <w:r>
        <w:rPr>
          <w:rFonts w:eastAsia="Times"/>
          <w:noProof/>
        </w:rPr>
        <w:drawing>
          <wp:inline distT="0" distB="0" distL="0" distR="0" wp14:anchorId="1EE26407" wp14:editId="6E241FB4">
            <wp:extent cx="5581245" cy="273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SM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81245" cy="2736850"/>
                    </a:xfrm>
                    <a:prstGeom prst="rect">
                      <a:avLst/>
                    </a:prstGeom>
                  </pic:spPr>
                </pic:pic>
              </a:graphicData>
            </a:graphic>
          </wp:inline>
        </w:drawing>
      </w:r>
    </w:p>
    <w:p w14:paraId="59E80EBA" w14:textId="77777777" w:rsidR="00F403B5" w:rsidRDefault="00F403B5" w:rsidP="00F403B5">
      <w:pPr>
        <w:pStyle w:val="Heading4"/>
        <w:ind w:left="720" w:firstLine="720"/>
        <w:rPr>
          <w:rFonts w:ascii="Times" w:eastAsia="Times" w:hAnsi="Times" w:cs="Times"/>
        </w:rPr>
      </w:pPr>
      <w:bookmarkStart w:id="360" w:name="_Toc520105369"/>
      <w:bookmarkStart w:id="361" w:name="_Toc520105539"/>
      <w:r w:rsidRPr="75A703E1">
        <w:rPr>
          <w:rFonts w:ascii="Times" w:eastAsia="Times" w:hAnsi="Times" w:cs="Times"/>
        </w:rPr>
        <w:lastRenderedPageBreak/>
        <w:t>4.3.1.</w:t>
      </w:r>
      <w:r>
        <w:rPr>
          <w:rFonts w:ascii="Times" w:eastAsia="Times" w:hAnsi="Times" w:cs="Times"/>
        </w:rPr>
        <w:t>3</w:t>
      </w:r>
      <w:r w:rsidRPr="75A703E1">
        <w:rPr>
          <w:rFonts w:ascii="Times" w:eastAsia="Times" w:hAnsi="Times" w:cs="Times"/>
        </w:rPr>
        <w:t xml:space="preserve">. </w:t>
      </w:r>
      <w:r>
        <w:rPr>
          <w:rFonts w:ascii="Times" w:eastAsia="Times" w:hAnsi="Times" w:cs="Times"/>
        </w:rPr>
        <w:t>Register Account</w:t>
      </w:r>
      <w:bookmarkEnd w:id="360"/>
      <w:bookmarkEnd w:id="361"/>
    </w:p>
    <w:p w14:paraId="3689E597" w14:textId="77777777" w:rsidR="00F403B5" w:rsidRPr="003048C4" w:rsidRDefault="00F403B5" w:rsidP="00F403B5">
      <w:pPr>
        <w:rPr>
          <w:rFonts w:eastAsia="Times"/>
        </w:rPr>
      </w:pPr>
      <w:r w:rsidRPr="003048C4">
        <w:rPr>
          <w:rFonts w:ascii="Times" w:eastAsia="Times" w:hAnsi="Times" w:cs="Times"/>
          <w:b/>
          <w:lang w:eastAsia="ja-JP"/>
        </w:rPr>
        <w:t>Summary:</w:t>
      </w:r>
      <w:r>
        <w:rPr>
          <w:rFonts w:ascii="Times" w:eastAsia="Times" w:hAnsi="Times" w:cs="Times"/>
          <w:b/>
          <w:lang w:eastAsia="ja-JP"/>
        </w:rPr>
        <w:t xml:space="preserve"> </w:t>
      </w:r>
      <w:r w:rsidRPr="00F6493B">
        <w:rPr>
          <w:rFonts w:ascii="Times" w:eastAsia="Times" w:hAnsi="Times" w:cs="Times"/>
          <w:lang w:eastAsia="ja-JP"/>
        </w:rPr>
        <w:t>This diagram shows how to guest register clinic account in the system.</w:t>
      </w:r>
    </w:p>
    <w:p w14:paraId="63399A89" w14:textId="77777777" w:rsidR="00F403B5" w:rsidRPr="003C182F" w:rsidRDefault="00F403B5" w:rsidP="00F403B5">
      <w:pPr>
        <w:rPr>
          <w:rFonts w:eastAsia="Times"/>
        </w:rPr>
      </w:pPr>
    </w:p>
    <w:p w14:paraId="33EA5AF4" w14:textId="77777777" w:rsidR="00F403B5" w:rsidRPr="00B577B6" w:rsidRDefault="00F403B5" w:rsidP="00F403B5">
      <w:pPr>
        <w:rPr>
          <w:rFonts w:eastAsia="Times"/>
        </w:rPr>
      </w:pPr>
      <w:r>
        <w:rPr>
          <w:noProof/>
        </w:rPr>
        <w:drawing>
          <wp:inline distT="0" distB="0" distL="0" distR="0" wp14:anchorId="7AE1414F" wp14:editId="2E937CE5">
            <wp:extent cx="5581650" cy="722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2.2 Register Account with paypal.png"/>
                    <pic:cNvPicPr/>
                  </pic:nvPicPr>
                  <pic:blipFill>
                    <a:blip r:embed="rId62">
                      <a:extLst>
                        <a:ext uri="{28A0092B-C50C-407E-A947-70E740481C1C}">
                          <a14:useLocalDpi xmlns:a14="http://schemas.microsoft.com/office/drawing/2010/main" val="0"/>
                        </a:ext>
                      </a:extLst>
                    </a:blip>
                    <a:stretch>
                      <a:fillRect/>
                    </a:stretch>
                  </pic:blipFill>
                  <pic:spPr>
                    <a:xfrm>
                      <a:off x="0" y="0"/>
                      <a:ext cx="5581650" cy="7226300"/>
                    </a:xfrm>
                    <a:prstGeom prst="rect">
                      <a:avLst/>
                    </a:prstGeom>
                  </pic:spPr>
                </pic:pic>
              </a:graphicData>
            </a:graphic>
          </wp:inline>
        </w:drawing>
      </w:r>
    </w:p>
    <w:p w14:paraId="40B00CAC" w14:textId="77777777" w:rsidR="00F403B5" w:rsidRDefault="00F403B5" w:rsidP="00F403B5">
      <w:pPr>
        <w:pStyle w:val="Heading2"/>
        <w:rPr>
          <w:rFonts w:ascii="Times" w:eastAsia="Times" w:hAnsi="Times" w:cs="Times"/>
        </w:rPr>
      </w:pPr>
      <w:bookmarkStart w:id="362" w:name="_Toc520105370"/>
      <w:bookmarkStart w:id="363" w:name="_Toc520105540"/>
      <w:bookmarkStart w:id="364" w:name="_Toc516816066"/>
      <w:bookmarkStart w:id="365" w:name="_Toc516816209"/>
      <w:r w:rsidRPr="75A703E1">
        <w:rPr>
          <w:rFonts w:ascii="Times" w:eastAsia="Times" w:hAnsi="Times" w:cs="Times"/>
        </w:rPr>
        <w:t>5. Interface</w:t>
      </w:r>
      <w:bookmarkEnd w:id="362"/>
      <w:bookmarkEnd w:id="363"/>
    </w:p>
    <w:p w14:paraId="3CE2E7A5" w14:textId="77777777" w:rsidR="00F403B5" w:rsidRDefault="00F403B5" w:rsidP="00F403B5">
      <w:pPr>
        <w:ind w:firstLine="720"/>
        <w:rPr>
          <w:rFonts w:ascii="Times" w:eastAsia="Times" w:hAnsi="Times" w:cs="Times"/>
          <w:b/>
          <w:sz w:val="28"/>
          <w:szCs w:val="28"/>
        </w:rPr>
      </w:pPr>
      <w:bookmarkStart w:id="366" w:name="_Toc515581455"/>
      <w:bookmarkStart w:id="367" w:name="_Toc516816067"/>
      <w:bookmarkStart w:id="368" w:name="_Toc516816210"/>
      <w:bookmarkEnd w:id="364"/>
      <w:bookmarkEnd w:id="365"/>
      <w:r>
        <w:rPr>
          <w:rFonts w:ascii="Times" w:eastAsia="Times" w:hAnsi="Times" w:cs="Times"/>
          <w:b/>
          <w:bCs/>
          <w:sz w:val="28"/>
          <w:szCs w:val="28"/>
        </w:rPr>
        <w:t>5</w:t>
      </w:r>
      <w:r w:rsidRPr="7C864585">
        <w:rPr>
          <w:rFonts w:ascii="Times" w:eastAsia="Times" w:hAnsi="Times" w:cs="Times"/>
          <w:b/>
          <w:bCs/>
          <w:sz w:val="28"/>
          <w:szCs w:val="28"/>
        </w:rPr>
        <w:t xml:space="preserve">.1 </w:t>
      </w:r>
      <w:r w:rsidRPr="007F639E">
        <w:rPr>
          <w:rFonts w:ascii="Times" w:eastAsia="Times" w:hAnsi="Times" w:cs="Times"/>
          <w:b/>
          <w:bCs/>
          <w:sz w:val="28"/>
          <w:szCs w:val="28"/>
        </w:rPr>
        <w:t>Component interface</w:t>
      </w:r>
    </w:p>
    <w:p w14:paraId="67DD7184" w14:textId="77777777" w:rsidR="00F403B5" w:rsidRDefault="00F403B5" w:rsidP="00F403B5">
      <w:pPr>
        <w:ind w:firstLine="720"/>
        <w:rPr>
          <w:rFonts w:ascii="Times" w:eastAsia="Times" w:hAnsi="Times" w:cs="Times"/>
          <w:b/>
          <w:bCs/>
          <w:sz w:val="28"/>
          <w:szCs w:val="28"/>
        </w:rPr>
      </w:pPr>
      <w:r>
        <w:rPr>
          <w:rFonts w:ascii="Times" w:eastAsia="Times" w:hAnsi="Times" w:cs="Times"/>
          <w:b/>
          <w:bCs/>
          <w:sz w:val="28"/>
          <w:szCs w:val="28"/>
        </w:rPr>
        <w:tab/>
        <w:t xml:space="preserve">5.1.1 Mobile </w:t>
      </w:r>
      <w:r w:rsidRPr="00687461">
        <w:rPr>
          <w:rFonts w:ascii="Times" w:eastAsia="Times" w:hAnsi="Times" w:cs="Times"/>
          <w:b/>
          <w:bCs/>
          <w:sz w:val="28"/>
          <w:szCs w:val="28"/>
        </w:rPr>
        <w:t>Web Service Interface</w:t>
      </w:r>
    </w:p>
    <w:p w14:paraId="3558C738" w14:textId="77777777" w:rsidR="00F403B5" w:rsidRDefault="00F403B5" w:rsidP="00F403B5">
      <w:pPr>
        <w:rPr>
          <w:rFonts w:ascii="Times" w:eastAsia="Times" w:hAnsi="Times" w:cs="Times"/>
        </w:rPr>
      </w:pPr>
    </w:p>
    <w:p w14:paraId="29DF8942" w14:textId="77777777" w:rsidR="00F403B5" w:rsidRDefault="00F403B5" w:rsidP="00F403B5">
      <w:pPr>
        <w:rPr>
          <w:rFonts w:eastAsia="Times"/>
        </w:rPr>
      </w:pPr>
      <w:r>
        <w:rPr>
          <w:rFonts w:eastAsia="Times"/>
        </w:rPr>
        <w:lastRenderedPageBreak/>
        <w:br/>
        <w:t xml:space="preserve">- </w:t>
      </w:r>
      <w:r w:rsidRPr="00044042">
        <w:rPr>
          <w:rFonts w:eastAsia="Times"/>
        </w:rPr>
        <w:t>Standard output format</w:t>
      </w:r>
      <w:r>
        <w:rPr>
          <w:rFonts w:eastAsia="Times"/>
        </w:rPr>
        <w:t>:</w:t>
      </w:r>
    </w:p>
    <w:p w14:paraId="7FA1819D" w14:textId="77777777" w:rsidR="00F403B5" w:rsidRDefault="00F403B5" w:rsidP="00F403B5">
      <w:pPr>
        <w:rPr>
          <w:rFonts w:eastAsia="Times"/>
        </w:rPr>
      </w:pPr>
    </w:p>
    <w:tbl>
      <w:tblPr>
        <w:tblStyle w:val="TableGrid"/>
        <w:tblW w:w="0" w:type="auto"/>
        <w:tblLook w:val="04A0" w:firstRow="1" w:lastRow="0" w:firstColumn="1" w:lastColumn="0" w:noHBand="0" w:noVBand="1"/>
      </w:tblPr>
      <w:tblGrid>
        <w:gridCol w:w="8780"/>
      </w:tblGrid>
      <w:tr w:rsidR="00F403B5" w14:paraId="020168BA" w14:textId="77777777" w:rsidTr="00044042">
        <w:tc>
          <w:tcPr>
            <w:tcW w:w="8780" w:type="dxa"/>
          </w:tcPr>
          <w:p w14:paraId="71F65FAA" w14:textId="77777777" w:rsidR="00F403B5" w:rsidRDefault="00F403B5" w:rsidP="00F403B5">
            <w:pPr>
              <w:rPr>
                <w:rFonts w:ascii="Consolas" w:eastAsia="Times" w:hAnsi="Consolas"/>
              </w:rPr>
            </w:pPr>
          </w:p>
          <w:p w14:paraId="13C0F1E0" w14:textId="77777777" w:rsidR="00F403B5" w:rsidRPr="00044042" w:rsidRDefault="00F403B5" w:rsidP="00F403B5">
            <w:pPr>
              <w:rPr>
                <w:rFonts w:ascii="Consolas" w:eastAsia="Times" w:hAnsi="Consolas"/>
              </w:rPr>
            </w:pPr>
            <w:r w:rsidRPr="00044042">
              <w:rPr>
                <w:rFonts w:ascii="Consolas" w:eastAsia="Times" w:hAnsi="Consolas"/>
              </w:rPr>
              <w:t>{</w:t>
            </w:r>
          </w:p>
          <w:p w14:paraId="6C0BCE40" w14:textId="77777777" w:rsidR="00F403B5" w:rsidRPr="00044042" w:rsidRDefault="00F403B5" w:rsidP="00F403B5">
            <w:pPr>
              <w:rPr>
                <w:rFonts w:ascii="Consolas" w:eastAsia="Times" w:hAnsi="Consolas"/>
              </w:rPr>
            </w:pPr>
            <w:r w:rsidRPr="00044042">
              <w:rPr>
                <w:rFonts w:ascii="Consolas" w:eastAsia="Times" w:hAnsi="Consolas"/>
              </w:rPr>
              <w:t xml:space="preserve">   "status": </w:t>
            </w:r>
            <w:proofErr w:type="spellStart"/>
            <w:r>
              <w:rPr>
                <w:rFonts w:ascii="Consolas" w:eastAsia="Times" w:hAnsi="Consolas"/>
              </w:rPr>
              <w:t>boolean</w:t>
            </w:r>
            <w:proofErr w:type="spellEnd"/>
            <w:r w:rsidRPr="00044042">
              <w:rPr>
                <w:rFonts w:ascii="Consolas" w:eastAsia="Times" w:hAnsi="Consolas"/>
              </w:rPr>
              <w:t>,</w:t>
            </w:r>
          </w:p>
          <w:p w14:paraId="1BF47014" w14:textId="77777777" w:rsidR="00F403B5" w:rsidRPr="00044042" w:rsidRDefault="00F403B5" w:rsidP="00F403B5">
            <w:pPr>
              <w:rPr>
                <w:rFonts w:ascii="Consolas" w:eastAsia="Times" w:hAnsi="Consolas"/>
              </w:rPr>
            </w:pPr>
            <w:r w:rsidRPr="00044042">
              <w:rPr>
                <w:rFonts w:ascii="Consolas" w:eastAsia="Times" w:hAnsi="Consolas"/>
              </w:rPr>
              <w:t xml:space="preserve">   "value": T,</w:t>
            </w:r>
          </w:p>
          <w:p w14:paraId="0B7C6870" w14:textId="77777777" w:rsidR="00F403B5" w:rsidRPr="00044042" w:rsidRDefault="00F403B5" w:rsidP="00F403B5">
            <w:pPr>
              <w:rPr>
                <w:rFonts w:ascii="Consolas" w:eastAsia="Times" w:hAnsi="Consolas"/>
              </w:rPr>
            </w:pPr>
            <w:r w:rsidRPr="00044042">
              <w:rPr>
                <w:rFonts w:ascii="Consolas" w:eastAsia="Times" w:hAnsi="Consolas"/>
              </w:rPr>
              <w:t xml:space="preserve">   "error": </w:t>
            </w:r>
            <w:r>
              <w:rPr>
                <w:rFonts w:ascii="Consolas" w:eastAsia="Times" w:hAnsi="Consolas"/>
              </w:rPr>
              <w:t>string</w:t>
            </w:r>
          </w:p>
          <w:p w14:paraId="3EBF5ADE" w14:textId="77777777" w:rsidR="00F403B5" w:rsidRDefault="00F403B5" w:rsidP="00F403B5">
            <w:pPr>
              <w:rPr>
                <w:rFonts w:ascii="Consolas" w:eastAsia="Times" w:hAnsi="Consolas"/>
              </w:rPr>
            </w:pPr>
            <w:r w:rsidRPr="00044042">
              <w:rPr>
                <w:rFonts w:ascii="Consolas" w:eastAsia="Times" w:hAnsi="Consolas"/>
              </w:rPr>
              <w:t>}</w:t>
            </w:r>
          </w:p>
          <w:p w14:paraId="4E0DC9BE" w14:textId="77777777" w:rsidR="00F403B5" w:rsidRPr="00044042" w:rsidRDefault="00F403B5" w:rsidP="00F403B5">
            <w:pPr>
              <w:rPr>
                <w:rFonts w:ascii="Consolas" w:eastAsia="Times" w:hAnsi="Consolas"/>
              </w:rPr>
            </w:pPr>
          </w:p>
        </w:tc>
      </w:tr>
    </w:tbl>
    <w:p w14:paraId="0B1B4DDD" w14:textId="77777777" w:rsidR="00F403B5" w:rsidRDefault="00F403B5" w:rsidP="00F403B5">
      <w:pPr>
        <w:rPr>
          <w:rFonts w:eastAsia="Times"/>
        </w:rPr>
      </w:pPr>
      <w:r>
        <w:rPr>
          <w:rFonts w:eastAsia="Times"/>
        </w:rPr>
        <w:t xml:space="preserve"> </w:t>
      </w:r>
    </w:p>
    <w:tbl>
      <w:tblPr>
        <w:tblStyle w:val="TableGrid"/>
        <w:tblW w:w="0" w:type="auto"/>
        <w:tblLook w:val="04A0" w:firstRow="1" w:lastRow="0" w:firstColumn="1" w:lastColumn="0" w:noHBand="0" w:noVBand="1"/>
      </w:tblPr>
      <w:tblGrid>
        <w:gridCol w:w="1075"/>
        <w:gridCol w:w="7705"/>
      </w:tblGrid>
      <w:tr w:rsidR="00F403B5" w14:paraId="46B65B78" w14:textId="77777777" w:rsidTr="006F1E74">
        <w:trPr>
          <w:trHeight w:val="462"/>
        </w:trPr>
        <w:tc>
          <w:tcPr>
            <w:tcW w:w="1075" w:type="dxa"/>
            <w:vAlign w:val="center"/>
          </w:tcPr>
          <w:p w14:paraId="3186C3CC" w14:textId="77777777" w:rsidR="00F403B5" w:rsidRPr="006F1E74" w:rsidRDefault="00F403B5" w:rsidP="00F403B5">
            <w:pPr>
              <w:jc w:val="center"/>
              <w:rPr>
                <w:rFonts w:eastAsia="Times"/>
                <w:b/>
              </w:rPr>
            </w:pPr>
            <w:r w:rsidRPr="006F1E74">
              <w:rPr>
                <w:rFonts w:eastAsia="Times"/>
                <w:b/>
              </w:rPr>
              <w:t>Name</w:t>
            </w:r>
          </w:p>
        </w:tc>
        <w:tc>
          <w:tcPr>
            <w:tcW w:w="7705" w:type="dxa"/>
            <w:vAlign w:val="center"/>
          </w:tcPr>
          <w:p w14:paraId="1A122F89" w14:textId="77777777" w:rsidR="00F403B5" w:rsidRPr="006F1E74" w:rsidRDefault="00F403B5" w:rsidP="00F403B5">
            <w:pPr>
              <w:jc w:val="center"/>
              <w:rPr>
                <w:rFonts w:eastAsia="Times"/>
                <w:b/>
              </w:rPr>
            </w:pPr>
            <w:r w:rsidRPr="006F1E74">
              <w:rPr>
                <w:rFonts w:eastAsia="Times"/>
                <w:b/>
              </w:rPr>
              <w:t>Description</w:t>
            </w:r>
          </w:p>
        </w:tc>
      </w:tr>
      <w:tr w:rsidR="00F403B5" w14:paraId="1CE9B68F" w14:textId="77777777" w:rsidTr="006F1E74">
        <w:trPr>
          <w:trHeight w:val="444"/>
        </w:trPr>
        <w:tc>
          <w:tcPr>
            <w:tcW w:w="1075" w:type="dxa"/>
            <w:vAlign w:val="center"/>
          </w:tcPr>
          <w:p w14:paraId="5CDFF1BB" w14:textId="77777777" w:rsidR="00F403B5" w:rsidRDefault="00F403B5" w:rsidP="00F403B5">
            <w:pPr>
              <w:jc w:val="center"/>
              <w:rPr>
                <w:rFonts w:eastAsia="Times"/>
              </w:rPr>
            </w:pPr>
            <w:r>
              <w:rPr>
                <w:rFonts w:eastAsia="Times"/>
              </w:rPr>
              <w:t>status</w:t>
            </w:r>
          </w:p>
        </w:tc>
        <w:tc>
          <w:tcPr>
            <w:tcW w:w="7705" w:type="dxa"/>
            <w:vAlign w:val="center"/>
          </w:tcPr>
          <w:p w14:paraId="16498115" w14:textId="77777777" w:rsidR="00F403B5" w:rsidRDefault="00F403B5" w:rsidP="00F403B5">
            <w:pPr>
              <w:rPr>
                <w:rFonts w:eastAsia="Times"/>
              </w:rPr>
            </w:pPr>
            <w:r>
              <w:rPr>
                <w:rFonts w:eastAsia="Times"/>
              </w:rPr>
              <w:t>value can be true or false to determine the request success processed or not</w:t>
            </w:r>
          </w:p>
        </w:tc>
      </w:tr>
      <w:tr w:rsidR="00F403B5" w14:paraId="6D0DC357" w14:textId="77777777" w:rsidTr="006F1E74">
        <w:trPr>
          <w:trHeight w:val="435"/>
        </w:trPr>
        <w:tc>
          <w:tcPr>
            <w:tcW w:w="1075" w:type="dxa"/>
            <w:vAlign w:val="center"/>
          </w:tcPr>
          <w:p w14:paraId="4D0D3AB4" w14:textId="77777777" w:rsidR="00F403B5" w:rsidRDefault="00F403B5" w:rsidP="00F403B5">
            <w:pPr>
              <w:jc w:val="center"/>
              <w:rPr>
                <w:rFonts w:eastAsia="Times"/>
              </w:rPr>
            </w:pPr>
            <w:r>
              <w:rPr>
                <w:rFonts w:eastAsia="Times"/>
              </w:rPr>
              <w:t>value</w:t>
            </w:r>
          </w:p>
        </w:tc>
        <w:tc>
          <w:tcPr>
            <w:tcW w:w="7705" w:type="dxa"/>
            <w:vAlign w:val="center"/>
          </w:tcPr>
          <w:p w14:paraId="0F91F26C" w14:textId="77777777" w:rsidR="00F403B5" w:rsidRDefault="00F403B5" w:rsidP="00F403B5">
            <w:pPr>
              <w:rPr>
                <w:rFonts w:eastAsia="Times"/>
              </w:rPr>
            </w:pPr>
            <w:r>
              <w:rPr>
                <w:rFonts w:eastAsia="Times"/>
              </w:rPr>
              <w:t>Json value corresponding to the request</w:t>
            </w:r>
          </w:p>
        </w:tc>
      </w:tr>
      <w:tr w:rsidR="00F403B5" w14:paraId="652221AE" w14:textId="77777777" w:rsidTr="006F1E74">
        <w:trPr>
          <w:trHeight w:val="444"/>
        </w:trPr>
        <w:tc>
          <w:tcPr>
            <w:tcW w:w="1075" w:type="dxa"/>
            <w:vAlign w:val="center"/>
          </w:tcPr>
          <w:p w14:paraId="440BE3F4" w14:textId="77777777" w:rsidR="00F403B5" w:rsidRDefault="00F403B5" w:rsidP="00F403B5">
            <w:pPr>
              <w:jc w:val="center"/>
              <w:rPr>
                <w:rFonts w:eastAsia="Times"/>
              </w:rPr>
            </w:pPr>
            <w:r>
              <w:rPr>
                <w:rFonts w:eastAsia="Times"/>
              </w:rPr>
              <w:t>error</w:t>
            </w:r>
          </w:p>
        </w:tc>
        <w:tc>
          <w:tcPr>
            <w:tcW w:w="7705" w:type="dxa"/>
            <w:vAlign w:val="center"/>
          </w:tcPr>
          <w:p w14:paraId="1734F184" w14:textId="77777777" w:rsidR="00F403B5" w:rsidRDefault="00F403B5" w:rsidP="00F403B5">
            <w:pPr>
              <w:rPr>
                <w:rFonts w:eastAsia="Times"/>
              </w:rPr>
            </w:pPr>
            <w:r>
              <w:rPr>
                <w:rFonts w:eastAsia="Times"/>
              </w:rPr>
              <w:t>contain error message content in case the request is not successes</w:t>
            </w:r>
          </w:p>
        </w:tc>
      </w:tr>
    </w:tbl>
    <w:p w14:paraId="6972EA0C" w14:textId="77777777" w:rsidR="00F403B5" w:rsidRDefault="00F403B5" w:rsidP="00F403B5">
      <w:pPr>
        <w:rPr>
          <w:rFonts w:eastAsia="Times"/>
        </w:rPr>
      </w:pPr>
    </w:p>
    <w:p w14:paraId="7889C664" w14:textId="77777777" w:rsidR="00F403B5" w:rsidRPr="00335997" w:rsidRDefault="00F403B5" w:rsidP="00F403B5">
      <w:pPr>
        <w:rPr>
          <w:rFonts w:eastAsia="Times"/>
        </w:rPr>
      </w:pPr>
    </w:p>
    <w:tbl>
      <w:tblPr>
        <w:tblStyle w:val="TableGrid"/>
        <w:tblW w:w="9180" w:type="dxa"/>
        <w:tblInd w:w="-365" w:type="dxa"/>
        <w:tblLook w:val="04A0" w:firstRow="1" w:lastRow="0" w:firstColumn="1" w:lastColumn="0" w:noHBand="0" w:noVBand="1"/>
      </w:tblPr>
      <w:tblGrid>
        <w:gridCol w:w="2746"/>
        <w:gridCol w:w="2378"/>
        <w:gridCol w:w="1046"/>
        <w:gridCol w:w="901"/>
        <w:gridCol w:w="951"/>
        <w:gridCol w:w="1158"/>
      </w:tblGrid>
      <w:tr w:rsidR="00F403B5" w14:paraId="5CFC9B65" w14:textId="77777777" w:rsidTr="006F1E74">
        <w:trPr>
          <w:trHeight w:val="795"/>
        </w:trPr>
        <w:tc>
          <w:tcPr>
            <w:tcW w:w="2776" w:type="dxa"/>
            <w:vAlign w:val="center"/>
          </w:tcPr>
          <w:p w14:paraId="588CEA14" w14:textId="77777777" w:rsidR="00F403B5" w:rsidRPr="006F1E74" w:rsidRDefault="00F403B5" w:rsidP="00F403B5">
            <w:pPr>
              <w:jc w:val="center"/>
              <w:rPr>
                <w:rFonts w:eastAsia="Times"/>
                <w:b/>
              </w:rPr>
            </w:pPr>
            <w:r w:rsidRPr="006F1E74">
              <w:rPr>
                <w:rFonts w:eastAsia="Times"/>
                <w:b/>
              </w:rPr>
              <w:t>Signature</w:t>
            </w:r>
          </w:p>
        </w:tc>
        <w:tc>
          <w:tcPr>
            <w:tcW w:w="2458" w:type="dxa"/>
            <w:vAlign w:val="center"/>
          </w:tcPr>
          <w:p w14:paraId="30FCF5EE" w14:textId="77777777" w:rsidR="00F403B5" w:rsidRPr="006F1E74" w:rsidRDefault="00F403B5" w:rsidP="00F403B5">
            <w:pPr>
              <w:jc w:val="center"/>
              <w:rPr>
                <w:rFonts w:eastAsia="Times"/>
                <w:b/>
              </w:rPr>
            </w:pPr>
            <w:r w:rsidRPr="006F1E74">
              <w:rPr>
                <w:rFonts w:eastAsia="Times"/>
                <w:b/>
              </w:rPr>
              <w:t>Description</w:t>
            </w:r>
          </w:p>
        </w:tc>
        <w:tc>
          <w:tcPr>
            <w:tcW w:w="1057" w:type="dxa"/>
            <w:vAlign w:val="center"/>
          </w:tcPr>
          <w:p w14:paraId="73737E2E" w14:textId="77777777" w:rsidR="00F403B5" w:rsidRPr="006F1E74" w:rsidRDefault="00F403B5" w:rsidP="00F403B5">
            <w:pPr>
              <w:jc w:val="center"/>
              <w:rPr>
                <w:rFonts w:eastAsia="Times"/>
                <w:b/>
              </w:rPr>
            </w:pPr>
            <w:r w:rsidRPr="006F1E74">
              <w:rPr>
                <w:rFonts w:eastAsia="Times"/>
                <w:b/>
              </w:rPr>
              <w:t>Input</w:t>
            </w:r>
          </w:p>
        </w:tc>
        <w:tc>
          <w:tcPr>
            <w:tcW w:w="828" w:type="dxa"/>
            <w:vAlign w:val="center"/>
          </w:tcPr>
          <w:p w14:paraId="30BC98EF" w14:textId="77777777" w:rsidR="00F403B5" w:rsidRPr="006F1E74" w:rsidRDefault="00F403B5" w:rsidP="00F403B5">
            <w:pPr>
              <w:jc w:val="center"/>
              <w:rPr>
                <w:rFonts w:eastAsia="Times"/>
                <w:b/>
              </w:rPr>
            </w:pPr>
            <w:r w:rsidRPr="006F1E74">
              <w:rPr>
                <w:rFonts w:eastAsia="Times"/>
                <w:b/>
              </w:rPr>
              <w:t>Output</w:t>
            </w:r>
          </w:p>
        </w:tc>
        <w:tc>
          <w:tcPr>
            <w:tcW w:w="953" w:type="dxa"/>
            <w:vAlign w:val="center"/>
          </w:tcPr>
          <w:p w14:paraId="4E43C3CB" w14:textId="77777777" w:rsidR="00F403B5" w:rsidRPr="006F1E74" w:rsidRDefault="00F403B5" w:rsidP="00F403B5">
            <w:pPr>
              <w:jc w:val="center"/>
              <w:rPr>
                <w:rFonts w:eastAsia="Times"/>
                <w:b/>
              </w:rPr>
            </w:pPr>
            <w:r w:rsidRPr="006F1E74">
              <w:rPr>
                <w:rFonts w:eastAsia="Times"/>
                <w:b/>
              </w:rPr>
              <w:t>Output Format</w:t>
            </w:r>
          </w:p>
        </w:tc>
        <w:tc>
          <w:tcPr>
            <w:tcW w:w="1108" w:type="dxa"/>
            <w:vAlign w:val="center"/>
          </w:tcPr>
          <w:p w14:paraId="18BB1AB7" w14:textId="77777777" w:rsidR="00F403B5" w:rsidRPr="006F1E74" w:rsidRDefault="00F403B5" w:rsidP="00F403B5">
            <w:pPr>
              <w:jc w:val="center"/>
              <w:rPr>
                <w:rFonts w:eastAsia="Times"/>
                <w:b/>
              </w:rPr>
            </w:pPr>
            <w:r w:rsidRPr="006F1E74">
              <w:rPr>
                <w:rFonts w:eastAsia="Times"/>
                <w:b/>
              </w:rPr>
              <w:t>Exception</w:t>
            </w:r>
          </w:p>
        </w:tc>
      </w:tr>
      <w:tr w:rsidR="00F403B5" w14:paraId="14E9DDE4" w14:textId="77777777" w:rsidTr="00C05574">
        <w:tc>
          <w:tcPr>
            <w:tcW w:w="2776" w:type="dxa"/>
          </w:tcPr>
          <w:p w14:paraId="61E26561"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t>login(R r)</w:t>
            </w:r>
          </w:p>
        </w:tc>
        <w:tc>
          <w:tcPr>
            <w:tcW w:w="2458" w:type="dxa"/>
          </w:tcPr>
          <w:p w14:paraId="45582576" w14:textId="77777777" w:rsidR="00F403B5" w:rsidRDefault="00F403B5" w:rsidP="00F403B5">
            <w:pPr>
              <w:rPr>
                <w:rFonts w:eastAsia="Times"/>
              </w:rPr>
            </w:pPr>
            <w:r>
              <w:rPr>
                <w:rFonts w:eastAsia="Times"/>
              </w:rPr>
              <w:t>Login a user</w:t>
            </w:r>
          </w:p>
        </w:tc>
        <w:tc>
          <w:tcPr>
            <w:tcW w:w="1057" w:type="dxa"/>
          </w:tcPr>
          <w:p w14:paraId="61A1F6EF" w14:textId="77777777" w:rsidR="00F403B5" w:rsidRDefault="00F403B5" w:rsidP="00F403B5">
            <w:pPr>
              <w:rPr>
                <w:rFonts w:eastAsia="Times"/>
              </w:rPr>
            </w:pPr>
            <w:r>
              <w:t>Request object r</w:t>
            </w:r>
          </w:p>
        </w:tc>
        <w:tc>
          <w:tcPr>
            <w:tcW w:w="828" w:type="dxa"/>
          </w:tcPr>
          <w:p w14:paraId="1D8B0B37" w14:textId="77777777" w:rsidR="00F403B5" w:rsidRDefault="00F403B5" w:rsidP="00F403B5">
            <w:pPr>
              <w:rPr>
                <w:rFonts w:eastAsia="Times"/>
              </w:rPr>
            </w:pPr>
            <w:r>
              <w:rPr>
                <w:rFonts w:eastAsia="Times"/>
              </w:rPr>
              <w:t>Json</w:t>
            </w:r>
          </w:p>
        </w:tc>
        <w:tc>
          <w:tcPr>
            <w:tcW w:w="953" w:type="dxa"/>
          </w:tcPr>
          <w:p w14:paraId="7A39EF08" w14:textId="77777777" w:rsidR="00F403B5" w:rsidRDefault="00F403B5" w:rsidP="00F403B5">
            <w:pPr>
              <w:rPr>
                <w:rFonts w:eastAsia="Times"/>
              </w:rPr>
            </w:pPr>
            <w:r>
              <w:rPr>
                <w:rFonts w:eastAsia="Times"/>
              </w:rPr>
              <w:t>[1]</w:t>
            </w:r>
          </w:p>
        </w:tc>
        <w:tc>
          <w:tcPr>
            <w:tcW w:w="1108" w:type="dxa"/>
          </w:tcPr>
          <w:p w14:paraId="1B93ECA3" w14:textId="77777777" w:rsidR="00F403B5" w:rsidRDefault="00F403B5" w:rsidP="00F403B5">
            <w:pPr>
              <w:rPr>
                <w:rFonts w:eastAsia="Times"/>
              </w:rPr>
            </w:pPr>
            <w:r>
              <w:rPr>
                <w:rFonts w:eastAsia="Times"/>
              </w:rPr>
              <w:t>N/A</w:t>
            </w:r>
          </w:p>
        </w:tc>
      </w:tr>
      <w:tr w:rsidR="00F403B5" w14:paraId="28A1DD45" w14:textId="77777777" w:rsidTr="00C05574">
        <w:tc>
          <w:tcPr>
            <w:tcW w:w="2776" w:type="dxa"/>
          </w:tcPr>
          <w:p w14:paraId="6AF241E7"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getAppointmentList</w:t>
            </w:r>
            <w:proofErr w:type="spellEnd"/>
            <w:r w:rsidRPr="00D35C90">
              <w:rPr>
                <w:rFonts w:ascii="Consolas" w:eastAsia="Times" w:hAnsi="Consolas" w:cs="Times"/>
                <w:sz w:val="20"/>
                <w:szCs w:val="20"/>
              </w:rPr>
              <w:t>(R r)</w:t>
            </w:r>
          </w:p>
        </w:tc>
        <w:tc>
          <w:tcPr>
            <w:tcW w:w="2458" w:type="dxa"/>
          </w:tcPr>
          <w:p w14:paraId="6AD71F18" w14:textId="77777777" w:rsidR="00F403B5" w:rsidRDefault="00F403B5" w:rsidP="00F403B5">
            <w:pPr>
              <w:rPr>
                <w:rFonts w:eastAsia="Times"/>
              </w:rPr>
            </w:pPr>
            <w:r>
              <w:rPr>
                <w:rFonts w:eastAsia="Times"/>
              </w:rPr>
              <w:t>Get appointment list of current day</w:t>
            </w:r>
          </w:p>
        </w:tc>
        <w:tc>
          <w:tcPr>
            <w:tcW w:w="1057" w:type="dxa"/>
          </w:tcPr>
          <w:p w14:paraId="59D0D660" w14:textId="77777777" w:rsidR="00F403B5" w:rsidRDefault="00F403B5" w:rsidP="00F403B5">
            <w:pPr>
              <w:rPr>
                <w:rFonts w:eastAsia="Times"/>
              </w:rPr>
            </w:pPr>
            <w:r>
              <w:t>Request object r</w:t>
            </w:r>
          </w:p>
        </w:tc>
        <w:tc>
          <w:tcPr>
            <w:tcW w:w="828" w:type="dxa"/>
          </w:tcPr>
          <w:p w14:paraId="3BBD080D" w14:textId="77777777" w:rsidR="00F403B5" w:rsidRDefault="00F403B5" w:rsidP="00F403B5">
            <w:pPr>
              <w:rPr>
                <w:rFonts w:eastAsia="Times"/>
              </w:rPr>
            </w:pPr>
            <w:r>
              <w:rPr>
                <w:rFonts w:eastAsia="Times"/>
              </w:rPr>
              <w:t>Json</w:t>
            </w:r>
          </w:p>
        </w:tc>
        <w:tc>
          <w:tcPr>
            <w:tcW w:w="953" w:type="dxa"/>
          </w:tcPr>
          <w:p w14:paraId="5DEAB921" w14:textId="77777777" w:rsidR="00F403B5" w:rsidRDefault="00F403B5" w:rsidP="00F403B5">
            <w:pPr>
              <w:rPr>
                <w:rFonts w:eastAsia="Times"/>
              </w:rPr>
            </w:pPr>
            <w:r>
              <w:rPr>
                <w:rFonts w:eastAsia="Times"/>
              </w:rPr>
              <w:t>[1]</w:t>
            </w:r>
          </w:p>
        </w:tc>
        <w:tc>
          <w:tcPr>
            <w:tcW w:w="1108" w:type="dxa"/>
          </w:tcPr>
          <w:p w14:paraId="10CD2219" w14:textId="77777777" w:rsidR="00F403B5" w:rsidRDefault="00F403B5" w:rsidP="00F403B5">
            <w:pPr>
              <w:rPr>
                <w:rFonts w:eastAsia="Times"/>
              </w:rPr>
            </w:pPr>
            <w:r>
              <w:rPr>
                <w:rFonts w:eastAsia="Times"/>
              </w:rPr>
              <w:t>N/A</w:t>
            </w:r>
          </w:p>
        </w:tc>
      </w:tr>
      <w:tr w:rsidR="00F403B5" w14:paraId="2E8097DC" w14:textId="77777777" w:rsidTr="00C05574">
        <w:tc>
          <w:tcPr>
            <w:tcW w:w="2776" w:type="dxa"/>
          </w:tcPr>
          <w:p w14:paraId="64B25EC8"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cancelWorking</w:t>
            </w:r>
            <w:proofErr w:type="spellEnd"/>
            <w:r w:rsidRPr="00D35C90">
              <w:rPr>
                <w:rFonts w:ascii="Consolas" w:eastAsia="Times" w:hAnsi="Consolas" w:cs="Times"/>
                <w:sz w:val="20"/>
                <w:szCs w:val="20"/>
              </w:rPr>
              <w:t>(R r)</w:t>
            </w:r>
          </w:p>
        </w:tc>
        <w:tc>
          <w:tcPr>
            <w:tcW w:w="2458" w:type="dxa"/>
          </w:tcPr>
          <w:p w14:paraId="29EAF9C5" w14:textId="77777777" w:rsidR="00F403B5" w:rsidRDefault="00F403B5" w:rsidP="00F403B5">
            <w:pPr>
              <w:rPr>
                <w:rFonts w:eastAsia="Times"/>
              </w:rPr>
            </w:pPr>
            <w:r>
              <w:rPr>
                <w:rFonts w:eastAsia="Times"/>
              </w:rPr>
              <w:t>Cancel all appointment remaining in the current day</w:t>
            </w:r>
          </w:p>
        </w:tc>
        <w:tc>
          <w:tcPr>
            <w:tcW w:w="1057" w:type="dxa"/>
          </w:tcPr>
          <w:p w14:paraId="367CCF9C" w14:textId="77777777" w:rsidR="00F403B5" w:rsidRDefault="00F403B5" w:rsidP="00F403B5">
            <w:pPr>
              <w:rPr>
                <w:rFonts w:eastAsia="Times"/>
              </w:rPr>
            </w:pPr>
            <w:r>
              <w:t>Request object r</w:t>
            </w:r>
          </w:p>
        </w:tc>
        <w:tc>
          <w:tcPr>
            <w:tcW w:w="828" w:type="dxa"/>
          </w:tcPr>
          <w:p w14:paraId="6D3573BA" w14:textId="77777777" w:rsidR="00F403B5" w:rsidRDefault="00F403B5" w:rsidP="00F403B5">
            <w:pPr>
              <w:rPr>
                <w:rFonts w:eastAsia="Times"/>
              </w:rPr>
            </w:pPr>
            <w:r>
              <w:rPr>
                <w:rFonts w:eastAsia="Times"/>
              </w:rPr>
              <w:t>Json</w:t>
            </w:r>
          </w:p>
        </w:tc>
        <w:tc>
          <w:tcPr>
            <w:tcW w:w="953" w:type="dxa"/>
          </w:tcPr>
          <w:p w14:paraId="36A5A187" w14:textId="77777777" w:rsidR="00F403B5" w:rsidRDefault="00F403B5" w:rsidP="00F403B5">
            <w:pPr>
              <w:rPr>
                <w:rFonts w:eastAsia="Times"/>
              </w:rPr>
            </w:pPr>
            <w:r>
              <w:rPr>
                <w:rFonts w:eastAsia="Times"/>
              </w:rPr>
              <w:t>[1]</w:t>
            </w:r>
          </w:p>
        </w:tc>
        <w:tc>
          <w:tcPr>
            <w:tcW w:w="1108" w:type="dxa"/>
          </w:tcPr>
          <w:p w14:paraId="0B3294BC" w14:textId="77777777" w:rsidR="00F403B5" w:rsidRDefault="00F403B5" w:rsidP="00F403B5">
            <w:pPr>
              <w:rPr>
                <w:rFonts w:eastAsia="Times"/>
              </w:rPr>
            </w:pPr>
            <w:r>
              <w:rPr>
                <w:rFonts w:eastAsia="Times"/>
              </w:rPr>
              <w:t>N/A</w:t>
            </w:r>
          </w:p>
        </w:tc>
      </w:tr>
      <w:tr w:rsidR="00F403B5" w14:paraId="574B4FE0" w14:textId="77777777" w:rsidTr="00C05574">
        <w:tc>
          <w:tcPr>
            <w:tcW w:w="2776" w:type="dxa"/>
          </w:tcPr>
          <w:p w14:paraId="164EA92B"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shiftWorking</w:t>
            </w:r>
            <w:proofErr w:type="spellEnd"/>
            <w:r w:rsidRPr="00D35C90">
              <w:rPr>
                <w:rFonts w:ascii="Consolas" w:eastAsia="Times" w:hAnsi="Consolas" w:cs="Times"/>
                <w:sz w:val="20"/>
                <w:szCs w:val="20"/>
              </w:rPr>
              <w:t>(R r)</w:t>
            </w:r>
          </w:p>
        </w:tc>
        <w:tc>
          <w:tcPr>
            <w:tcW w:w="2458" w:type="dxa"/>
          </w:tcPr>
          <w:p w14:paraId="62BC8CB8" w14:textId="77777777" w:rsidR="00F403B5" w:rsidRDefault="00F403B5" w:rsidP="00F403B5">
            <w:pPr>
              <w:rPr>
                <w:rFonts w:eastAsia="Times"/>
              </w:rPr>
            </w:pPr>
            <w:r>
              <w:rPr>
                <w:rFonts w:eastAsia="Times"/>
              </w:rPr>
              <w:t>Adjust all appointment’s time in current day</w:t>
            </w:r>
          </w:p>
        </w:tc>
        <w:tc>
          <w:tcPr>
            <w:tcW w:w="1057" w:type="dxa"/>
          </w:tcPr>
          <w:p w14:paraId="766F4E39" w14:textId="77777777" w:rsidR="00F403B5" w:rsidRDefault="00F403B5" w:rsidP="00F403B5">
            <w:pPr>
              <w:rPr>
                <w:rFonts w:eastAsia="Times"/>
              </w:rPr>
            </w:pPr>
            <w:r>
              <w:t>Request object r</w:t>
            </w:r>
          </w:p>
        </w:tc>
        <w:tc>
          <w:tcPr>
            <w:tcW w:w="828" w:type="dxa"/>
          </w:tcPr>
          <w:p w14:paraId="2718E9AE" w14:textId="77777777" w:rsidR="00F403B5" w:rsidRDefault="00F403B5" w:rsidP="00F403B5">
            <w:pPr>
              <w:rPr>
                <w:rFonts w:eastAsia="Times"/>
              </w:rPr>
            </w:pPr>
            <w:r>
              <w:rPr>
                <w:rFonts w:eastAsia="Times"/>
              </w:rPr>
              <w:t>Json</w:t>
            </w:r>
          </w:p>
        </w:tc>
        <w:tc>
          <w:tcPr>
            <w:tcW w:w="953" w:type="dxa"/>
          </w:tcPr>
          <w:p w14:paraId="01C96D30" w14:textId="77777777" w:rsidR="00F403B5" w:rsidRDefault="00F403B5" w:rsidP="00F403B5">
            <w:pPr>
              <w:rPr>
                <w:rFonts w:eastAsia="Times"/>
              </w:rPr>
            </w:pPr>
            <w:r>
              <w:rPr>
                <w:rFonts w:eastAsia="Times"/>
              </w:rPr>
              <w:t>[1]</w:t>
            </w:r>
          </w:p>
        </w:tc>
        <w:tc>
          <w:tcPr>
            <w:tcW w:w="1108" w:type="dxa"/>
          </w:tcPr>
          <w:p w14:paraId="276E8E06" w14:textId="77777777" w:rsidR="00F403B5" w:rsidRDefault="00F403B5" w:rsidP="00F403B5">
            <w:pPr>
              <w:rPr>
                <w:rFonts w:eastAsia="Times"/>
              </w:rPr>
            </w:pPr>
            <w:r>
              <w:rPr>
                <w:rFonts w:eastAsia="Times"/>
              </w:rPr>
              <w:t>N/A</w:t>
            </w:r>
          </w:p>
        </w:tc>
      </w:tr>
      <w:tr w:rsidR="00F403B5" w14:paraId="3194D17B" w14:textId="77777777" w:rsidTr="00C05574">
        <w:tc>
          <w:tcPr>
            <w:tcW w:w="2776" w:type="dxa"/>
          </w:tcPr>
          <w:p w14:paraId="7F443118"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changePassword</w:t>
            </w:r>
            <w:proofErr w:type="spellEnd"/>
            <w:r w:rsidRPr="00D35C90">
              <w:rPr>
                <w:rFonts w:ascii="Consolas" w:eastAsia="Times" w:hAnsi="Consolas" w:cs="Times"/>
                <w:sz w:val="20"/>
                <w:szCs w:val="20"/>
              </w:rPr>
              <w:t>(R r)</w:t>
            </w:r>
          </w:p>
        </w:tc>
        <w:tc>
          <w:tcPr>
            <w:tcW w:w="2458" w:type="dxa"/>
          </w:tcPr>
          <w:p w14:paraId="761C550F" w14:textId="77777777" w:rsidR="00F403B5" w:rsidRDefault="00F403B5" w:rsidP="00F403B5">
            <w:pPr>
              <w:rPr>
                <w:rFonts w:eastAsia="Times"/>
              </w:rPr>
            </w:pPr>
            <w:r>
              <w:rPr>
                <w:rFonts w:eastAsia="Times"/>
              </w:rPr>
              <w:t>Change password</w:t>
            </w:r>
          </w:p>
        </w:tc>
        <w:tc>
          <w:tcPr>
            <w:tcW w:w="1057" w:type="dxa"/>
          </w:tcPr>
          <w:p w14:paraId="37F81DA8" w14:textId="77777777" w:rsidR="00F403B5" w:rsidRDefault="00F403B5" w:rsidP="00F403B5">
            <w:pPr>
              <w:rPr>
                <w:rFonts w:eastAsia="Times"/>
              </w:rPr>
            </w:pPr>
            <w:r>
              <w:t>Request object r</w:t>
            </w:r>
          </w:p>
        </w:tc>
        <w:tc>
          <w:tcPr>
            <w:tcW w:w="828" w:type="dxa"/>
          </w:tcPr>
          <w:p w14:paraId="44967D96" w14:textId="77777777" w:rsidR="00F403B5" w:rsidRDefault="00F403B5" w:rsidP="00F403B5">
            <w:pPr>
              <w:rPr>
                <w:rFonts w:eastAsia="Times"/>
              </w:rPr>
            </w:pPr>
            <w:r>
              <w:rPr>
                <w:rFonts w:eastAsia="Times"/>
              </w:rPr>
              <w:t>Json</w:t>
            </w:r>
          </w:p>
        </w:tc>
        <w:tc>
          <w:tcPr>
            <w:tcW w:w="953" w:type="dxa"/>
          </w:tcPr>
          <w:p w14:paraId="5C5CCF3D" w14:textId="77777777" w:rsidR="00F403B5" w:rsidRDefault="00F403B5" w:rsidP="00F403B5">
            <w:pPr>
              <w:rPr>
                <w:rFonts w:eastAsia="Times"/>
              </w:rPr>
            </w:pPr>
            <w:r>
              <w:rPr>
                <w:rFonts w:eastAsia="Times"/>
              </w:rPr>
              <w:t>[1]</w:t>
            </w:r>
          </w:p>
        </w:tc>
        <w:tc>
          <w:tcPr>
            <w:tcW w:w="1108" w:type="dxa"/>
          </w:tcPr>
          <w:p w14:paraId="6F8738A4" w14:textId="77777777" w:rsidR="00F403B5" w:rsidRDefault="00F403B5" w:rsidP="00F403B5">
            <w:pPr>
              <w:rPr>
                <w:rFonts w:eastAsia="Times"/>
              </w:rPr>
            </w:pPr>
            <w:r>
              <w:rPr>
                <w:rFonts w:eastAsia="Times"/>
              </w:rPr>
              <w:t>N/A</w:t>
            </w:r>
          </w:p>
        </w:tc>
      </w:tr>
      <w:tr w:rsidR="00F403B5" w14:paraId="616C24CD" w14:textId="77777777" w:rsidTr="00C05574">
        <w:tc>
          <w:tcPr>
            <w:tcW w:w="2776" w:type="dxa"/>
          </w:tcPr>
          <w:p w14:paraId="353536B9"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changeInfo</w:t>
            </w:r>
            <w:proofErr w:type="spellEnd"/>
            <w:r w:rsidRPr="00D35C90">
              <w:rPr>
                <w:rFonts w:ascii="Consolas" w:eastAsia="Times" w:hAnsi="Consolas" w:cs="Times"/>
                <w:sz w:val="20"/>
                <w:szCs w:val="20"/>
              </w:rPr>
              <w:t>(R r)</w:t>
            </w:r>
          </w:p>
        </w:tc>
        <w:tc>
          <w:tcPr>
            <w:tcW w:w="2458" w:type="dxa"/>
          </w:tcPr>
          <w:p w14:paraId="55812548" w14:textId="77777777" w:rsidR="00F403B5" w:rsidRDefault="00F403B5" w:rsidP="00F403B5">
            <w:pPr>
              <w:rPr>
                <w:rFonts w:eastAsia="Times"/>
              </w:rPr>
            </w:pPr>
            <w:r>
              <w:rPr>
                <w:rFonts w:eastAsia="Times"/>
              </w:rPr>
              <w:t xml:space="preserve">Change user’s information (address, full name…) </w:t>
            </w:r>
          </w:p>
        </w:tc>
        <w:tc>
          <w:tcPr>
            <w:tcW w:w="1057" w:type="dxa"/>
          </w:tcPr>
          <w:p w14:paraId="56801F56" w14:textId="77777777" w:rsidR="00F403B5" w:rsidRDefault="00F403B5" w:rsidP="00F403B5">
            <w:pPr>
              <w:rPr>
                <w:rFonts w:eastAsia="Times"/>
              </w:rPr>
            </w:pPr>
            <w:r>
              <w:t>Request object r</w:t>
            </w:r>
          </w:p>
        </w:tc>
        <w:tc>
          <w:tcPr>
            <w:tcW w:w="828" w:type="dxa"/>
          </w:tcPr>
          <w:p w14:paraId="0C3EFA77" w14:textId="77777777" w:rsidR="00F403B5" w:rsidRDefault="00F403B5" w:rsidP="00F403B5">
            <w:pPr>
              <w:rPr>
                <w:rFonts w:eastAsia="Times"/>
              </w:rPr>
            </w:pPr>
            <w:r>
              <w:rPr>
                <w:rFonts w:eastAsia="Times"/>
              </w:rPr>
              <w:t>Json</w:t>
            </w:r>
          </w:p>
        </w:tc>
        <w:tc>
          <w:tcPr>
            <w:tcW w:w="953" w:type="dxa"/>
          </w:tcPr>
          <w:p w14:paraId="671B6100" w14:textId="77777777" w:rsidR="00F403B5" w:rsidRDefault="00F403B5" w:rsidP="00F403B5">
            <w:pPr>
              <w:rPr>
                <w:rFonts w:eastAsia="Times"/>
              </w:rPr>
            </w:pPr>
            <w:r>
              <w:rPr>
                <w:rFonts w:eastAsia="Times"/>
              </w:rPr>
              <w:t>[1]</w:t>
            </w:r>
          </w:p>
        </w:tc>
        <w:tc>
          <w:tcPr>
            <w:tcW w:w="1108" w:type="dxa"/>
          </w:tcPr>
          <w:p w14:paraId="20651891" w14:textId="77777777" w:rsidR="00F403B5" w:rsidRDefault="00F403B5" w:rsidP="00F403B5">
            <w:pPr>
              <w:rPr>
                <w:rFonts w:eastAsia="Times"/>
              </w:rPr>
            </w:pPr>
            <w:r>
              <w:rPr>
                <w:rFonts w:eastAsia="Times"/>
              </w:rPr>
              <w:t>N/A</w:t>
            </w:r>
          </w:p>
        </w:tc>
      </w:tr>
      <w:tr w:rsidR="00F403B5" w14:paraId="42FB2EFD" w14:textId="77777777" w:rsidTr="00C05574">
        <w:tc>
          <w:tcPr>
            <w:tcW w:w="2776" w:type="dxa"/>
          </w:tcPr>
          <w:p w14:paraId="0CCCBA2C"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t>register(R r)</w:t>
            </w:r>
          </w:p>
        </w:tc>
        <w:tc>
          <w:tcPr>
            <w:tcW w:w="2458" w:type="dxa"/>
          </w:tcPr>
          <w:p w14:paraId="250EDA77" w14:textId="77777777" w:rsidR="00F403B5" w:rsidRDefault="00F403B5" w:rsidP="00F403B5">
            <w:pPr>
              <w:rPr>
                <w:rFonts w:eastAsia="Times"/>
              </w:rPr>
            </w:pPr>
            <w:r>
              <w:rPr>
                <w:rFonts w:eastAsia="Times"/>
              </w:rPr>
              <w:t>Register a new user</w:t>
            </w:r>
          </w:p>
        </w:tc>
        <w:tc>
          <w:tcPr>
            <w:tcW w:w="1057" w:type="dxa"/>
          </w:tcPr>
          <w:p w14:paraId="45DFCEB6" w14:textId="77777777" w:rsidR="00F403B5" w:rsidRDefault="00F403B5" w:rsidP="00F403B5">
            <w:pPr>
              <w:rPr>
                <w:rFonts w:eastAsia="Times"/>
              </w:rPr>
            </w:pPr>
            <w:r>
              <w:t>Request object r</w:t>
            </w:r>
          </w:p>
        </w:tc>
        <w:tc>
          <w:tcPr>
            <w:tcW w:w="828" w:type="dxa"/>
          </w:tcPr>
          <w:p w14:paraId="360A00E6" w14:textId="77777777" w:rsidR="00F403B5" w:rsidRDefault="00F403B5" w:rsidP="00F403B5">
            <w:pPr>
              <w:rPr>
                <w:rFonts w:eastAsia="Times"/>
              </w:rPr>
            </w:pPr>
            <w:r>
              <w:rPr>
                <w:rFonts w:eastAsia="Times"/>
              </w:rPr>
              <w:t>Json</w:t>
            </w:r>
          </w:p>
        </w:tc>
        <w:tc>
          <w:tcPr>
            <w:tcW w:w="953" w:type="dxa"/>
          </w:tcPr>
          <w:p w14:paraId="38D136CC" w14:textId="77777777" w:rsidR="00F403B5" w:rsidRDefault="00F403B5" w:rsidP="00F403B5">
            <w:pPr>
              <w:rPr>
                <w:rFonts w:eastAsia="Times"/>
              </w:rPr>
            </w:pPr>
            <w:r>
              <w:rPr>
                <w:rFonts w:eastAsia="Times"/>
              </w:rPr>
              <w:t>[1]</w:t>
            </w:r>
          </w:p>
        </w:tc>
        <w:tc>
          <w:tcPr>
            <w:tcW w:w="1108" w:type="dxa"/>
          </w:tcPr>
          <w:p w14:paraId="4D2FEF46" w14:textId="77777777" w:rsidR="00F403B5" w:rsidRDefault="00F403B5" w:rsidP="00F403B5">
            <w:pPr>
              <w:rPr>
                <w:rFonts w:eastAsia="Times"/>
              </w:rPr>
            </w:pPr>
            <w:r>
              <w:rPr>
                <w:rFonts w:eastAsia="Times"/>
              </w:rPr>
              <w:t>N/A</w:t>
            </w:r>
          </w:p>
        </w:tc>
      </w:tr>
      <w:tr w:rsidR="00F403B5" w14:paraId="02F17E3A" w14:textId="77777777" w:rsidTr="00C05574">
        <w:tc>
          <w:tcPr>
            <w:tcW w:w="2776" w:type="dxa"/>
          </w:tcPr>
          <w:p w14:paraId="39468297"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checkDuplicate</w:t>
            </w:r>
            <w:proofErr w:type="spellEnd"/>
            <w:r w:rsidRPr="00D35C90">
              <w:rPr>
                <w:rFonts w:ascii="Consolas" w:eastAsia="Times" w:hAnsi="Consolas" w:cs="Times"/>
                <w:sz w:val="20"/>
                <w:szCs w:val="20"/>
              </w:rPr>
              <w:t>(R r)</w:t>
            </w:r>
          </w:p>
        </w:tc>
        <w:tc>
          <w:tcPr>
            <w:tcW w:w="2458" w:type="dxa"/>
          </w:tcPr>
          <w:p w14:paraId="610CBD29" w14:textId="77777777" w:rsidR="00F403B5" w:rsidRDefault="00F403B5" w:rsidP="00F403B5">
            <w:pPr>
              <w:rPr>
                <w:rFonts w:eastAsia="Times"/>
              </w:rPr>
            </w:pPr>
            <w:r>
              <w:rPr>
                <w:rFonts w:eastAsia="Times"/>
              </w:rPr>
              <w:t xml:space="preserve">Check whether a username already </w:t>
            </w:r>
            <w:r>
              <w:rPr>
                <w:rFonts w:eastAsia="Times"/>
                <w:noProof/>
              </w:rPr>
              <w:t>exists</w:t>
            </w:r>
            <w:r>
              <w:rPr>
                <w:rFonts w:eastAsia="Times"/>
              </w:rPr>
              <w:t xml:space="preserve"> in the system</w:t>
            </w:r>
          </w:p>
        </w:tc>
        <w:tc>
          <w:tcPr>
            <w:tcW w:w="1057" w:type="dxa"/>
          </w:tcPr>
          <w:p w14:paraId="40C1B3B9" w14:textId="77777777" w:rsidR="00F403B5" w:rsidRDefault="00F403B5" w:rsidP="00F403B5">
            <w:pPr>
              <w:rPr>
                <w:rFonts w:eastAsia="Times"/>
              </w:rPr>
            </w:pPr>
            <w:r>
              <w:t>Request object r</w:t>
            </w:r>
          </w:p>
        </w:tc>
        <w:tc>
          <w:tcPr>
            <w:tcW w:w="828" w:type="dxa"/>
          </w:tcPr>
          <w:p w14:paraId="62189446" w14:textId="77777777" w:rsidR="00F403B5" w:rsidRDefault="00F403B5" w:rsidP="00F403B5">
            <w:pPr>
              <w:rPr>
                <w:rFonts w:eastAsia="Times"/>
              </w:rPr>
            </w:pPr>
            <w:r>
              <w:rPr>
                <w:rFonts w:eastAsia="Times"/>
              </w:rPr>
              <w:t>Json</w:t>
            </w:r>
          </w:p>
        </w:tc>
        <w:tc>
          <w:tcPr>
            <w:tcW w:w="953" w:type="dxa"/>
          </w:tcPr>
          <w:p w14:paraId="63FD39FD" w14:textId="77777777" w:rsidR="00F403B5" w:rsidRDefault="00F403B5" w:rsidP="00F403B5">
            <w:pPr>
              <w:rPr>
                <w:rFonts w:eastAsia="Times"/>
              </w:rPr>
            </w:pPr>
            <w:r>
              <w:rPr>
                <w:rFonts w:eastAsia="Times"/>
              </w:rPr>
              <w:t>[1]</w:t>
            </w:r>
          </w:p>
        </w:tc>
        <w:tc>
          <w:tcPr>
            <w:tcW w:w="1108" w:type="dxa"/>
          </w:tcPr>
          <w:p w14:paraId="04A682B8" w14:textId="77777777" w:rsidR="00F403B5" w:rsidRDefault="00F403B5" w:rsidP="00F403B5">
            <w:pPr>
              <w:rPr>
                <w:rFonts w:eastAsia="Times"/>
              </w:rPr>
            </w:pPr>
            <w:r>
              <w:rPr>
                <w:rFonts w:eastAsia="Times"/>
              </w:rPr>
              <w:t>N/A</w:t>
            </w:r>
          </w:p>
        </w:tc>
      </w:tr>
      <w:tr w:rsidR="00F403B5" w14:paraId="5473A592" w14:textId="77777777" w:rsidTr="00C05574">
        <w:tc>
          <w:tcPr>
            <w:tcW w:w="2776" w:type="dxa"/>
          </w:tcPr>
          <w:p w14:paraId="05841F16"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getToken</w:t>
            </w:r>
            <w:proofErr w:type="spellEnd"/>
            <w:r w:rsidRPr="00D35C90">
              <w:rPr>
                <w:rFonts w:ascii="Consolas" w:eastAsia="Times" w:hAnsi="Consolas" w:cs="Times"/>
                <w:sz w:val="20"/>
                <w:szCs w:val="20"/>
              </w:rPr>
              <w:t>(R r)</w:t>
            </w:r>
          </w:p>
        </w:tc>
        <w:tc>
          <w:tcPr>
            <w:tcW w:w="2458" w:type="dxa"/>
          </w:tcPr>
          <w:p w14:paraId="38A94252" w14:textId="77777777" w:rsidR="00F403B5" w:rsidRDefault="00F403B5" w:rsidP="00F403B5">
            <w:pPr>
              <w:rPr>
                <w:rFonts w:eastAsia="Times"/>
              </w:rPr>
            </w:pPr>
            <w:r>
              <w:rPr>
                <w:rFonts w:eastAsia="Times"/>
              </w:rPr>
              <w:t>Get payment token to perform payment process</w:t>
            </w:r>
          </w:p>
        </w:tc>
        <w:tc>
          <w:tcPr>
            <w:tcW w:w="1057" w:type="dxa"/>
          </w:tcPr>
          <w:p w14:paraId="50621E84" w14:textId="77777777" w:rsidR="00F403B5" w:rsidRDefault="00F403B5" w:rsidP="00F403B5">
            <w:pPr>
              <w:rPr>
                <w:rFonts w:eastAsia="Times"/>
              </w:rPr>
            </w:pPr>
            <w:r>
              <w:t>Request object r</w:t>
            </w:r>
          </w:p>
        </w:tc>
        <w:tc>
          <w:tcPr>
            <w:tcW w:w="828" w:type="dxa"/>
          </w:tcPr>
          <w:p w14:paraId="5F399D98" w14:textId="77777777" w:rsidR="00F403B5" w:rsidRDefault="00F403B5" w:rsidP="00F403B5">
            <w:pPr>
              <w:rPr>
                <w:rFonts w:eastAsia="Times"/>
              </w:rPr>
            </w:pPr>
            <w:r>
              <w:rPr>
                <w:rFonts w:eastAsia="Times"/>
              </w:rPr>
              <w:t>Json</w:t>
            </w:r>
          </w:p>
        </w:tc>
        <w:tc>
          <w:tcPr>
            <w:tcW w:w="953" w:type="dxa"/>
          </w:tcPr>
          <w:p w14:paraId="405FC2C9" w14:textId="77777777" w:rsidR="00F403B5" w:rsidRDefault="00F403B5" w:rsidP="00F403B5">
            <w:pPr>
              <w:rPr>
                <w:rFonts w:eastAsia="Times"/>
              </w:rPr>
            </w:pPr>
            <w:r>
              <w:rPr>
                <w:rFonts w:eastAsia="Times"/>
              </w:rPr>
              <w:t>[1]</w:t>
            </w:r>
          </w:p>
        </w:tc>
        <w:tc>
          <w:tcPr>
            <w:tcW w:w="1108" w:type="dxa"/>
          </w:tcPr>
          <w:p w14:paraId="34C06872" w14:textId="77777777" w:rsidR="00F403B5" w:rsidRDefault="00F403B5" w:rsidP="00F403B5">
            <w:pPr>
              <w:rPr>
                <w:rFonts w:eastAsia="Times"/>
              </w:rPr>
            </w:pPr>
            <w:r>
              <w:rPr>
                <w:rFonts w:eastAsia="Times"/>
              </w:rPr>
              <w:t>N/A</w:t>
            </w:r>
          </w:p>
        </w:tc>
      </w:tr>
      <w:tr w:rsidR="00F403B5" w14:paraId="5AA8B241" w14:textId="77777777" w:rsidTr="00C05574">
        <w:tc>
          <w:tcPr>
            <w:tcW w:w="2776" w:type="dxa"/>
          </w:tcPr>
          <w:p w14:paraId="73A3A8CE"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t>checkout(R r)</w:t>
            </w:r>
          </w:p>
        </w:tc>
        <w:tc>
          <w:tcPr>
            <w:tcW w:w="2458" w:type="dxa"/>
          </w:tcPr>
          <w:p w14:paraId="688FCDB6" w14:textId="77777777" w:rsidR="00F403B5" w:rsidRDefault="00F403B5" w:rsidP="00F403B5">
            <w:pPr>
              <w:rPr>
                <w:rFonts w:eastAsia="Times"/>
              </w:rPr>
            </w:pPr>
            <w:r>
              <w:rPr>
                <w:rFonts w:eastAsia="Times"/>
              </w:rPr>
              <w:t xml:space="preserve">Checkout a </w:t>
            </w:r>
            <w:r w:rsidRPr="00A85DB6">
              <w:rPr>
                <w:rFonts w:eastAsia="Times"/>
              </w:rPr>
              <w:t xml:space="preserve">license </w:t>
            </w:r>
            <w:r>
              <w:rPr>
                <w:rFonts w:eastAsia="Times"/>
              </w:rPr>
              <w:t>item</w:t>
            </w:r>
          </w:p>
        </w:tc>
        <w:tc>
          <w:tcPr>
            <w:tcW w:w="1057" w:type="dxa"/>
          </w:tcPr>
          <w:p w14:paraId="6FD3A817" w14:textId="77777777" w:rsidR="00F403B5" w:rsidRDefault="00F403B5" w:rsidP="00F403B5">
            <w:pPr>
              <w:rPr>
                <w:rFonts w:eastAsia="Times"/>
              </w:rPr>
            </w:pPr>
            <w:r>
              <w:t>Request object r</w:t>
            </w:r>
          </w:p>
        </w:tc>
        <w:tc>
          <w:tcPr>
            <w:tcW w:w="828" w:type="dxa"/>
          </w:tcPr>
          <w:p w14:paraId="25E4668E" w14:textId="77777777" w:rsidR="00F403B5" w:rsidRDefault="00F403B5" w:rsidP="00F403B5">
            <w:pPr>
              <w:rPr>
                <w:rFonts w:eastAsia="Times"/>
              </w:rPr>
            </w:pPr>
            <w:r>
              <w:rPr>
                <w:rFonts w:eastAsia="Times"/>
              </w:rPr>
              <w:t>Json</w:t>
            </w:r>
          </w:p>
        </w:tc>
        <w:tc>
          <w:tcPr>
            <w:tcW w:w="953" w:type="dxa"/>
          </w:tcPr>
          <w:p w14:paraId="463F1427" w14:textId="77777777" w:rsidR="00F403B5" w:rsidRDefault="00F403B5" w:rsidP="00F403B5">
            <w:pPr>
              <w:rPr>
                <w:rFonts w:eastAsia="Times"/>
              </w:rPr>
            </w:pPr>
            <w:r>
              <w:rPr>
                <w:rFonts w:eastAsia="Times"/>
              </w:rPr>
              <w:t>[1]</w:t>
            </w:r>
          </w:p>
        </w:tc>
        <w:tc>
          <w:tcPr>
            <w:tcW w:w="1108" w:type="dxa"/>
          </w:tcPr>
          <w:p w14:paraId="7CF4E957" w14:textId="77777777" w:rsidR="00F403B5" w:rsidRDefault="00F403B5" w:rsidP="00F403B5">
            <w:pPr>
              <w:rPr>
                <w:rFonts w:eastAsia="Times"/>
              </w:rPr>
            </w:pPr>
            <w:r>
              <w:rPr>
                <w:rFonts w:eastAsia="Times"/>
              </w:rPr>
              <w:t>N/A</w:t>
            </w:r>
          </w:p>
        </w:tc>
      </w:tr>
      <w:tr w:rsidR="00F403B5" w14:paraId="5E1E3801" w14:textId="77777777" w:rsidTr="00C05574">
        <w:tc>
          <w:tcPr>
            <w:tcW w:w="2776" w:type="dxa"/>
          </w:tcPr>
          <w:p w14:paraId="14CB4700"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getAllLs</w:t>
            </w:r>
            <w:proofErr w:type="spellEnd"/>
            <w:r w:rsidRPr="00D35C90">
              <w:rPr>
                <w:rFonts w:ascii="Consolas" w:eastAsia="Times" w:hAnsi="Consolas" w:cs="Times"/>
                <w:sz w:val="20"/>
                <w:szCs w:val="20"/>
              </w:rPr>
              <w:t>(R r)</w:t>
            </w:r>
          </w:p>
        </w:tc>
        <w:tc>
          <w:tcPr>
            <w:tcW w:w="2458" w:type="dxa"/>
          </w:tcPr>
          <w:p w14:paraId="556F873E" w14:textId="77777777" w:rsidR="00F403B5" w:rsidRDefault="00F403B5" w:rsidP="00F403B5">
            <w:pPr>
              <w:rPr>
                <w:rFonts w:eastAsia="Times"/>
              </w:rPr>
            </w:pPr>
            <w:r>
              <w:rPr>
                <w:rFonts w:eastAsia="Times"/>
              </w:rPr>
              <w:t>G</w:t>
            </w:r>
            <w:r w:rsidRPr="00A85DB6">
              <w:rPr>
                <w:rFonts w:eastAsia="Times"/>
              </w:rPr>
              <w:t>et all available license</w:t>
            </w:r>
            <w:r>
              <w:rPr>
                <w:rFonts w:eastAsia="Times"/>
              </w:rPr>
              <w:t xml:space="preserve"> items</w:t>
            </w:r>
          </w:p>
        </w:tc>
        <w:tc>
          <w:tcPr>
            <w:tcW w:w="1057" w:type="dxa"/>
          </w:tcPr>
          <w:p w14:paraId="32A430DD" w14:textId="77777777" w:rsidR="00F403B5" w:rsidRDefault="00F403B5" w:rsidP="00F403B5">
            <w:pPr>
              <w:rPr>
                <w:rFonts w:eastAsia="Times"/>
              </w:rPr>
            </w:pPr>
            <w:r>
              <w:t>Request object r</w:t>
            </w:r>
          </w:p>
        </w:tc>
        <w:tc>
          <w:tcPr>
            <w:tcW w:w="828" w:type="dxa"/>
          </w:tcPr>
          <w:p w14:paraId="5FF351DE" w14:textId="77777777" w:rsidR="00F403B5" w:rsidRDefault="00F403B5" w:rsidP="00F403B5">
            <w:pPr>
              <w:rPr>
                <w:rFonts w:eastAsia="Times"/>
              </w:rPr>
            </w:pPr>
            <w:r>
              <w:rPr>
                <w:rFonts w:eastAsia="Times"/>
              </w:rPr>
              <w:t>Json</w:t>
            </w:r>
          </w:p>
        </w:tc>
        <w:tc>
          <w:tcPr>
            <w:tcW w:w="953" w:type="dxa"/>
          </w:tcPr>
          <w:p w14:paraId="1498ABB6" w14:textId="77777777" w:rsidR="00F403B5" w:rsidRDefault="00F403B5" w:rsidP="00F403B5">
            <w:pPr>
              <w:rPr>
                <w:rFonts w:eastAsia="Times"/>
              </w:rPr>
            </w:pPr>
            <w:r>
              <w:rPr>
                <w:rFonts w:eastAsia="Times"/>
              </w:rPr>
              <w:t>[1]</w:t>
            </w:r>
          </w:p>
        </w:tc>
        <w:tc>
          <w:tcPr>
            <w:tcW w:w="1108" w:type="dxa"/>
          </w:tcPr>
          <w:p w14:paraId="40001479" w14:textId="77777777" w:rsidR="00F403B5" w:rsidRDefault="00F403B5" w:rsidP="00F403B5">
            <w:pPr>
              <w:rPr>
                <w:rFonts w:eastAsia="Times"/>
              </w:rPr>
            </w:pPr>
            <w:r>
              <w:rPr>
                <w:rFonts w:eastAsia="Times"/>
              </w:rPr>
              <w:t>N/A</w:t>
            </w:r>
          </w:p>
        </w:tc>
      </w:tr>
      <w:tr w:rsidR="00F403B5" w14:paraId="7BC2DCF3" w14:textId="77777777" w:rsidTr="00C05574">
        <w:tc>
          <w:tcPr>
            <w:tcW w:w="2776" w:type="dxa"/>
          </w:tcPr>
          <w:p w14:paraId="4857543B"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updateWorkingHour</w:t>
            </w:r>
            <w:proofErr w:type="spellEnd"/>
            <w:r w:rsidRPr="00D35C90">
              <w:rPr>
                <w:rFonts w:ascii="Consolas" w:eastAsia="Times" w:hAnsi="Consolas" w:cs="Times"/>
                <w:sz w:val="20"/>
                <w:szCs w:val="20"/>
              </w:rPr>
              <w:t>(R r)</w:t>
            </w:r>
          </w:p>
        </w:tc>
        <w:tc>
          <w:tcPr>
            <w:tcW w:w="2458" w:type="dxa"/>
          </w:tcPr>
          <w:p w14:paraId="59473B6A" w14:textId="77777777" w:rsidR="00F403B5" w:rsidRDefault="00F403B5" w:rsidP="00F403B5">
            <w:pPr>
              <w:rPr>
                <w:rFonts w:eastAsia="Times"/>
              </w:rPr>
            </w:pPr>
            <w:r>
              <w:rPr>
                <w:rFonts w:eastAsia="Times"/>
              </w:rPr>
              <w:t>Change the working hour of a specific day</w:t>
            </w:r>
          </w:p>
        </w:tc>
        <w:tc>
          <w:tcPr>
            <w:tcW w:w="1057" w:type="dxa"/>
          </w:tcPr>
          <w:p w14:paraId="1CBF4580" w14:textId="77777777" w:rsidR="00F403B5" w:rsidRDefault="00F403B5" w:rsidP="00F403B5">
            <w:pPr>
              <w:rPr>
                <w:rFonts w:eastAsia="Times"/>
              </w:rPr>
            </w:pPr>
            <w:r>
              <w:t>Request object r</w:t>
            </w:r>
          </w:p>
        </w:tc>
        <w:tc>
          <w:tcPr>
            <w:tcW w:w="828" w:type="dxa"/>
          </w:tcPr>
          <w:p w14:paraId="70D9F9DE" w14:textId="77777777" w:rsidR="00F403B5" w:rsidRDefault="00F403B5" w:rsidP="00F403B5">
            <w:pPr>
              <w:rPr>
                <w:rFonts w:eastAsia="Times"/>
              </w:rPr>
            </w:pPr>
            <w:r>
              <w:rPr>
                <w:rFonts w:eastAsia="Times"/>
              </w:rPr>
              <w:t>Json</w:t>
            </w:r>
          </w:p>
        </w:tc>
        <w:tc>
          <w:tcPr>
            <w:tcW w:w="953" w:type="dxa"/>
          </w:tcPr>
          <w:p w14:paraId="7553A697" w14:textId="77777777" w:rsidR="00F403B5" w:rsidRDefault="00F403B5" w:rsidP="00F403B5">
            <w:pPr>
              <w:rPr>
                <w:rFonts w:eastAsia="Times"/>
              </w:rPr>
            </w:pPr>
            <w:r>
              <w:rPr>
                <w:rFonts w:eastAsia="Times"/>
              </w:rPr>
              <w:t>[1]</w:t>
            </w:r>
          </w:p>
        </w:tc>
        <w:tc>
          <w:tcPr>
            <w:tcW w:w="1108" w:type="dxa"/>
          </w:tcPr>
          <w:p w14:paraId="252AF341" w14:textId="77777777" w:rsidR="00F403B5" w:rsidRDefault="00F403B5" w:rsidP="00F403B5">
            <w:pPr>
              <w:rPr>
                <w:rFonts w:eastAsia="Times"/>
              </w:rPr>
            </w:pPr>
            <w:r>
              <w:rPr>
                <w:rFonts w:eastAsia="Times"/>
              </w:rPr>
              <w:t>N/A</w:t>
            </w:r>
          </w:p>
        </w:tc>
      </w:tr>
      <w:tr w:rsidR="00F403B5" w14:paraId="2F1263EC" w14:textId="77777777" w:rsidTr="00C05574">
        <w:tc>
          <w:tcPr>
            <w:tcW w:w="2776" w:type="dxa"/>
          </w:tcPr>
          <w:p w14:paraId="7DA35C65"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lastRenderedPageBreak/>
              <w:t>updateWorkingHours</w:t>
            </w:r>
            <w:proofErr w:type="spellEnd"/>
            <w:r w:rsidRPr="00D35C90">
              <w:rPr>
                <w:rFonts w:ascii="Consolas" w:eastAsia="Times" w:hAnsi="Consolas" w:cs="Times"/>
                <w:sz w:val="20"/>
                <w:szCs w:val="20"/>
              </w:rPr>
              <w:t>(R r)</w:t>
            </w:r>
          </w:p>
        </w:tc>
        <w:tc>
          <w:tcPr>
            <w:tcW w:w="2458" w:type="dxa"/>
          </w:tcPr>
          <w:p w14:paraId="7F1C9449" w14:textId="77777777" w:rsidR="00F403B5" w:rsidRDefault="00F403B5" w:rsidP="00F403B5">
            <w:pPr>
              <w:rPr>
                <w:rFonts w:eastAsia="Times"/>
              </w:rPr>
            </w:pPr>
            <w:r>
              <w:rPr>
                <w:rFonts w:eastAsia="Times"/>
              </w:rPr>
              <w:lastRenderedPageBreak/>
              <w:t xml:space="preserve">Change many working </w:t>
            </w:r>
            <w:r>
              <w:rPr>
                <w:rFonts w:eastAsia="Times"/>
              </w:rPr>
              <w:lastRenderedPageBreak/>
              <w:t>hours at the same time</w:t>
            </w:r>
          </w:p>
        </w:tc>
        <w:tc>
          <w:tcPr>
            <w:tcW w:w="1057" w:type="dxa"/>
          </w:tcPr>
          <w:p w14:paraId="0671AFA1" w14:textId="77777777" w:rsidR="00F403B5" w:rsidRDefault="00F403B5" w:rsidP="00F403B5">
            <w:pPr>
              <w:rPr>
                <w:rFonts w:eastAsia="Times"/>
              </w:rPr>
            </w:pPr>
            <w:r>
              <w:lastRenderedPageBreak/>
              <w:t xml:space="preserve">Request </w:t>
            </w:r>
            <w:r>
              <w:lastRenderedPageBreak/>
              <w:t>object r</w:t>
            </w:r>
          </w:p>
        </w:tc>
        <w:tc>
          <w:tcPr>
            <w:tcW w:w="828" w:type="dxa"/>
          </w:tcPr>
          <w:p w14:paraId="526B77BF" w14:textId="77777777" w:rsidR="00F403B5" w:rsidRDefault="00F403B5" w:rsidP="00F403B5">
            <w:pPr>
              <w:rPr>
                <w:rFonts w:eastAsia="Times"/>
              </w:rPr>
            </w:pPr>
            <w:r>
              <w:rPr>
                <w:rFonts w:eastAsia="Times"/>
              </w:rPr>
              <w:lastRenderedPageBreak/>
              <w:t>Json</w:t>
            </w:r>
          </w:p>
        </w:tc>
        <w:tc>
          <w:tcPr>
            <w:tcW w:w="953" w:type="dxa"/>
          </w:tcPr>
          <w:p w14:paraId="7FDDC66E" w14:textId="77777777" w:rsidR="00F403B5" w:rsidRDefault="00F403B5" w:rsidP="00F403B5">
            <w:pPr>
              <w:rPr>
                <w:rFonts w:eastAsia="Times"/>
              </w:rPr>
            </w:pPr>
            <w:r>
              <w:rPr>
                <w:rFonts w:eastAsia="Times"/>
              </w:rPr>
              <w:t>[1]</w:t>
            </w:r>
          </w:p>
        </w:tc>
        <w:tc>
          <w:tcPr>
            <w:tcW w:w="1108" w:type="dxa"/>
          </w:tcPr>
          <w:p w14:paraId="7A126750" w14:textId="77777777" w:rsidR="00F403B5" w:rsidRDefault="00F403B5" w:rsidP="00F403B5">
            <w:pPr>
              <w:rPr>
                <w:rFonts w:eastAsia="Times"/>
              </w:rPr>
            </w:pPr>
            <w:r>
              <w:rPr>
                <w:rFonts w:eastAsia="Times"/>
              </w:rPr>
              <w:t>N/A</w:t>
            </w:r>
          </w:p>
        </w:tc>
      </w:tr>
      <w:tr w:rsidR="00F403B5" w14:paraId="40B41D61" w14:textId="77777777" w:rsidTr="00C05574">
        <w:tc>
          <w:tcPr>
            <w:tcW w:w="2776" w:type="dxa"/>
          </w:tcPr>
          <w:p w14:paraId="6F9011F3"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updateProfile</w:t>
            </w:r>
            <w:proofErr w:type="spellEnd"/>
            <w:r w:rsidRPr="00D35C90">
              <w:rPr>
                <w:rFonts w:ascii="Consolas" w:eastAsia="Times" w:hAnsi="Consolas" w:cs="Times"/>
                <w:sz w:val="20"/>
                <w:szCs w:val="20"/>
              </w:rPr>
              <w:t>(R r)</w:t>
            </w:r>
          </w:p>
        </w:tc>
        <w:tc>
          <w:tcPr>
            <w:tcW w:w="2458" w:type="dxa"/>
          </w:tcPr>
          <w:p w14:paraId="050D807B" w14:textId="77777777" w:rsidR="00F403B5" w:rsidRDefault="00F403B5" w:rsidP="00F403B5">
            <w:pPr>
              <w:rPr>
                <w:rFonts w:eastAsia="Times"/>
              </w:rPr>
            </w:pPr>
            <w:r>
              <w:rPr>
                <w:rFonts w:eastAsia="Times"/>
              </w:rPr>
              <w:t>Change clinic’s information including a profile photo and greeting message</w:t>
            </w:r>
          </w:p>
        </w:tc>
        <w:tc>
          <w:tcPr>
            <w:tcW w:w="1057" w:type="dxa"/>
          </w:tcPr>
          <w:p w14:paraId="7206A30E" w14:textId="77777777" w:rsidR="00F403B5" w:rsidRDefault="00F403B5" w:rsidP="00F403B5">
            <w:pPr>
              <w:rPr>
                <w:rFonts w:eastAsia="Times"/>
              </w:rPr>
            </w:pPr>
            <w:r>
              <w:t>Request object r</w:t>
            </w:r>
          </w:p>
        </w:tc>
        <w:tc>
          <w:tcPr>
            <w:tcW w:w="828" w:type="dxa"/>
          </w:tcPr>
          <w:p w14:paraId="03AA4F05" w14:textId="77777777" w:rsidR="00F403B5" w:rsidRDefault="00F403B5" w:rsidP="00F403B5">
            <w:pPr>
              <w:rPr>
                <w:rFonts w:eastAsia="Times"/>
              </w:rPr>
            </w:pPr>
            <w:r>
              <w:rPr>
                <w:rFonts w:eastAsia="Times"/>
              </w:rPr>
              <w:t>Json</w:t>
            </w:r>
          </w:p>
        </w:tc>
        <w:tc>
          <w:tcPr>
            <w:tcW w:w="953" w:type="dxa"/>
          </w:tcPr>
          <w:p w14:paraId="37A61AE7" w14:textId="77777777" w:rsidR="00F403B5" w:rsidRDefault="00F403B5" w:rsidP="00F403B5">
            <w:pPr>
              <w:rPr>
                <w:rFonts w:eastAsia="Times"/>
              </w:rPr>
            </w:pPr>
            <w:r>
              <w:rPr>
                <w:rFonts w:eastAsia="Times"/>
              </w:rPr>
              <w:t>[1]</w:t>
            </w:r>
          </w:p>
        </w:tc>
        <w:tc>
          <w:tcPr>
            <w:tcW w:w="1108" w:type="dxa"/>
          </w:tcPr>
          <w:p w14:paraId="7A62F092" w14:textId="77777777" w:rsidR="00F403B5" w:rsidRDefault="00F403B5" w:rsidP="00F403B5">
            <w:pPr>
              <w:rPr>
                <w:rFonts w:eastAsia="Times"/>
              </w:rPr>
            </w:pPr>
            <w:r>
              <w:rPr>
                <w:rFonts w:eastAsia="Times"/>
              </w:rPr>
              <w:t>N/A</w:t>
            </w:r>
          </w:p>
        </w:tc>
      </w:tr>
      <w:tr w:rsidR="00F403B5" w14:paraId="45543764" w14:textId="77777777" w:rsidTr="00C05574">
        <w:tc>
          <w:tcPr>
            <w:tcW w:w="2776" w:type="dxa"/>
          </w:tcPr>
          <w:p w14:paraId="58D7F451" w14:textId="77777777" w:rsidR="00F403B5" w:rsidRPr="00D35C90" w:rsidRDefault="00F403B5" w:rsidP="00F403B5">
            <w:pPr>
              <w:rPr>
                <w:rFonts w:ascii="Consolas" w:eastAsia="Times" w:hAnsi="Consola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getWorkingHours</w:t>
            </w:r>
            <w:proofErr w:type="spellEnd"/>
            <w:r w:rsidRPr="00D35C90">
              <w:rPr>
                <w:rFonts w:ascii="Consolas" w:eastAsia="Times" w:hAnsi="Consolas" w:cs="Times"/>
                <w:sz w:val="20"/>
                <w:szCs w:val="20"/>
              </w:rPr>
              <w:t>(R r)</w:t>
            </w:r>
          </w:p>
        </w:tc>
        <w:tc>
          <w:tcPr>
            <w:tcW w:w="2458" w:type="dxa"/>
          </w:tcPr>
          <w:p w14:paraId="6FC4BEB6" w14:textId="77777777" w:rsidR="00F403B5" w:rsidRDefault="00F403B5" w:rsidP="00F403B5">
            <w:pPr>
              <w:rPr>
                <w:rFonts w:eastAsia="Times"/>
              </w:rPr>
            </w:pPr>
            <w:r>
              <w:rPr>
                <w:rFonts w:eastAsia="Times"/>
              </w:rPr>
              <w:t>Get working hours information of current clinic</w:t>
            </w:r>
          </w:p>
        </w:tc>
        <w:tc>
          <w:tcPr>
            <w:tcW w:w="1057" w:type="dxa"/>
          </w:tcPr>
          <w:p w14:paraId="69D52C8C" w14:textId="77777777" w:rsidR="00F403B5" w:rsidRDefault="00F403B5" w:rsidP="00F403B5">
            <w:pPr>
              <w:rPr>
                <w:rFonts w:eastAsia="Times"/>
              </w:rPr>
            </w:pPr>
            <w:r>
              <w:t>Request object r</w:t>
            </w:r>
          </w:p>
        </w:tc>
        <w:tc>
          <w:tcPr>
            <w:tcW w:w="828" w:type="dxa"/>
          </w:tcPr>
          <w:p w14:paraId="321AEE5F" w14:textId="77777777" w:rsidR="00F403B5" w:rsidRDefault="00F403B5" w:rsidP="00F403B5">
            <w:pPr>
              <w:rPr>
                <w:rFonts w:eastAsia="Times"/>
              </w:rPr>
            </w:pPr>
            <w:r>
              <w:rPr>
                <w:rFonts w:eastAsia="Times"/>
              </w:rPr>
              <w:t>Json</w:t>
            </w:r>
          </w:p>
        </w:tc>
        <w:tc>
          <w:tcPr>
            <w:tcW w:w="953" w:type="dxa"/>
          </w:tcPr>
          <w:p w14:paraId="4E37817C" w14:textId="77777777" w:rsidR="00F403B5" w:rsidRDefault="00F403B5" w:rsidP="00F403B5">
            <w:pPr>
              <w:rPr>
                <w:rFonts w:eastAsia="Times"/>
              </w:rPr>
            </w:pPr>
            <w:r>
              <w:rPr>
                <w:rFonts w:eastAsia="Times"/>
              </w:rPr>
              <w:t>[1]</w:t>
            </w:r>
          </w:p>
        </w:tc>
        <w:tc>
          <w:tcPr>
            <w:tcW w:w="1108" w:type="dxa"/>
          </w:tcPr>
          <w:p w14:paraId="426F5D1F" w14:textId="77777777" w:rsidR="00F403B5" w:rsidRDefault="00F403B5" w:rsidP="00F403B5">
            <w:pPr>
              <w:rPr>
                <w:rFonts w:eastAsia="Times"/>
              </w:rPr>
            </w:pPr>
            <w:r>
              <w:rPr>
                <w:rFonts w:eastAsia="Times"/>
              </w:rPr>
              <w:t>N/A</w:t>
            </w:r>
          </w:p>
        </w:tc>
      </w:tr>
      <w:tr w:rsidR="00F403B5" w14:paraId="60727BD6" w14:textId="77777777" w:rsidTr="00C05574">
        <w:tc>
          <w:tcPr>
            <w:tcW w:w="2776" w:type="dxa"/>
          </w:tcPr>
          <w:p w14:paraId="4ADDDBF5" w14:textId="77777777" w:rsidR="00F403B5" w:rsidRPr="00D35C90" w:rsidRDefault="00F403B5" w:rsidP="00F403B5">
            <w:pPr>
              <w:rPr>
                <w:rFonts w:ascii="Consolas" w:eastAsia="Times" w:hAnsi="Consolas" w:cs="Times"/>
                <w:sz w:val="20"/>
                <w:szCs w:val="20"/>
              </w:rPr>
            </w:pPr>
            <w:proofErr w:type="spellStart"/>
            <w:r w:rsidRPr="00D35C90">
              <w:rPr>
                <w:rFonts w:ascii="Consolas" w:eastAsia="Times" w:hAnsi="Consolas" w:cs="Times"/>
                <w:sz w:val="20"/>
                <w:szCs w:val="20"/>
              </w:rPr>
              <w:t>ResponseObject</w:t>
            </w:r>
            <w:proofErr w:type="spellEnd"/>
            <w:r w:rsidRPr="00D35C90">
              <w:rPr>
                <w:rFonts w:ascii="Consolas" w:eastAsia="Times" w:hAnsi="Consolas" w:cs="Times"/>
                <w:sz w:val="20"/>
                <w:szCs w:val="20"/>
              </w:rPr>
              <w:br/>
            </w:r>
            <w:proofErr w:type="spellStart"/>
            <w:r w:rsidRPr="00D35C90">
              <w:rPr>
                <w:rFonts w:ascii="Consolas" w:eastAsia="Times" w:hAnsi="Consolas" w:cs="Times"/>
                <w:sz w:val="20"/>
                <w:szCs w:val="20"/>
              </w:rPr>
              <w:t>sendMail</w:t>
            </w:r>
            <w:proofErr w:type="spellEnd"/>
            <w:r w:rsidRPr="00D35C90">
              <w:rPr>
                <w:rFonts w:ascii="Consolas" w:eastAsia="Times" w:hAnsi="Consolas" w:cs="Times"/>
                <w:sz w:val="20"/>
                <w:szCs w:val="20"/>
              </w:rPr>
              <w:t>(R r)</w:t>
            </w:r>
          </w:p>
        </w:tc>
        <w:tc>
          <w:tcPr>
            <w:tcW w:w="2458" w:type="dxa"/>
          </w:tcPr>
          <w:p w14:paraId="3C4C1DAC" w14:textId="77777777" w:rsidR="00F403B5" w:rsidRDefault="00F403B5" w:rsidP="00F403B5">
            <w:pPr>
              <w:rPr>
                <w:rFonts w:eastAsia="Times"/>
              </w:rPr>
            </w:pPr>
            <w:r>
              <w:rPr>
                <w:rFonts w:eastAsia="Times"/>
              </w:rPr>
              <w:t>Resend confirm email to user</w:t>
            </w:r>
          </w:p>
        </w:tc>
        <w:tc>
          <w:tcPr>
            <w:tcW w:w="1057" w:type="dxa"/>
          </w:tcPr>
          <w:p w14:paraId="4F1B16E4" w14:textId="77777777" w:rsidR="00F403B5" w:rsidRDefault="00F403B5" w:rsidP="00F403B5">
            <w:pPr>
              <w:rPr>
                <w:rFonts w:eastAsia="Times"/>
              </w:rPr>
            </w:pPr>
            <w:r>
              <w:t>Request object r</w:t>
            </w:r>
          </w:p>
        </w:tc>
        <w:tc>
          <w:tcPr>
            <w:tcW w:w="828" w:type="dxa"/>
          </w:tcPr>
          <w:p w14:paraId="5D4A06A3" w14:textId="77777777" w:rsidR="00F403B5" w:rsidRDefault="00F403B5" w:rsidP="00F403B5">
            <w:pPr>
              <w:rPr>
                <w:rFonts w:eastAsia="Times"/>
              </w:rPr>
            </w:pPr>
            <w:r>
              <w:rPr>
                <w:rFonts w:eastAsia="Times"/>
              </w:rPr>
              <w:t>Json</w:t>
            </w:r>
          </w:p>
        </w:tc>
        <w:tc>
          <w:tcPr>
            <w:tcW w:w="953" w:type="dxa"/>
          </w:tcPr>
          <w:p w14:paraId="7BED84EF" w14:textId="77777777" w:rsidR="00F403B5" w:rsidRDefault="00F403B5" w:rsidP="00F403B5">
            <w:pPr>
              <w:rPr>
                <w:rFonts w:eastAsia="Times"/>
              </w:rPr>
            </w:pPr>
            <w:r>
              <w:rPr>
                <w:rFonts w:eastAsia="Times"/>
              </w:rPr>
              <w:t>[1]</w:t>
            </w:r>
          </w:p>
        </w:tc>
        <w:tc>
          <w:tcPr>
            <w:tcW w:w="1108" w:type="dxa"/>
          </w:tcPr>
          <w:p w14:paraId="6211D057" w14:textId="77777777" w:rsidR="00F403B5" w:rsidRDefault="00F403B5" w:rsidP="00F403B5">
            <w:pPr>
              <w:rPr>
                <w:rFonts w:eastAsia="Times"/>
              </w:rPr>
            </w:pPr>
            <w:r>
              <w:rPr>
                <w:rFonts w:eastAsia="Times"/>
              </w:rPr>
              <w:t>N/A</w:t>
            </w:r>
          </w:p>
        </w:tc>
      </w:tr>
    </w:tbl>
    <w:p w14:paraId="23059F9A" w14:textId="77777777" w:rsidR="00F403B5" w:rsidRPr="008B6F42" w:rsidRDefault="00F403B5" w:rsidP="00F403B5">
      <w:pPr>
        <w:jc w:val="center"/>
        <w:rPr>
          <w:rFonts w:eastAsia="Times"/>
        </w:rPr>
      </w:pPr>
    </w:p>
    <w:p w14:paraId="29C8AF23" w14:textId="77777777" w:rsidR="00F403B5" w:rsidRDefault="00F403B5" w:rsidP="00F403B5">
      <w:pPr>
        <w:ind w:left="10" w:firstLine="710"/>
        <w:rPr>
          <w:rFonts w:ascii="Times" w:eastAsia="Times" w:hAnsi="Times" w:cs="Times"/>
          <w:b/>
          <w:sz w:val="28"/>
          <w:szCs w:val="28"/>
        </w:rPr>
      </w:pPr>
    </w:p>
    <w:p w14:paraId="12F3A38A" w14:textId="77777777" w:rsidR="00F403B5" w:rsidRDefault="00F403B5" w:rsidP="00F403B5">
      <w:pPr>
        <w:rPr>
          <w:rFonts w:ascii="Times" w:eastAsia="Times" w:hAnsi="Times" w:cs="Times"/>
          <w:b/>
          <w:bCs/>
          <w:sz w:val="28"/>
          <w:szCs w:val="28"/>
        </w:rPr>
      </w:pPr>
      <w:r>
        <w:rPr>
          <w:rFonts w:ascii="Times" w:eastAsia="Times" w:hAnsi="Times" w:cs="Times"/>
          <w:b/>
          <w:bCs/>
          <w:sz w:val="28"/>
          <w:szCs w:val="28"/>
        </w:rPr>
        <w:br w:type="page"/>
      </w:r>
    </w:p>
    <w:p w14:paraId="27D5A619" w14:textId="77777777" w:rsidR="00F403B5" w:rsidRDefault="00F403B5" w:rsidP="00F403B5">
      <w:pPr>
        <w:ind w:left="10" w:firstLine="710"/>
        <w:rPr>
          <w:rFonts w:ascii="Times" w:eastAsia="Times" w:hAnsi="Times" w:cs="Times"/>
          <w:b/>
          <w:bCs/>
          <w:sz w:val="28"/>
          <w:szCs w:val="28"/>
        </w:rPr>
      </w:pPr>
      <w:r>
        <w:rPr>
          <w:rFonts w:ascii="Times" w:eastAsia="Times" w:hAnsi="Times" w:cs="Times"/>
          <w:b/>
          <w:bCs/>
          <w:sz w:val="28"/>
          <w:szCs w:val="28"/>
        </w:rPr>
        <w:lastRenderedPageBreak/>
        <w:t xml:space="preserve">5.2. </w:t>
      </w:r>
      <w:r w:rsidRPr="00C05574">
        <w:rPr>
          <w:rFonts w:ascii="Times" w:eastAsia="Times" w:hAnsi="Times" w:cs="Times"/>
          <w:b/>
          <w:bCs/>
          <w:sz w:val="28"/>
          <w:szCs w:val="28"/>
        </w:rPr>
        <w:t>User Interface Design</w:t>
      </w:r>
    </w:p>
    <w:p w14:paraId="4A51D311" w14:textId="77777777" w:rsidR="00F403B5" w:rsidRPr="009D72BB" w:rsidRDefault="00F403B5" w:rsidP="00F403B5">
      <w:pPr>
        <w:rPr>
          <w:rFonts w:ascii="Times" w:eastAsia="Times" w:hAnsi="Times" w:cs="Times"/>
          <w:b/>
          <w:sz w:val="28"/>
          <w:szCs w:val="28"/>
        </w:rPr>
      </w:pPr>
      <w:r>
        <w:rPr>
          <w:rFonts w:ascii="Times" w:eastAsia="Times" w:hAnsi="Times" w:cs="Times"/>
          <w:b/>
          <w:bCs/>
          <w:sz w:val="28"/>
          <w:szCs w:val="28"/>
        </w:rPr>
        <w:tab/>
      </w:r>
      <w:r>
        <w:rPr>
          <w:rFonts w:ascii="Times" w:eastAsia="Times" w:hAnsi="Times" w:cs="Times"/>
          <w:b/>
          <w:bCs/>
          <w:sz w:val="28"/>
          <w:szCs w:val="28"/>
        </w:rPr>
        <w:tab/>
        <w:t>5.2.1. Mobile Interface Design</w:t>
      </w:r>
    </w:p>
    <w:p w14:paraId="401AFFAE" w14:textId="77777777" w:rsidR="00F403B5" w:rsidRDefault="00F403B5" w:rsidP="00F403B5">
      <w:pPr>
        <w:rPr>
          <w:rFonts w:ascii="Times" w:eastAsia="Times" w:hAnsi="Times" w:cs="Times"/>
          <w:b/>
          <w:bCs/>
          <w:sz w:val="28"/>
          <w:szCs w:val="28"/>
        </w:rPr>
      </w:pPr>
      <w:r>
        <w:rPr>
          <w:rFonts w:ascii="Times" w:eastAsia="Times" w:hAnsi="Times" w:cs="Times"/>
          <w:b/>
          <w:noProof/>
          <w:sz w:val="28"/>
          <w:szCs w:val="28"/>
        </w:rPr>
        <w:drawing>
          <wp:anchor distT="0" distB="0" distL="114300" distR="114300" simplePos="0" relativeHeight="251658242" behindDoc="0" locked="0" layoutInCell="1" allowOverlap="1" wp14:anchorId="6B2B2725" wp14:editId="71899AFE">
            <wp:simplePos x="0" y="0"/>
            <wp:positionH relativeFrom="margin">
              <wp:align>center</wp:align>
            </wp:positionH>
            <wp:positionV relativeFrom="paragraph">
              <wp:posOffset>374015</wp:posOffset>
            </wp:positionV>
            <wp:extent cx="3124200" cy="64293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ointment_list.jpg"/>
                    <pic:cNvPicPr/>
                  </pic:nvPicPr>
                  <pic:blipFill>
                    <a:blip r:embed="rId63">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anchor>
        </w:drawing>
      </w:r>
      <w:r>
        <w:rPr>
          <w:rFonts w:ascii="Times" w:eastAsia="Times" w:hAnsi="Times" w:cs="Times"/>
          <w:b/>
          <w:bCs/>
          <w:sz w:val="28"/>
          <w:szCs w:val="28"/>
        </w:rPr>
        <w:tab/>
      </w:r>
      <w:r>
        <w:rPr>
          <w:rFonts w:ascii="Times" w:eastAsia="Times" w:hAnsi="Times" w:cs="Times"/>
          <w:b/>
          <w:bCs/>
          <w:sz w:val="28"/>
          <w:szCs w:val="28"/>
        </w:rPr>
        <w:tab/>
      </w:r>
      <w:r>
        <w:rPr>
          <w:rFonts w:ascii="Times" w:eastAsia="Times" w:hAnsi="Times" w:cs="Times"/>
          <w:b/>
          <w:bCs/>
          <w:sz w:val="28"/>
          <w:szCs w:val="28"/>
        </w:rPr>
        <w:tab/>
        <w:t>5.2.1.1. View Appointment List</w:t>
      </w:r>
    </w:p>
    <w:p w14:paraId="66CF7B25" w14:textId="77777777" w:rsidR="00F403B5" w:rsidRDefault="00F403B5" w:rsidP="00F403B5">
      <w:pPr>
        <w:rPr>
          <w:rFonts w:ascii="Times" w:eastAsia="Times" w:hAnsi="Times" w:cs="Times"/>
          <w:b/>
          <w:bCs/>
          <w:sz w:val="28"/>
          <w:szCs w:val="28"/>
        </w:rPr>
      </w:pPr>
      <w:r>
        <w:rPr>
          <w:rFonts w:ascii="Times" w:eastAsia="Times" w:hAnsi="Times" w:cs="Times"/>
          <w:b/>
          <w:bCs/>
          <w:sz w:val="28"/>
          <w:szCs w:val="28"/>
        </w:rPr>
        <w:br w:type="page"/>
      </w:r>
    </w:p>
    <w:p w14:paraId="40B4187A" w14:textId="77777777" w:rsidR="00F403B5" w:rsidRPr="00B51DD4" w:rsidRDefault="00F403B5" w:rsidP="00F403B5">
      <w:pPr>
        <w:rPr>
          <w:rFonts w:ascii="Times" w:eastAsia="Times" w:hAnsi="Times" w:cs="Times"/>
          <w:b/>
          <w:bCs/>
        </w:rPr>
      </w:pPr>
      <w:r w:rsidRPr="00B51DD4">
        <w:rPr>
          <w:rFonts w:ascii="Times" w:eastAsia="Times" w:hAnsi="Times" w:cs="Times"/>
          <w:b/>
          <w:bCs/>
        </w:rPr>
        <w:lastRenderedPageBreak/>
        <w:t>Buttons</w:t>
      </w:r>
    </w:p>
    <w:p w14:paraId="581BD896" w14:textId="77777777" w:rsidR="00F403B5" w:rsidRDefault="00F403B5" w:rsidP="00F403B5">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3"/>
        <w:gridCol w:w="1316"/>
        <w:gridCol w:w="2677"/>
        <w:gridCol w:w="2419"/>
        <w:gridCol w:w="1745"/>
      </w:tblGrid>
      <w:tr w:rsidR="00F403B5" w14:paraId="5265E301" w14:textId="77777777" w:rsidTr="006E0E87">
        <w:tc>
          <w:tcPr>
            <w:tcW w:w="625" w:type="dxa"/>
          </w:tcPr>
          <w:p w14:paraId="3F50CB48"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260" w:type="dxa"/>
          </w:tcPr>
          <w:p w14:paraId="19936C5D"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47B0F225"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6A463E6B"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23D58BEE"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75896831" w14:textId="77777777" w:rsidTr="006E0E87">
        <w:tc>
          <w:tcPr>
            <w:tcW w:w="625" w:type="dxa"/>
          </w:tcPr>
          <w:p w14:paraId="29C28A63" w14:textId="77777777" w:rsidR="00F403B5" w:rsidRPr="00D772FE" w:rsidRDefault="00F403B5" w:rsidP="00F403B5">
            <w:pPr>
              <w:jc w:val="center"/>
              <w:rPr>
                <w:rFonts w:ascii="Times" w:eastAsia="Times" w:hAnsi="Times" w:cs="Times"/>
                <w:bCs/>
              </w:rPr>
            </w:pPr>
            <w:r>
              <w:rPr>
                <w:rFonts w:ascii="Times" w:eastAsia="Times" w:hAnsi="Times" w:cs="Times"/>
                <w:bCs/>
              </w:rPr>
              <w:t>1</w:t>
            </w:r>
          </w:p>
        </w:tc>
        <w:tc>
          <w:tcPr>
            <w:tcW w:w="1260" w:type="dxa"/>
          </w:tcPr>
          <w:p w14:paraId="2743B675" w14:textId="77777777" w:rsidR="00F403B5" w:rsidRPr="00D772FE" w:rsidRDefault="00F403B5" w:rsidP="00F403B5">
            <w:pPr>
              <w:rPr>
                <w:rFonts w:ascii="Times" w:eastAsia="Times" w:hAnsi="Times" w:cs="Times"/>
                <w:bCs/>
              </w:rPr>
            </w:pPr>
            <w:r>
              <w:rPr>
                <w:rFonts w:ascii="Times" w:eastAsia="Times" w:hAnsi="Times" w:cs="Times"/>
                <w:bCs/>
              </w:rPr>
              <w:t>Show menu panel</w:t>
            </w:r>
          </w:p>
        </w:tc>
        <w:tc>
          <w:tcPr>
            <w:tcW w:w="2700" w:type="dxa"/>
          </w:tcPr>
          <w:p w14:paraId="6BBB6CB6" w14:textId="77777777" w:rsidR="00F403B5" w:rsidRPr="00D772FE" w:rsidRDefault="00F403B5" w:rsidP="00F403B5">
            <w:pPr>
              <w:rPr>
                <w:rFonts w:ascii="Times" w:eastAsia="Times" w:hAnsi="Times" w:cs="Times"/>
                <w:bCs/>
              </w:rPr>
            </w:pPr>
            <w:r>
              <w:rPr>
                <w:rFonts w:ascii="Times" w:eastAsia="Times" w:hAnsi="Times" w:cs="Times"/>
                <w:bCs/>
              </w:rPr>
              <w:t>Show left menu panel</w:t>
            </w:r>
          </w:p>
        </w:tc>
        <w:tc>
          <w:tcPr>
            <w:tcW w:w="2439" w:type="dxa"/>
          </w:tcPr>
          <w:p w14:paraId="10466387" w14:textId="77777777" w:rsidR="00F403B5" w:rsidRPr="00D772FE" w:rsidRDefault="00F403B5" w:rsidP="00F403B5">
            <w:pPr>
              <w:rPr>
                <w:rFonts w:ascii="Times" w:eastAsia="Times" w:hAnsi="Times" w:cs="Times"/>
                <w:bCs/>
              </w:rPr>
            </w:pPr>
            <w:r>
              <w:rPr>
                <w:rFonts w:ascii="Times" w:eastAsia="Times" w:hAnsi="Times" w:cs="Times"/>
                <w:bCs/>
              </w:rPr>
              <w:t>N/A</w:t>
            </w:r>
          </w:p>
        </w:tc>
        <w:tc>
          <w:tcPr>
            <w:tcW w:w="1756" w:type="dxa"/>
          </w:tcPr>
          <w:p w14:paraId="7764EA9C" w14:textId="77777777" w:rsidR="00F403B5" w:rsidRPr="00D772FE" w:rsidRDefault="00F403B5" w:rsidP="00F403B5">
            <w:pPr>
              <w:rPr>
                <w:rFonts w:ascii="Times" w:eastAsia="Times" w:hAnsi="Times" w:cs="Times"/>
                <w:bCs/>
              </w:rPr>
            </w:pPr>
            <w:r>
              <w:rPr>
                <w:rFonts w:ascii="Times" w:eastAsia="Times" w:hAnsi="Times" w:cs="Times"/>
                <w:bCs/>
              </w:rPr>
              <w:t>Left menu panel is shown</w:t>
            </w:r>
          </w:p>
        </w:tc>
      </w:tr>
      <w:tr w:rsidR="00F403B5" w14:paraId="5F225844" w14:textId="77777777" w:rsidTr="006E0E87">
        <w:tc>
          <w:tcPr>
            <w:tcW w:w="625" w:type="dxa"/>
          </w:tcPr>
          <w:p w14:paraId="336F1404" w14:textId="77777777" w:rsidR="00F403B5" w:rsidRPr="00D772FE" w:rsidRDefault="00F403B5" w:rsidP="00F403B5">
            <w:pPr>
              <w:jc w:val="center"/>
              <w:rPr>
                <w:rFonts w:ascii="Times" w:eastAsia="Times" w:hAnsi="Times" w:cs="Times"/>
                <w:bCs/>
              </w:rPr>
            </w:pPr>
            <w:r>
              <w:rPr>
                <w:rFonts w:ascii="Times" w:eastAsia="Times" w:hAnsi="Times" w:cs="Times"/>
                <w:bCs/>
              </w:rPr>
              <w:t>2</w:t>
            </w:r>
          </w:p>
        </w:tc>
        <w:tc>
          <w:tcPr>
            <w:tcW w:w="1260" w:type="dxa"/>
          </w:tcPr>
          <w:p w14:paraId="475FACCD" w14:textId="77777777" w:rsidR="00F403B5" w:rsidRPr="00D772FE" w:rsidRDefault="00F403B5" w:rsidP="00F403B5">
            <w:pPr>
              <w:rPr>
                <w:rFonts w:ascii="Times" w:eastAsia="Times" w:hAnsi="Times" w:cs="Times"/>
                <w:bCs/>
              </w:rPr>
            </w:pPr>
            <w:r>
              <w:rPr>
                <w:rFonts w:ascii="Times" w:eastAsia="Times" w:hAnsi="Times" w:cs="Times"/>
                <w:bCs/>
              </w:rPr>
              <w:t>Search appointment</w:t>
            </w:r>
          </w:p>
        </w:tc>
        <w:tc>
          <w:tcPr>
            <w:tcW w:w="2700" w:type="dxa"/>
          </w:tcPr>
          <w:p w14:paraId="3C751C06" w14:textId="77777777" w:rsidR="00F403B5" w:rsidRPr="00D772FE" w:rsidRDefault="00F403B5" w:rsidP="00F403B5">
            <w:pPr>
              <w:rPr>
                <w:rFonts w:ascii="Times" w:eastAsia="Times" w:hAnsi="Times" w:cs="Times"/>
                <w:bCs/>
              </w:rPr>
            </w:pPr>
            <w:r>
              <w:rPr>
                <w:rFonts w:ascii="Times" w:eastAsia="Times" w:hAnsi="Times" w:cs="Times"/>
                <w:bCs/>
              </w:rPr>
              <w:t>Search in the current appointment list</w:t>
            </w:r>
          </w:p>
        </w:tc>
        <w:tc>
          <w:tcPr>
            <w:tcW w:w="2439" w:type="dxa"/>
          </w:tcPr>
          <w:p w14:paraId="73C0ED11" w14:textId="77777777" w:rsidR="00F403B5" w:rsidRPr="00D772FE" w:rsidRDefault="00F403B5" w:rsidP="00F403B5">
            <w:pPr>
              <w:rPr>
                <w:rFonts w:ascii="Times" w:eastAsia="Times" w:hAnsi="Times" w:cs="Times"/>
                <w:bCs/>
              </w:rPr>
            </w:pPr>
            <w:r w:rsidRPr="00D772FE">
              <w:rPr>
                <w:rFonts w:ascii="Times" w:eastAsia="Times" w:hAnsi="Times" w:cs="Times"/>
                <w:bCs/>
              </w:rPr>
              <w:t>N/A</w:t>
            </w:r>
          </w:p>
        </w:tc>
        <w:tc>
          <w:tcPr>
            <w:tcW w:w="1756" w:type="dxa"/>
          </w:tcPr>
          <w:p w14:paraId="4B538BAD" w14:textId="77777777" w:rsidR="00F403B5" w:rsidRPr="00D772FE" w:rsidRDefault="00F403B5" w:rsidP="00F403B5">
            <w:pPr>
              <w:rPr>
                <w:rFonts w:ascii="Times" w:eastAsia="Times" w:hAnsi="Times" w:cs="Times"/>
                <w:bCs/>
              </w:rPr>
            </w:pPr>
            <w:r>
              <w:rPr>
                <w:rFonts w:ascii="Times" w:eastAsia="Times" w:hAnsi="Times" w:cs="Times"/>
                <w:bCs/>
              </w:rPr>
              <w:t>Show search field</w:t>
            </w:r>
          </w:p>
        </w:tc>
      </w:tr>
    </w:tbl>
    <w:p w14:paraId="43A12289" w14:textId="77777777" w:rsidR="00F403B5" w:rsidRDefault="00F403B5" w:rsidP="00F403B5">
      <w:pPr>
        <w:rPr>
          <w:rFonts w:ascii="Times" w:eastAsia="Times" w:hAnsi="Times" w:cs="Times"/>
          <w:b/>
          <w:bCs/>
          <w:sz w:val="28"/>
          <w:szCs w:val="28"/>
        </w:rPr>
      </w:pPr>
    </w:p>
    <w:p w14:paraId="17B6C8F3" w14:textId="77777777" w:rsidR="00F403B5" w:rsidRDefault="00F403B5" w:rsidP="00F403B5">
      <w:pPr>
        <w:rPr>
          <w:rFonts w:ascii="Times" w:eastAsia="Times" w:hAnsi="Times" w:cs="Times"/>
          <w:b/>
          <w:bCs/>
          <w:sz w:val="28"/>
          <w:szCs w:val="28"/>
        </w:rPr>
      </w:pPr>
    </w:p>
    <w:p w14:paraId="5A47CA53" w14:textId="77777777" w:rsidR="00F403B5" w:rsidRDefault="00F403B5" w:rsidP="00F403B5">
      <w:pPr>
        <w:rPr>
          <w:rFonts w:ascii="Times" w:eastAsia="Times" w:hAnsi="Times" w:cs="Times"/>
          <w:b/>
          <w:bCs/>
          <w:sz w:val="28"/>
          <w:szCs w:val="28"/>
        </w:rPr>
      </w:pPr>
    </w:p>
    <w:p w14:paraId="0F29A6E6" w14:textId="77777777" w:rsidR="00F403B5" w:rsidRDefault="00F403B5" w:rsidP="00F403B5">
      <w:pPr>
        <w:ind w:left="1440" w:firstLine="720"/>
        <w:rPr>
          <w:rFonts w:ascii="Times" w:eastAsia="Times" w:hAnsi="Times" w:cs="Times"/>
          <w:b/>
          <w:bCs/>
          <w:sz w:val="28"/>
          <w:szCs w:val="28"/>
        </w:rPr>
      </w:pPr>
      <w:r>
        <w:rPr>
          <w:rFonts w:ascii="Times" w:eastAsia="Times" w:hAnsi="Times" w:cs="Times"/>
          <w:b/>
          <w:bCs/>
          <w:sz w:val="28"/>
          <w:szCs w:val="28"/>
        </w:rPr>
        <w:t>5.2.1.2. Change greeting message</w:t>
      </w:r>
    </w:p>
    <w:p w14:paraId="4BF489BD" w14:textId="77777777" w:rsidR="00F403B5" w:rsidRDefault="00F403B5" w:rsidP="00F403B5">
      <w:pPr>
        <w:rPr>
          <w:rFonts w:ascii="Times" w:eastAsia="Times" w:hAnsi="Times" w:cs="Times"/>
          <w:b/>
          <w:bCs/>
          <w:sz w:val="28"/>
          <w:szCs w:val="28"/>
        </w:rPr>
      </w:pPr>
      <w:r>
        <w:rPr>
          <w:rFonts w:ascii="Times" w:eastAsia="Times" w:hAnsi="Times" w:cs="Times"/>
          <w:b/>
          <w:noProof/>
          <w:sz w:val="28"/>
          <w:szCs w:val="28"/>
        </w:rPr>
        <w:drawing>
          <wp:anchor distT="0" distB="0" distL="114300" distR="114300" simplePos="0" relativeHeight="251658243" behindDoc="0" locked="0" layoutInCell="1" allowOverlap="1" wp14:anchorId="470BF97C" wp14:editId="316EE396">
            <wp:simplePos x="0" y="0"/>
            <wp:positionH relativeFrom="margin">
              <wp:align>center</wp:align>
            </wp:positionH>
            <wp:positionV relativeFrom="paragraph">
              <wp:posOffset>255270</wp:posOffset>
            </wp:positionV>
            <wp:extent cx="3124200" cy="64293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 greeting message.jpg"/>
                    <pic:cNvPicPr/>
                  </pic:nvPicPr>
                  <pic:blipFill>
                    <a:blip r:embed="rId64">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anchor>
        </w:drawing>
      </w:r>
    </w:p>
    <w:p w14:paraId="7F54FCBC" w14:textId="77777777" w:rsidR="00F403B5" w:rsidRDefault="00F403B5" w:rsidP="00F403B5">
      <w:pPr>
        <w:rPr>
          <w:rFonts w:ascii="Times" w:eastAsia="Times" w:hAnsi="Times" w:cs="Times"/>
          <w:b/>
          <w:bCs/>
          <w:sz w:val="28"/>
          <w:szCs w:val="28"/>
        </w:rPr>
      </w:pPr>
    </w:p>
    <w:p w14:paraId="7A70B9C5" w14:textId="77777777" w:rsidR="00F403B5" w:rsidRDefault="00F403B5" w:rsidP="00F403B5">
      <w:pPr>
        <w:rPr>
          <w:rFonts w:ascii="Times" w:eastAsia="Times" w:hAnsi="Times" w:cs="Times"/>
          <w:b/>
          <w:bCs/>
        </w:rPr>
      </w:pPr>
      <w:r>
        <w:rPr>
          <w:rFonts w:ascii="Times" w:eastAsia="Times" w:hAnsi="Times" w:cs="Times"/>
          <w:b/>
          <w:bCs/>
        </w:rPr>
        <w:br w:type="page"/>
      </w:r>
    </w:p>
    <w:p w14:paraId="5193B5F9" w14:textId="77777777" w:rsidR="00F403B5" w:rsidRPr="00B51DD4" w:rsidRDefault="00F403B5" w:rsidP="00F403B5">
      <w:pPr>
        <w:rPr>
          <w:rFonts w:ascii="Times" w:eastAsia="Times" w:hAnsi="Times" w:cs="Times"/>
          <w:b/>
          <w:bCs/>
        </w:rPr>
      </w:pPr>
      <w:r w:rsidRPr="00B51DD4">
        <w:rPr>
          <w:rFonts w:ascii="Times" w:eastAsia="Times" w:hAnsi="Times" w:cs="Times"/>
          <w:b/>
          <w:bCs/>
        </w:rPr>
        <w:lastRenderedPageBreak/>
        <w:t>Buttons</w:t>
      </w:r>
    </w:p>
    <w:p w14:paraId="2AB8F197" w14:textId="77777777" w:rsidR="00F403B5" w:rsidRDefault="00F403B5" w:rsidP="00F403B5">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F403B5" w14:paraId="485ACFA4" w14:textId="77777777" w:rsidTr="006E0E87">
        <w:tc>
          <w:tcPr>
            <w:tcW w:w="625" w:type="dxa"/>
          </w:tcPr>
          <w:p w14:paraId="1419096C"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260" w:type="dxa"/>
          </w:tcPr>
          <w:p w14:paraId="1F8B265D"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384B851E"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443EA6BE"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328F8E82"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4FDC1460" w14:textId="77777777" w:rsidTr="006E0E87">
        <w:tc>
          <w:tcPr>
            <w:tcW w:w="625" w:type="dxa"/>
          </w:tcPr>
          <w:p w14:paraId="5EDCAC2E" w14:textId="77777777" w:rsidR="00F403B5" w:rsidRPr="00D772FE" w:rsidRDefault="00F403B5" w:rsidP="00F403B5">
            <w:pPr>
              <w:jc w:val="center"/>
              <w:rPr>
                <w:rFonts w:ascii="Times" w:eastAsia="Times" w:hAnsi="Times" w:cs="Times"/>
                <w:bCs/>
              </w:rPr>
            </w:pPr>
            <w:r>
              <w:rPr>
                <w:rFonts w:ascii="Times" w:eastAsia="Times" w:hAnsi="Times" w:cs="Times"/>
                <w:bCs/>
              </w:rPr>
              <w:t>1</w:t>
            </w:r>
          </w:p>
        </w:tc>
        <w:tc>
          <w:tcPr>
            <w:tcW w:w="1260" w:type="dxa"/>
          </w:tcPr>
          <w:p w14:paraId="52C6463D" w14:textId="77777777" w:rsidR="00F403B5" w:rsidRPr="00D772FE" w:rsidRDefault="00F403B5" w:rsidP="00F403B5">
            <w:pPr>
              <w:rPr>
                <w:rFonts w:ascii="Times" w:eastAsia="Times" w:hAnsi="Times" w:cs="Times"/>
                <w:bCs/>
              </w:rPr>
            </w:pPr>
            <w:r>
              <w:rPr>
                <w:rFonts w:ascii="Times" w:eastAsia="Times" w:hAnsi="Times" w:cs="Times"/>
                <w:bCs/>
              </w:rPr>
              <w:t>Record greeting message</w:t>
            </w:r>
          </w:p>
        </w:tc>
        <w:tc>
          <w:tcPr>
            <w:tcW w:w="2700" w:type="dxa"/>
          </w:tcPr>
          <w:p w14:paraId="1B8170B9" w14:textId="77777777" w:rsidR="00F403B5" w:rsidRPr="00D772FE" w:rsidRDefault="00F403B5" w:rsidP="00F403B5">
            <w:pPr>
              <w:rPr>
                <w:rFonts w:ascii="Times" w:eastAsia="Times" w:hAnsi="Times" w:cs="Times"/>
                <w:bCs/>
              </w:rPr>
            </w:pPr>
            <w:r>
              <w:rPr>
                <w:rFonts w:ascii="Times" w:eastAsia="Times" w:hAnsi="Times" w:cs="Times"/>
                <w:bCs/>
              </w:rPr>
              <w:t>Allow the user to record the greeting message</w:t>
            </w:r>
          </w:p>
        </w:tc>
        <w:tc>
          <w:tcPr>
            <w:tcW w:w="2439" w:type="dxa"/>
          </w:tcPr>
          <w:p w14:paraId="4FCE2586" w14:textId="77777777" w:rsidR="00F403B5" w:rsidRPr="00D772FE" w:rsidRDefault="00F403B5" w:rsidP="00F403B5">
            <w:pPr>
              <w:rPr>
                <w:rFonts w:ascii="Times" w:eastAsia="Times" w:hAnsi="Times" w:cs="Times"/>
                <w:bCs/>
              </w:rPr>
            </w:pPr>
            <w:r>
              <w:rPr>
                <w:rFonts w:ascii="Times" w:eastAsia="Times" w:hAnsi="Times" w:cs="Times"/>
                <w:bCs/>
              </w:rPr>
              <w:t>Record file size’s much less than 3Mb</w:t>
            </w:r>
          </w:p>
        </w:tc>
        <w:tc>
          <w:tcPr>
            <w:tcW w:w="1756" w:type="dxa"/>
          </w:tcPr>
          <w:p w14:paraId="328267FD" w14:textId="77777777" w:rsidR="00F403B5" w:rsidRPr="00D772FE" w:rsidRDefault="00F403B5" w:rsidP="00F403B5">
            <w:pPr>
              <w:rPr>
                <w:rFonts w:ascii="Times" w:eastAsia="Times" w:hAnsi="Times" w:cs="Times"/>
                <w:bCs/>
              </w:rPr>
            </w:pPr>
            <w:r>
              <w:rPr>
                <w:rFonts w:ascii="Times" w:eastAsia="Times" w:hAnsi="Times" w:cs="Times"/>
                <w:bCs/>
              </w:rPr>
              <w:t>Launch the voice record screen</w:t>
            </w:r>
          </w:p>
        </w:tc>
      </w:tr>
      <w:tr w:rsidR="00F403B5" w14:paraId="6B8762A0" w14:textId="77777777" w:rsidTr="006E0E87">
        <w:tc>
          <w:tcPr>
            <w:tcW w:w="625" w:type="dxa"/>
          </w:tcPr>
          <w:p w14:paraId="49067AF2" w14:textId="77777777" w:rsidR="00F403B5" w:rsidRPr="00D772FE" w:rsidRDefault="00F403B5" w:rsidP="00F403B5">
            <w:pPr>
              <w:jc w:val="center"/>
              <w:rPr>
                <w:rFonts w:ascii="Times" w:eastAsia="Times" w:hAnsi="Times" w:cs="Times"/>
                <w:bCs/>
              </w:rPr>
            </w:pPr>
            <w:r>
              <w:rPr>
                <w:rFonts w:ascii="Times" w:eastAsia="Times" w:hAnsi="Times" w:cs="Times"/>
                <w:bCs/>
              </w:rPr>
              <w:t>2</w:t>
            </w:r>
          </w:p>
        </w:tc>
        <w:tc>
          <w:tcPr>
            <w:tcW w:w="1260" w:type="dxa"/>
          </w:tcPr>
          <w:p w14:paraId="18A7681D" w14:textId="77777777" w:rsidR="00F403B5" w:rsidRPr="00D772FE" w:rsidRDefault="00F403B5" w:rsidP="00F403B5">
            <w:pPr>
              <w:rPr>
                <w:rFonts w:ascii="Times" w:eastAsia="Times" w:hAnsi="Times" w:cs="Times"/>
                <w:bCs/>
              </w:rPr>
            </w:pPr>
            <w:r>
              <w:rPr>
                <w:rFonts w:ascii="Times" w:eastAsia="Times" w:hAnsi="Times" w:cs="Times"/>
                <w:bCs/>
              </w:rPr>
              <w:t>Pick greeting message file</w:t>
            </w:r>
          </w:p>
        </w:tc>
        <w:tc>
          <w:tcPr>
            <w:tcW w:w="2700" w:type="dxa"/>
          </w:tcPr>
          <w:p w14:paraId="6951DDF9" w14:textId="77777777" w:rsidR="00F403B5" w:rsidRPr="00D772FE" w:rsidRDefault="00F403B5" w:rsidP="00F403B5">
            <w:pPr>
              <w:rPr>
                <w:rFonts w:ascii="Times" w:eastAsia="Times" w:hAnsi="Times" w:cs="Times"/>
                <w:bCs/>
              </w:rPr>
            </w:pPr>
            <w:r>
              <w:rPr>
                <w:rFonts w:ascii="Times" w:eastAsia="Times" w:hAnsi="Times" w:cs="Times"/>
                <w:bCs/>
              </w:rPr>
              <w:t>Allow user pick an audio file as a greeting message</w:t>
            </w:r>
          </w:p>
        </w:tc>
        <w:tc>
          <w:tcPr>
            <w:tcW w:w="2439" w:type="dxa"/>
          </w:tcPr>
          <w:p w14:paraId="04BD9791" w14:textId="77777777" w:rsidR="00F403B5" w:rsidRPr="00D772FE" w:rsidRDefault="00F403B5" w:rsidP="00F403B5">
            <w:pPr>
              <w:rPr>
                <w:rFonts w:ascii="Times" w:eastAsia="Times" w:hAnsi="Times" w:cs="Times"/>
                <w:bCs/>
              </w:rPr>
            </w:pPr>
            <w:r>
              <w:rPr>
                <w:rFonts w:ascii="Times" w:eastAsia="Times" w:hAnsi="Times" w:cs="Times"/>
                <w:bCs/>
              </w:rPr>
              <w:t>The picked file much be in MP3 format and the size is less than 3Mb</w:t>
            </w:r>
          </w:p>
        </w:tc>
        <w:tc>
          <w:tcPr>
            <w:tcW w:w="1756" w:type="dxa"/>
          </w:tcPr>
          <w:p w14:paraId="786C3DAF" w14:textId="77777777" w:rsidR="00F403B5" w:rsidRPr="00D772FE" w:rsidRDefault="00F403B5" w:rsidP="00F403B5">
            <w:pPr>
              <w:rPr>
                <w:rFonts w:ascii="Times" w:eastAsia="Times" w:hAnsi="Times" w:cs="Times"/>
                <w:bCs/>
              </w:rPr>
            </w:pPr>
            <w:r>
              <w:rPr>
                <w:rFonts w:ascii="Times" w:eastAsia="Times" w:hAnsi="Times" w:cs="Times"/>
                <w:bCs/>
              </w:rPr>
              <w:t>Launch file picker screen</w:t>
            </w:r>
          </w:p>
        </w:tc>
      </w:tr>
      <w:tr w:rsidR="00F403B5" w14:paraId="6A8DF7A5" w14:textId="77777777" w:rsidTr="006E0E87">
        <w:tc>
          <w:tcPr>
            <w:tcW w:w="625" w:type="dxa"/>
          </w:tcPr>
          <w:p w14:paraId="43DF7E4C" w14:textId="77777777" w:rsidR="00F403B5" w:rsidRDefault="00F403B5" w:rsidP="00F403B5">
            <w:pPr>
              <w:jc w:val="center"/>
              <w:rPr>
                <w:rFonts w:ascii="Times" w:eastAsia="Times" w:hAnsi="Times" w:cs="Times"/>
                <w:bCs/>
              </w:rPr>
            </w:pPr>
            <w:r>
              <w:rPr>
                <w:rFonts w:ascii="Times" w:eastAsia="Times" w:hAnsi="Times" w:cs="Times"/>
                <w:bCs/>
              </w:rPr>
              <w:t>3</w:t>
            </w:r>
          </w:p>
        </w:tc>
        <w:tc>
          <w:tcPr>
            <w:tcW w:w="1260" w:type="dxa"/>
          </w:tcPr>
          <w:p w14:paraId="6FFD1248" w14:textId="77777777" w:rsidR="00F403B5" w:rsidRDefault="00F403B5" w:rsidP="00F403B5">
            <w:pPr>
              <w:rPr>
                <w:rFonts w:ascii="Times" w:eastAsia="Times" w:hAnsi="Times" w:cs="Times"/>
                <w:bCs/>
              </w:rPr>
            </w:pPr>
            <w:r>
              <w:rPr>
                <w:rFonts w:ascii="Times" w:eastAsia="Times" w:hAnsi="Times" w:cs="Times"/>
                <w:bCs/>
              </w:rPr>
              <w:t>Save greeting message</w:t>
            </w:r>
          </w:p>
        </w:tc>
        <w:tc>
          <w:tcPr>
            <w:tcW w:w="2700" w:type="dxa"/>
          </w:tcPr>
          <w:p w14:paraId="5AB34AD7" w14:textId="77777777" w:rsidR="00F403B5" w:rsidRDefault="00F403B5" w:rsidP="00F403B5">
            <w:pPr>
              <w:rPr>
                <w:rFonts w:ascii="Times" w:eastAsia="Times" w:hAnsi="Times" w:cs="Times"/>
                <w:bCs/>
              </w:rPr>
            </w:pPr>
            <w:r>
              <w:rPr>
                <w:rFonts w:ascii="Times" w:eastAsia="Times" w:hAnsi="Times" w:cs="Times"/>
                <w:bCs/>
              </w:rPr>
              <w:t>Save the information to the server</w:t>
            </w:r>
          </w:p>
        </w:tc>
        <w:tc>
          <w:tcPr>
            <w:tcW w:w="2439" w:type="dxa"/>
          </w:tcPr>
          <w:p w14:paraId="2B4B0F85" w14:textId="77777777" w:rsidR="00F403B5" w:rsidRDefault="00F403B5" w:rsidP="00F403B5">
            <w:pPr>
              <w:rPr>
                <w:rFonts w:ascii="Times" w:eastAsia="Times" w:hAnsi="Times" w:cs="Times"/>
                <w:bCs/>
              </w:rPr>
            </w:pPr>
            <w:r>
              <w:rPr>
                <w:rFonts w:ascii="Times" w:eastAsia="Times" w:hAnsi="Times" w:cs="Times"/>
                <w:bCs/>
              </w:rPr>
              <w:t>A file much be chosen ( record file or file from file picker)</w:t>
            </w:r>
          </w:p>
        </w:tc>
        <w:tc>
          <w:tcPr>
            <w:tcW w:w="1756" w:type="dxa"/>
          </w:tcPr>
          <w:p w14:paraId="799F2CFE" w14:textId="77777777" w:rsidR="00F403B5" w:rsidRDefault="00F403B5" w:rsidP="00F403B5">
            <w:pPr>
              <w:rPr>
                <w:rFonts w:ascii="Times" w:eastAsia="Times" w:hAnsi="Times" w:cs="Times"/>
                <w:bCs/>
              </w:rPr>
            </w:pPr>
            <w:r>
              <w:rPr>
                <w:rFonts w:ascii="Times" w:eastAsia="Times" w:hAnsi="Times" w:cs="Times"/>
                <w:bCs/>
              </w:rPr>
              <w:t>Perform the save process</w:t>
            </w:r>
          </w:p>
        </w:tc>
      </w:tr>
    </w:tbl>
    <w:p w14:paraId="63625A05" w14:textId="77777777" w:rsidR="00F403B5" w:rsidRDefault="00F403B5" w:rsidP="00F403B5">
      <w:pPr>
        <w:rPr>
          <w:rFonts w:ascii="Times" w:eastAsia="Times" w:hAnsi="Times" w:cs="Times"/>
          <w:b/>
          <w:bCs/>
          <w:sz w:val="28"/>
          <w:szCs w:val="28"/>
        </w:rPr>
      </w:pPr>
    </w:p>
    <w:p w14:paraId="4F244CEE" w14:textId="77777777" w:rsidR="00F403B5" w:rsidRDefault="00F403B5" w:rsidP="00F403B5">
      <w:pPr>
        <w:rPr>
          <w:rFonts w:ascii="Times" w:eastAsia="Times" w:hAnsi="Times" w:cs="Times"/>
          <w:b/>
          <w:bCs/>
          <w:sz w:val="28"/>
          <w:szCs w:val="28"/>
        </w:rPr>
      </w:pPr>
    </w:p>
    <w:p w14:paraId="3EA81B81" w14:textId="77777777" w:rsidR="00F403B5" w:rsidRDefault="00F403B5" w:rsidP="00F403B5">
      <w:pPr>
        <w:ind w:left="1440" w:firstLine="720"/>
        <w:rPr>
          <w:rFonts w:ascii="Times" w:eastAsia="Times" w:hAnsi="Times" w:cs="Times"/>
          <w:b/>
          <w:bCs/>
          <w:sz w:val="28"/>
          <w:szCs w:val="28"/>
        </w:rPr>
      </w:pPr>
      <w:r>
        <w:rPr>
          <w:rFonts w:ascii="Times" w:eastAsia="Times" w:hAnsi="Times" w:cs="Times"/>
          <w:b/>
          <w:noProof/>
          <w:sz w:val="28"/>
          <w:szCs w:val="28"/>
        </w:rPr>
        <w:drawing>
          <wp:anchor distT="0" distB="0" distL="114300" distR="114300" simplePos="0" relativeHeight="251658244" behindDoc="0" locked="0" layoutInCell="1" allowOverlap="1" wp14:anchorId="061DCDA8" wp14:editId="4067698B">
            <wp:simplePos x="0" y="0"/>
            <wp:positionH relativeFrom="page">
              <wp:align>center</wp:align>
            </wp:positionH>
            <wp:positionV relativeFrom="paragraph">
              <wp:posOffset>382905</wp:posOffset>
            </wp:positionV>
            <wp:extent cx="2453005" cy="5048250"/>
            <wp:effectExtent l="0" t="0" r="444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nge working hours 1.jpg"/>
                    <pic:cNvPicPr/>
                  </pic:nvPicPr>
                  <pic:blipFill>
                    <a:blip r:embed="rId65">
                      <a:extLst>
                        <a:ext uri="{28A0092B-C50C-407E-A947-70E740481C1C}">
                          <a14:useLocalDpi xmlns:a14="http://schemas.microsoft.com/office/drawing/2010/main" val="0"/>
                        </a:ext>
                      </a:extLst>
                    </a:blip>
                    <a:stretch>
                      <a:fillRect/>
                    </a:stretch>
                  </pic:blipFill>
                  <pic:spPr>
                    <a:xfrm>
                      <a:off x="0" y="0"/>
                      <a:ext cx="2453005" cy="504825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w:hAnsi="Times" w:cs="Times"/>
          <w:b/>
          <w:bCs/>
          <w:sz w:val="28"/>
          <w:szCs w:val="28"/>
        </w:rPr>
        <w:t>5.2.1.3. Change working hours</w:t>
      </w:r>
    </w:p>
    <w:p w14:paraId="523403EC" w14:textId="77777777" w:rsidR="00F403B5" w:rsidRDefault="00F403B5" w:rsidP="00F403B5">
      <w:pPr>
        <w:rPr>
          <w:rFonts w:ascii="Times" w:eastAsia="Times" w:hAnsi="Times" w:cs="Times"/>
          <w:b/>
          <w:bCs/>
          <w:sz w:val="28"/>
          <w:szCs w:val="28"/>
        </w:rPr>
      </w:pPr>
    </w:p>
    <w:p w14:paraId="30874954" w14:textId="77777777" w:rsidR="00F403B5" w:rsidRDefault="00F403B5" w:rsidP="00F403B5">
      <w:pPr>
        <w:rPr>
          <w:rFonts w:ascii="Times" w:eastAsia="Times" w:hAnsi="Times" w:cs="Times"/>
          <w:b/>
          <w:bCs/>
          <w:sz w:val="28"/>
          <w:szCs w:val="28"/>
        </w:rPr>
      </w:pPr>
    </w:p>
    <w:p w14:paraId="5114F820" w14:textId="77777777" w:rsidR="00F403B5" w:rsidRDefault="00F403B5" w:rsidP="00F403B5">
      <w:pPr>
        <w:rPr>
          <w:rFonts w:ascii="Times" w:eastAsia="Times" w:hAnsi="Times" w:cs="Times"/>
          <w:b/>
          <w:bCs/>
          <w:sz w:val="28"/>
          <w:szCs w:val="28"/>
        </w:rPr>
      </w:pPr>
    </w:p>
    <w:p w14:paraId="2C7FD0F2" w14:textId="77777777" w:rsidR="00F403B5" w:rsidRDefault="00F403B5" w:rsidP="00F403B5">
      <w:pPr>
        <w:rPr>
          <w:rFonts w:ascii="Times" w:eastAsia="Times" w:hAnsi="Times" w:cs="Times"/>
          <w:b/>
          <w:bCs/>
          <w:sz w:val="28"/>
          <w:szCs w:val="28"/>
        </w:rPr>
      </w:pPr>
    </w:p>
    <w:p w14:paraId="3E7FAE47" w14:textId="77777777" w:rsidR="00F403B5" w:rsidRDefault="00F403B5" w:rsidP="00F403B5">
      <w:pPr>
        <w:rPr>
          <w:rFonts w:ascii="Times" w:eastAsia="Times" w:hAnsi="Times" w:cs="Times"/>
          <w:b/>
          <w:bCs/>
          <w:sz w:val="28"/>
          <w:szCs w:val="28"/>
        </w:rPr>
      </w:pPr>
      <w:r>
        <w:rPr>
          <w:rFonts w:ascii="Times" w:eastAsia="Times" w:hAnsi="Times" w:cs="Times"/>
          <w:b/>
          <w:noProof/>
          <w:sz w:val="28"/>
          <w:szCs w:val="28"/>
        </w:rPr>
        <w:lastRenderedPageBreak/>
        <w:drawing>
          <wp:anchor distT="0" distB="0" distL="114300" distR="114300" simplePos="0" relativeHeight="251658245" behindDoc="0" locked="0" layoutInCell="1" allowOverlap="1" wp14:anchorId="5A48C639" wp14:editId="34E9528C">
            <wp:simplePos x="0" y="0"/>
            <wp:positionH relativeFrom="page">
              <wp:align>center</wp:align>
            </wp:positionH>
            <wp:positionV relativeFrom="paragraph">
              <wp:posOffset>46355</wp:posOffset>
            </wp:positionV>
            <wp:extent cx="2414905" cy="4972050"/>
            <wp:effectExtent l="0" t="0" r="444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ange working hours 2.jpg"/>
                    <pic:cNvPicPr/>
                  </pic:nvPicPr>
                  <pic:blipFill>
                    <a:blip r:embed="rId66">
                      <a:extLst>
                        <a:ext uri="{28A0092B-C50C-407E-A947-70E740481C1C}">
                          <a14:useLocalDpi xmlns:a14="http://schemas.microsoft.com/office/drawing/2010/main" val="0"/>
                        </a:ext>
                      </a:extLst>
                    </a:blip>
                    <a:stretch>
                      <a:fillRect/>
                    </a:stretch>
                  </pic:blipFill>
                  <pic:spPr>
                    <a:xfrm>
                      <a:off x="0" y="0"/>
                      <a:ext cx="2414905" cy="4972050"/>
                    </a:xfrm>
                    <a:prstGeom prst="rect">
                      <a:avLst/>
                    </a:prstGeom>
                  </pic:spPr>
                </pic:pic>
              </a:graphicData>
            </a:graphic>
            <wp14:sizeRelH relativeFrom="margin">
              <wp14:pctWidth>0</wp14:pctWidth>
            </wp14:sizeRelH>
            <wp14:sizeRelV relativeFrom="margin">
              <wp14:pctHeight>0</wp14:pctHeight>
            </wp14:sizeRelV>
          </wp:anchor>
        </w:drawing>
      </w:r>
    </w:p>
    <w:p w14:paraId="434DB5E1" w14:textId="77777777" w:rsidR="00F403B5" w:rsidRPr="00B51DD4" w:rsidRDefault="00F403B5" w:rsidP="00F403B5">
      <w:pPr>
        <w:rPr>
          <w:rFonts w:ascii="Times" w:eastAsia="Times" w:hAnsi="Times" w:cs="Times"/>
          <w:b/>
          <w:bCs/>
        </w:rPr>
      </w:pPr>
      <w:r w:rsidRPr="00B51DD4">
        <w:rPr>
          <w:rFonts w:ascii="Times" w:eastAsia="Times" w:hAnsi="Times" w:cs="Times"/>
          <w:b/>
          <w:bCs/>
        </w:rPr>
        <w:t>Buttons</w:t>
      </w:r>
    </w:p>
    <w:p w14:paraId="17475BA5" w14:textId="77777777" w:rsidR="00F403B5" w:rsidRDefault="00F403B5" w:rsidP="00F403B5">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F403B5" w14:paraId="68952B76" w14:textId="77777777" w:rsidTr="006E0E87">
        <w:tc>
          <w:tcPr>
            <w:tcW w:w="625" w:type="dxa"/>
          </w:tcPr>
          <w:p w14:paraId="279399CA"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260" w:type="dxa"/>
          </w:tcPr>
          <w:p w14:paraId="647FB3D8"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12236107"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724E112C"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37F5B7B3"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4502547D" w14:textId="77777777" w:rsidTr="006E0E87">
        <w:tc>
          <w:tcPr>
            <w:tcW w:w="625" w:type="dxa"/>
          </w:tcPr>
          <w:p w14:paraId="3DB13B1D" w14:textId="77777777" w:rsidR="00F403B5" w:rsidRPr="00D772FE" w:rsidRDefault="00F403B5" w:rsidP="00F403B5">
            <w:pPr>
              <w:jc w:val="center"/>
              <w:rPr>
                <w:rFonts w:ascii="Times" w:eastAsia="Times" w:hAnsi="Times" w:cs="Times"/>
                <w:bCs/>
              </w:rPr>
            </w:pPr>
            <w:r>
              <w:rPr>
                <w:rFonts w:ascii="Times" w:eastAsia="Times" w:hAnsi="Times" w:cs="Times"/>
                <w:bCs/>
              </w:rPr>
              <w:t>1</w:t>
            </w:r>
          </w:p>
        </w:tc>
        <w:tc>
          <w:tcPr>
            <w:tcW w:w="1260" w:type="dxa"/>
          </w:tcPr>
          <w:p w14:paraId="53359AEE" w14:textId="77777777" w:rsidR="00F403B5" w:rsidRPr="00D772FE" w:rsidRDefault="00F403B5" w:rsidP="00F403B5">
            <w:pPr>
              <w:rPr>
                <w:rFonts w:ascii="Times" w:eastAsia="Times" w:hAnsi="Times" w:cs="Times"/>
                <w:bCs/>
              </w:rPr>
            </w:pPr>
            <w:r>
              <w:rPr>
                <w:rFonts w:ascii="Times" w:eastAsia="Times" w:hAnsi="Times" w:cs="Times"/>
                <w:bCs/>
              </w:rPr>
              <w:t>Choose working duration</w:t>
            </w:r>
          </w:p>
        </w:tc>
        <w:tc>
          <w:tcPr>
            <w:tcW w:w="2700" w:type="dxa"/>
          </w:tcPr>
          <w:p w14:paraId="4A857CAB" w14:textId="77777777" w:rsidR="00F403B5" w:rsidRPr="00D772FE" w:rsidRDefault="00F403B5" w:rsidP="00F403B5">
            <w:pPr>
              <w:rPr>
                <w:rFonts w:ascii="Times" w:eastAsia="Times" w:hAnsi="Times" w:cs="Times"/>
                <w:bCs/>
              </w:rPr>
            </w:pPr>
            <w:r>
              <w:rPr>
                <w:rFonts w:ascii="Times" w:eastAsia="Times" w:hAnsi="Times" w:cs="Times"/>
                <w:bCs/>
              </w:rPr>
              <w:t>Choose the duration for each appointment, the default value is 00:30:00</w:t>
            </w:r>
          </w:p>
        </w:tc>
        <w:tc>
          <w:tcPr>
            <w:tcW w:w="2439" w:type="dxa"/>
          </w:tcPr>
          <w:p w14:paraId="7E0C8EA6" w14:textId="77777777" w:rsidR="00F403B5" w:rsidRPr="00D772FE" w:rsidRDefault="00F403B5" w:rsidP="00F403B5">
            <w:pPr>
              <w:rPr>
                <w:rFonts w:ascii="Times" w:eastAsia="Times" w:hAnsi="Times" w:cs="Times"/>
                <w:bCs/>
              </w:rPr>
            </w:pPr>
            <w:r>
              <w:rPr>
                <w:rFonts w:ascii="Times" w:eastAsia="Times" w:hAnsi="Times" w:cs="Times"/>
                <w:bCs/>
              </w:rPr>
              <w:t>The working duration much be greater than 0 minutes</w:t>
            </w:r>
          </w:p>
        </w:tc>
        <w:tc>
          <w:tcPr>
            <w:tcW w:w="1756" w:type="dxa"/>
          </w:tcPr>
          <w:p w14:paraId="42C9710A" w14:textId="77777777" w:rsidR="00F403B5" w:rsidRPr="00D772FE" w:rsidRDefault="00F403B5" w:rsidP="00F403B5">
            <w:pPr>
              <w:rPr>
                <w:rFonts w:ascii="Times" w:eastAsia="Times" w:hAnsi="Times" w:cs="Times"/>
                <w:bCs/>
              </w:rPr>
            </w:pPr>
            <w:r>
              <w:rPr>
                <w:rFonts w:ascii="Times" w:eastAsia="Times" w:hAnsi="Times" w:cs="Times"/>
                <w:bCs/>
              </w:rPr>
              <w:t>Launch time picker</w:t>
            </w:r>
          </w:p>
        </w:tc>
      </w:tr>
      <w:tr w:rsidR="00F403B5" w14:paraId="21BA34FF" w14:textId="77777777" w:rsidTr="006E0E87">
        <w:tc>
          <w:tcPr>
            <w:tcW w:w="625" w:type="dxa"/>
          </w:tcPr>
          <w:p w14:paraId="057020AC" w14:textId="77777777" w:rsidR="00F403B5" w:rsidRPr="00D772FE" w:rsidRDefault="00F403B5" w:rsidP="00F403B5">
            <w:pPr>
              <w:jc w:val="center"/>
              <w:rPr>
                <w:rFonts w:ascii="Times" w:eastAsia="Times" w:hAnsi="Times" w:cs="Times"/>
                <w:bCs/>
              </w:rPr>
            </w:pPr>
            <w:r>
              <w:rPr>
                <w:rFonts w:ascii="Times" w:eastAsia="Times" w:hAnsi="Times" w:cs="Times"/>
                <w:bCs/>
              </w:rPr>
              <w:t>2</w:t>
            </w:r>
          </w:p>
        </w:tc>
        <w:tc>
          <w:tcPr>
            <w:tcW w:w="1260" w:type="dxa"/>
          </w:tcPr>
          <w:p w14:paraId="39A2111F" w14:textId="77777777" w:rsidR="00F403B5" w:rsidRPr="00D772FE" w:rsidRDefault="00F403B5" w:rsidP="00F403B5">
            <w:pPr>
              <w:rPr>
                <w:rFonts w:ascii="Times" w:eastAsia="Times" w:hAnsi="Times" w:cs="Times"/>
                <w:bCs/>
              </w:rPr>
            </w:pPr>
            <w:r>
              <w:rPr>
                <w:rFonts w:ascii="Times" w:eastAsia="Times" w:hAnsi="Times" w:cs="Times"/>
                <w:bCs/>
              </w:rPr>
              <w:t xml:space="preserve">Choose </w:t>
            </w:r>
            <w:r>
              <w:rPr>
                <w:rFonts w:ascii="Times" w:eastAsia="Times" w:hAnsi="Times" w:cs="Times"/>
                <w:bCs/>
                <w:noProof/>
              </w:rPr>
              <w:t>to</w:t>
            </w:r>
            <w:r>
              <w:rPr>
                <w:rFonts w:ascii="Times" w:eastAsia="Times" w:hAnsi="Times" w:cs="Times"/>
                <w:bCs/>
              </w:rPr>
              <w:t xml:space="preserve"> start working hour</w:t>
            </w:r>
          </w:p>
        </w:tc>
        <w:tc>
          <w:tcPr>
            <w:tcW w:w="2700" w:type="dxa"/>
          </w:tcPr>
          <w:p w14:paraId="1977934D" w14:textId="77777777" w:rsidR="00F403B5" w:rsidRPr="00D772FE" w:rsidRDefault="00F403B5" w:rsidP="00F403B5">
            <w:pPr>
              <w:rPr>
                <w:rFonts w:ascii="Times" w:eastAsia="Times" w:hAnsi="Times" w:cs="Times"/>
                <w:bCs/>
              </w:rPr>
            </w:pPr>
            <w:r>
              <w:rPr>
                <w:rFonts w:ascii="Times" w:eastAsia="Times" w:hAnsi="Times" w:cs="Times"/>
                <w:bCs/>
              </w:rPr>
              <w:t>Choose the time when clinic begin to work, the default value is 17:00:00</w:t>
            </w:r>
          </w:p>
        </w:tc>
        <w:tc>
          <w:tcPr>
            <w:tcW w:w="2439" w:type="dxa"/>
          </w:tcPr>
          <w:p w14:paraId="1B5ABDED" w14:textId="77777777" w:rsidR="00F403B5" w:rsidRPr="00D772FE" w:rsidRDefault="00F403B5" w:rsidP="00F403B5">
            <w:pPr>
              <w:rPr>
                <w:rFonts w:ascii="Times" w:eastAsia="Times" w:hAnsi="Times" w:cs="Times"/>
                <w:bCs/>
              </w:rPr>
            </w:pPr>
            <w:r>
              <w:rPr>
                <w:rFonts w:ascii="Times" w:eastAsia="Times" w:hAnsi="Times" w:cs="Times"/>
                <w:bCs/>
              </w:rPr>
              <w:t xml:space="preserve">The start </w:t>
            </w:r>
            <w:r>
              <w:rPr>
                <w:rFonts w:ascii="Times" w:eastAsia="Times" w:hAnsi="Times" w:cs="Times"/>
                <w:bCs/>
                <w:noProof/>
              </w:rPr>
              <w:t>of</w:t>
            </w:r>
            <w:r>
              <w:rPr>
                <w:rFonts w:ascii="Times" w:eastAsia="Times" w:hAnsi="Times" w:cs="Times"/>
                <w:bCs/>
              </w:rPr>
              <w:t xml:space="preserve"> working time much before 24:00:00</w:t>
            </w:r>
          </w:p>
        </w:tc>
        <w:tc>
          <w:tcPr>
            <w:tcW w:w="1756" w:type="dxa"/>
          </w:tcPr>
          <w:p w14:paraId="0334F57C" w14:textId="77777777" w:rsidR="00F403B5" w:rsidRPr="00D772FE" w:rsidRDefault="00F403B5" w:rsidP="00F403B5">
            <w:pPr>
              <w:rPr>
                <w:rFonts w:ascii="Times" w:eastAsia="Times" w:hAnsi="Times" w:cs="Times"/>
                <w:bCs/>
              </w:rPr>
            </w:pPr>
            <w:r>
              <w:rPr>
                <w:rFonts w:ascii="Times" w:eastAsia="Times" w:hAnsi="Times" w:cs="Times"/>
                <w:bCs/>
              </w:rPr>
              <w:t>Launch time picker</w:t>
            </w:r>
          </w:p>
        </w:tc>
      </w:tr>
      <w:tr w:rsidR="00F403B5" w14:paraId="0AA452B3" w14:textId="77777777" w:rsidTr="006E0E87">
        <w:tc>
          <w:tcPr>
            <w:tcW w:w="625" w:type="dxa"/>
          </w:tcPr>
          <w:p w14:paraId="7F8FCEC9" w14:textId="77777777" w:rsidR="00F403B5" w:rsidRDefault="00F403B5" w:rsidP="00F403B5">
            <w:pPr>
              <w:jc w:val="center"/>
              <w:rPr>
                <w:rFonts w:ascii="Times" w:eastAsia="Times" w:hAnsi="Times" w:cs="Times"/>
                <w:bCs/>
              </w:rPr>
            </w:pPr>
            <w:r>
              <w:rPr>
                <w:rFonts w:ascii="Times" w:eastAsia="Times" w:hAnsi="Times" w:cs="Times"/>
                <w:bCs/>
              </w:rPr>
              <w:t>3</w:t>
            </w:r>
          </w:p>
        </w:tc>
        <w:tc>
          <w:tcPr>
            <w:tcW w:w="1260" w:type="dxa"/>
          </w:tcPr>
          <w:p w14:paraId="4AFCF60C" w14:textId="77777777" w:rsidR="00F403B5" w:rsidRDefault="00F403B5" w:rsidP="00F403B5">
            <w:pPr>
              <w:rPr>
                <w:rFonts w:ascii="Times" w:eastAsia="Times" w:hAnsi="Times" w:cs="Times"/>
                <w:bCs/>
              </w:rPr>
            </w:pPr>
            <w:r>
              <w:rPr>
                <w:rFonts w:ascii="Times" w:eastAsia="Times" w:hAnsi="Times" w:cs="Times"/>
                <w:bCs/>
              </w:rPr>
              <w:t>Choose end working hour</w:t>
            </w:r>
          </w:p>
        </w:tc>
        <w:tc>
          <w:tcPr>
            <w:tcW w:w="2700" w:type="dxa"/>
          </w:tcPr>
          <w:p w14:paraId="6577FC1B" w14:textId="77777777" w:rsidR="00F403B5" w:rsidRDefault="00F403B5" w:rsidP="00F403B5">
            <w:pPr>
              <w:rPr>
                <w:rFonts w:ascii="Times" w:eastAsia="Times" w:hAnsi="Times" w:cs="Times"/>
                <w:bCs/>
              </w:rPr>
            </w:pPr>
            <w:r>
              <w:rPr>
                <w:rFonts w:ascii="Times" w:eastAsia="Times" w:hAnsi="Times" w:cs="Times"/>
                <w:bCs/>
              </w:rPr>
              <w:t>Choose the time when the clinic is off work, the default value is 19:00:00</w:t>
            </w:r>
          </w:p>
        </w:tc>
        <w:tc>
          <w:tcPr>
            <w:tcW w:w="2439" w:type="dxa"/>
          </w:tcPr>
          <w:p w14:paraId="470F782B" w14:textId="77777777" w:rsidR="00F403B5" w:rsidRDefault="00F403B5" w:rsidP="00F403B5">
            <w:pPr>
              <w:rPr>
                <w:rFonts w:ascii="Times" w:eastAsia="Times" w:hAnsi="Times" w:cs="Times"/>
                <w:bCs/>
              </w:rPr>
            </w:pPr>
            <w:r>
              <w:rPr>
                <w:rFonts w:ascii="Times" w:eastAsia="Times" w:hAnsi="Times" w:cs="Times"/>
                <w:bCs/>
              </w:rPr>
              <w:t xml:space="preserve">The end </w:t>
            </w:r>
            <w:r>
              <w:rPr>
                <w:rFonts w:ascii="Times" w:eastAsia="Times" w:hAnsi="Times" w:cs="Times"/>
                <w:bCs/>
                <w:noProof/>
              </w:rPr>
              <w:t>of</w:t>
            </w:r>
            <w:r>
              <w:rPr>
                <w:rFonts w:ascii="Times" w:eastAsia="Times" w:hAnsi="Times" w:cs="Times"/>
                <w:bCs/>
              </w:rPr>
              <w:t xml:space="preserve"> working time much be after the start </w:t>
            </w:r>
            <w:r>
              <w:rPr>
                <w:rFonts w:ascii="Times" w:eastAsia="Times" w:hAnsi="Times" w:cs="Times"/>
                <w:bCs/>
                <w:noProof/>
              </w:rPr>
              <w:t>of</w:t>
            </w:r>
            <w:r>
              <w:rPr>
                <w:rFonts w:ascii="Times" w:eastAsia="Times" w:hAnsi="Times" w:cs="Times"/>
                <w:bCs/>
              </w:rPr>
              <w:t xml:space="preserve"> working time and greater than 00:00:00</w:t>
            </w:r>
          </w:p>
        </w:tc>
        <w:tc>
          <w:tcPr>
            <w:tcW w:w="1756" w:type="dxa"/>
          </w:tcPr>
          <w:p w14:paraId="3781D3BA" w14:textId="77777777" w:rsidR="00F403B5" w:rsidRDefault="00F403B5" w:rsidP="00F403B5">
            <w:pPr>
              <w:rPr>
                <w:rFonts w:ascii="Times" w:eastAsia="Times" w:hAnsi="Times" w:cs="Times"/>
                <w:bCs/>
              </w:rPr>
            </w:pPr>
            <w:r>
              <w:rPr>
                <w:rFonts w:ascii="Times" w:eastAsia="Times" w:hAnsi="Times" w:cs="Times"/>
                <w:bCs/>
              </w:rPr>
              <w:t>Launch time picker</w:t>
            </w:r>
          </w:p>
        </w:tc>
      </w:tr>
      <w:tr w:rsidR="00F403B5" w14:paraId="0AED663D" w14:textId="77777777" w:rsidTr="006E0E87">
        <w:tc>
          <w:tcPr>
            <w:tcW w:w="625" w:type="dxa"/>
          </w:tcPr>
          <w:p w14:paraId="5D05657B" w14:textId="77777777" w:rsidR="00F403B5" w:rsidRDefault="00F403B5" w:rsidP="00F403B5">
            <w:pPr>
              <w:jc w:val="center"/>
              <w:rPr>
                <w:rFonts w:ascii="Times" w:eastAsia="Times" w:hAnsi="Times" w:cs="Times"/>
                <w:bCs/>
              </w:rPr>
            </w:pPr>
            <w:r>
              <w:rPr>
                <w:rFonts w:ascii="Times" w:eastAsia="Times" w:hAnsi="Times" w:cs="Times"/>
                <w:bCs/>
              </w:rPr>
              <w:t>4</w:t>
            </w:r>
          </w:p>
        </w:tc>
        <w:tc>
          <w:tcPr>
            <w:tcW w:w="1260" w:type="dxa"/>
          </w:tcPr>
          <w:p w14:paraId="33131253" w14:textId="77777777" w:rsidR="00F403B5" w:rsidRDefault="00F403B5" w:rsidP="00F403B5">
            <w:pPr>
              <w:rPr>
                <w:rFonts w:ascii="Times" w:eastAsia="Times" w:hAnsi="Times" w:cs="Times"/>
                <w:bCs/>
              </w:rPr>
            </w:pPr>
            <w:r>
              <w:rPr>
                <w:rFonts w:ascii="Times" w:eastAsia="Times" w:hAnsi="Times" w:cs="Times"/>
                <w:bCs/>
              </w:rPr>
              <w:t>Choose apply dates</w:t>
            </w:r>
          </w:p>
        </w:tc>
        <w:tc>
          <w:tcPr>
            <w:tcW w:w="2700" w:type="dxa"/>
          </w:tcPr>
          <w:p w14:paraId="7DB2D08B" w14:textId="77777777" w:rsidR="00F403B5" w:rsidRDefault="00F403B5" w:rsidP="00F403B5">
            <w:pPr>
              <w:rPr>
                <w:rFonts w:ascii="Times" w:eastAsia="Times" w:hAnsi="Times" w:cs="Times"/>
                <w:bCs/>
              </w:rPr>
            </w:pPr>
            <w:r>
              <w:rPr>
                <w:rFonts w:ascii="Times" w:eastAsia="Times" w:hAnsi="Times" w:cs="Times"/>
                <w:bCs/>
              </w:rPr>
              <w:t>The dates that this setting will apply on</w:t>
            </w:r>
          </w:p>
        </w:tc>
        <w:tc>
          <w:tcPr>
            <w:tcW w:w="2439" w:type="dxa"/>
          </w:tcPr>
          <w:p w14:paraId="4FF74EE5" w14:textId="77777777" w:rsidR="00F403B5" w:rsidRDefault="00F403B5" w:rsidP="00F403B5">
            <w:pPr>
              <w:rPr>
                <w:rFonts w:ascii="Times" w:eastAsia="Times" w:hAnsi="Times" w:cs="Times"/>
                <w:bCs/>
              </w:rPr>
            </w:pPr>
            <w:r>
              <w:rPr>
                <w:rFonts w:ascii="Times" w:eastAsia="Times" w:hAnsi="Times" w:cs="Times"/>
                <w:bCs/>
              </w:rPr>
              <w:t>Much specify as less 1 apply date</w:t>
            </w:r>
          </w:p>
        </w:tc>
        <w:tc>
          <w:tcPr>
            <w:tcW w:w="1756" w:type="dxa"/>
          </w:tcPr>
          <w:p w14:paraId="5D9A7E55" w14:textId="77777777" w:rsidR="00F403B5" w:rsidRDefault="00F403B5" w:rsidP="00F403B5">
            <w:pPr>
              <w:rPr>
                <w:rFonts w:ascii="Times" w:eastAsia="Times" w:hAnsi="Times" w:cs="Times"/>
                <w:bCs/>
              </w:rPr>
            </w:pPr>
            <w:r>
              <w:rPr>
                <w:rFonts w:ascii="Times" w:eastAsia="Times" w:hAnsi="Times" w:cs="Times"/>
                <w:bCs/>
              </w:rPr>
              <w:t>Status of the selected checkbox is switched</w:t>
            </w:r>
          </w:p>
        </w:tc>
      </w:tr>
      <w:tr w:rsidR="00F403B5" w14:paraId="7339E9D4" w14:textId="77777777" w:rsidTr="006E0E87">
        <w:tc>
          <w:tcPr>
            <w:tcW w:w="625" w:type="dxa"/>
          </w:tcPr>
          <w:p w14:paraId="5077E017" w14:textId="77777777" w:rsidR="00F403B5" w:rsidRDefault="00F403B5" w:rsidP="00F403B5">
            <w:pPr>
              <w:jc w:val="center"/>
              <w:rPr>
                <w:rFonts w:ascii="Times" w:eastAsia="Times" w:hAnsi="Times" w:cs="Times"/>
                <w:bCs/>
              </w:rPr>
            </w:pPr>
            <w:r>
              <w:rPr>
                <w:rFonts w:ascii="Times" w:eastAsia="Times" w:hAnsi="Times" w:cs="Times"/>
                <w:bCs/>
              </w:rPr>
              <w:t>5</w:t>
            </w:r>
          </w:p>
        </w:tc>
        <w:tc>
          <w:tcPr>
            <w:tcW w:w="1260" w:type="dxa"/>
          </w:tcPr>
          <w:p w14:paraId="21DCB975" w14:textId="77777777" w:rsidR="00F403B5" w:rsidRDefault="00F403B5" w:rsidP="00F403B5">
            <w:pPr>
              <w:rPr>
                <w:rFonts w:ascii="Times" w:eastAsia="Times" w:hAnsi="Times" w:cs="Times"/>
                <w:bCs/>
              </w:rPr>
            </w:pPr>
            <w:r>
              <w:rPr>
                <w:rFonts w:ascii="Times" w:eastAsia="Times" w:hAnsi="Times" w:cs="Times"/>
                <w:bCs/>
              </w:rPr>
              <w:t>Save</w:t>
            </w:r>
          </w:p>
        </w:tc>
        <w:tc>
          <w:tcPr>
            <w:tcW w:w="2700" w:type="dxa"/>
          </w:tcPr>
          <w:p w14:paraId="2BC394F2" w14:textId="77777777" w:rsidR="00F403B5" w:rsidRDefault="00F403B5" w:rsidP="00F403B5">
            <w:pPr>
              <w:rPr>
                <w:rFonts w:ascii="Times" w:eastAsia="Times" w:hAnsi="Times" w:cs="Times"/>
                <w:bCs/>
              </w:rPr>
            </w:pPr>
            <w:r>
              <w:rPr>
                <w:rFonts w:ascii="Times" w:eastAsia="Times" w:hAnsi="Times" w:cs="Times"/>
                <w:bCs/>
              </w:rPr>
              <w:t>Save the setting</w:t>
            </w:r>
          </w:p>
        </w:tc>
        <w:tc>
          <w:tcPr>
            <w:tcW w:w="2439" w:type="dxa"/>
          </w:tcPr>
          <w:p w14:paraId="0935E0C8" w14:textId="77777777" w:rsidR="00F403B5" w:rsidRDefault="00F403B5" w:rsidP="00F403B5">
            <w:pPr>
              <w:rPr>
                <w:rFonts w:ascii="Times" w:eastAsia="Times" w:hAnsi="Times" w:cs="Times"/>
                <w:bCs/>
              </w:rPr>
            </w:pPr>
            <w:r>
              <w:rPr>
                <w:rFonts w:ascii="Times" w:eastAsia="Times" w:hAnsi="Times" w:cs="Times"/>
                <w:bCs/>
              </w:rPr>
              <w:t>N/A</w:t>
            </w:r>
          </w:p>
        </w:tc>
        <w:tc>
          <w:tcPr>
            <w:tcW w:w="1756" w:type="dxa"/>
          </w:tcPr>
          <w:p w14:paraId="72FD1C77" w14:textId="77777777" w:rsidR="00F403B5" w:rsidRDefault="00F403B5" w:rsidP="00F403B5">
            <w:pPr>
              <w:rPr>
                <w:rFonts w:ascii="Times" w:eastAsia="Times" w:hAnsi="Times" w:cs="Times"/>
                <w:bCs/>
              </w:rPr>
            </w:pPr>
            <w:r>
              <w:rPr>
                <w:rFonts w:ascii="Times" w:eastAsia="Times" w:hAnsi="Times" w:cs="Times"/>
                <w:bCs/>
              </w:rPr>
              <w:t>Perform the saving process</w:t>
            </w:r>
          </w:p>
        </w:tc>
      </w:tr>
    </w:tbl>
    <w:p w14:paraId="0FCC59BD" w14:textId="77777777" w:rsidR="00F403B5" w:rsidRDefault="00F403B5" w:rsidP="00F403B5">
      <w:pPr>
        <w:rPr>
          <w:rFonts w:ascii="Times" w:eastAsia="Times" w:hAnsi="Times" w:cs="Times"/>
          <w:b/>
          <w:bCs/>
          <w:sz w:val="28"/>
          <w:szCs w:val="28"/>
        </w:rPr>
      </w:pPr>
    </w:p>
    <w:p w14:paraId="2D9B548B" w14:textId="77777777" w:rsidR="00F403B5" w:rsidRDefault="00F403B5" w:rsidP="00F403B5">
      <w:pPr>
        <w:ind w:left="1440" w:firstLine="720"/>
        <w:rPr>
          <w:rFonts w:ascii="Times" w:eastAsia="Times" w:hAnsi="Times" w:cs="Times"/>
          <w:b/>
          <w:bCs/>
          <w:sz w:val="28"/>
          <w:szCs w:val="28"/>
        </w:rPr>
      </w:pPr>
      <w:r>
        <w:rPr>
          <w:rFonts w:ascii="Times" w:eastAsia="Times" w:hAnsi="Times" w:cs="Times"/>
          <w:b/>
          <w:noProof/>
          <w:sz w:val="28"/>
          <w:szCs w:val="28"/>
        </w:rPr>
        <w:lastRenderedPageBreak/>
        <w:drawing>
          <wp:anchor distT="0" distB="0" distL="114300" distR="114300" simplePos="0" relativeHeight="251658246" behindDoc="0" locked="0" layoutInCell="1" allowOverlap="1" wp14:anchorId="76109687" wp14:editId="756BB8CB">
            <wp:simplePos x="0" y="0"/>
            <wp:positionH relativeFrom="margin">
              <wp:align>center</wp:align>
            </wp:positionH>
            <wp:positionV relativeFrom="paragraph">
              <wp:posOffset>375920</wp:posOffset>
            </wp:positionV>
            <wp:extent cx="3124200" cy="6429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er.jpg"/>
                    <pic:cNvPicPr/>
                  </pic:nvPicPr>
                  <pic:blipFill>
                    <a:blip r:embed="rId67">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w:hAnsi="Times" w:cs="Times"/>
          <w:b/>
          <w:bCs/>
          <w:sz w:val="28"/>
          <w:szCs w:val="28"/>
        </w:rPr>
        <w:t>5.2.1.4. Register</w:t>
      </w:r>
    </w:p>
    <w:p w14:paraId="3B072AC5" w14:textId="77777777" w:rsidR="00F403B5" w:rsidRDefault="00F403B5" w:rsidP="00F403B5">
      <w:pPr>
        <w:rPr>
          <w:rFonts w:ascii="Times" w:eastAsia="Times" w:hAnsi="Times" w:cs="Times"/>
          <w:b/>
          <w:bCs/>
          <w:sz w:val="28"/>
          <w:szCs w:val="28"/>
        </w:rPr>
      </w:pPr>
    </w:p>
    <w:p w14:paraId="1D008BFA" w14:textId="77777777" w:rsidR="00F403B5" w:rsidRDefault="00F403B5" w:rsidP="00F403B5">
      <w:pPr>
        <w:rPr>
          <w:rFonts w:ascii="Times" w:eastAsia="Times" w:hAnsi="Times" w:cs="Times"/>
          <w:b/>
          <w:bCs/>
        </w:rPr>
      </w:pPr>
      <w:r w:rsidRPr="00455AF6">
        <w:rPr>
          <w:rFonts w:ascii="Times" w:eastAsia="Times" w:hAnsi="Times" w:cs="Times"/>
          <w:b/>
          <w:bCs/>
        </w:rPr>
        <w:t>Fields</w:t>
      </w:r>
    </w:p>
    <w:p w14:paraId="3906C971" w14:textId="77777777" w:rsidR="00F403B5" w:rsidRPr="00455AF6"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497"/>
        <w:gridCol w:w="1866"/>
        <w:gridCol w:w="1304"/>
        <w:gridCol w:w="907"/>
        <w:gridCol w:w="1280"/>
        <w:gridCol w:w="995"/>
        <w:gridCol w:w="823"/>
        <w:gridCol w:w="1108"/>
      </w:tblGrid>
      <w:tr w:rsidR="00F403B5" w14:paraId="3D80A69B" w14:textId="77777777" w:rsidTr="006E0E87">
        <w:tc>
          <w:tcPr>
            <w:tcW w:w="514" w:type="dxa"/>
          </w:tcPr>
          <w:p w14:paraId="546AC2CD"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545" w:type="dxa"/>
          </w:tcPr>
          <w:p w14:paraId="1EC008A4" w14:textId="77777777" w:rsidR="00F403B5" w:rsidRDefault="00F403B5" w:rsidP="00F403B5">
            <w:pPr>
              <w:jc w:val="center"/>
              <w:rPr>
                <w:rFonts w:ascii="Times" w:eastAsia="Times" w:hAnsi="Times" w:cs="Times"/>
                <w:b/>
                <w:bCs/>
              </w:rPr>
            </w:pPr>
            <w:r w:rsidRPr="00781168">
              <w:rPr>
                <w:rFonts w:ascii="Times" w:eastAsia="Times" w:hAnsi="Times" w:cs="Times"/>
                <w:b/>
                <w:bCs/>
              </w:rPr>
              <w:t>Field</w:t>
            </w:r>
            <w:r>
              <w:rPr>
                <w:rFonts w:ascii="Times" w:eastAsia="Times" w:hAnsi="Times" w:cs="Times"/>
                <w:b/>
                <w:bCs/>
              </w:rPr>
              <w:t xml:space="preserve"> </w:t>
            </w:r>
            <w:r w:rsidRPr="00781168">
              <w:rPr>
                <w:rFonts w:ascii="Times" w:eastAsia="Times" w:hAnsi="Times" w:cs="Times"/>
                <w:b/>
                <w:bCs/>
              </w:rPr>
              <w:t>Name</w:t>
            </w:r>
          </w:p>
        </w:tc>
        <w:tc>
          <w:tcPr>
            <w:tcW w:w="1304" w:type="dxa"/>
          </w:tcPr>
          <w:p w14:paraId="48185112" w14:textId="77777777" w:rsidR="00F403B5" w:rsidRDefault="00F403B5" w:rsidP="00F403B5">
            <w:pPr>
              <w:jc w:val="center"/>
              <w:rPr>
                <w:rFonts w:ascii="Times" w:eastAsia="Times" w:hAnsi="Times" w:cs="Times"/>
                <w:b/>
                <w:bCs/>
              </w:rPr>
            </w:pPr>
            <w:r w:rsidRPr="00781168">
              <w:rPr>
                <w:rFonts w:ascii="Times" w:eastAsia="Times" w:hAnsi="Times" w:cs="Times"/>
                <w:b/>
                <w:bCs/>
              </w:rPr>
              <w:t>Description</w:t>
            </w:r>
          </w:p>
        </w:tc>
        <w:tc>
          <w:tcPr>
            <w:tcW w:w="1095" w:type="dxa"/>
          </w:tcPr>
          <w:p w14:paraId="67EB030B" w14:textId="77777777" w:rsidR="00F403B5" w:rsidRDefault="00F403B5" w:rsidP="00F403B5">
            <w:pPr>
              <w:jc w:val="center"/>
              <w:rPr>
                <w:rFonts w:ascii="Times" w:eastAsia="Times" w:hAnsi="Times" w:cs="Times"/>
                <w:b/>
                <w:bCs/>
              </w:rPr>
            </w:pPr>
            <w:r w:rsidRPr="00781168">
              <w:rPr>
                <w:rFonts w:ascii="Times" w:eastAsia="Times" w:hAnsi="Times" w:cs="Times"/>
                <w:b/>
                <w:bCs/>
              </w:rPr>
              <w:t>Read</w:t>
            </w:r>
            <w:r>
              <w:rPr>
                <w:rFonts w:ascii="Times" w:eastAsia="Times" w:hAnsi="Times" w:cs="Times"/>
                <w:b/>
                <w:bCs/>
                <w:noProof/>
              </w:rPr>
              <w:t>-</w:t>
            </w:r>
            <w:r w:rsidRPr="00781168">
              <w:rPr>
                <w:rFonts w:ascii="Times" w:eastAsia="Times" w:hAnsi="Times" w:cs="Times"/>
                <w:b/>
                <w:bCs/>
              </w:rPr>
              <w:t>only</w:t>
            </w:r>
          </w:p>
        </w:tc>
        <w:tc>
          <w:tcPr>
            <w:tcW w:w="1280" w:type="dxa"/>
          </w:tcPr>
          <w:p w14:paraId="3DE09F3A" w14:textId="77777777" w:rsidR="00F403B5" w:rsidRDefault="00F403B5" w:rsidP="00F403B5">
            <w:pPr>
              <w:jc w:val="center"/>
              <w:rPr>
                <w:rFonts w:ascii="Times" w:eastAsia="Times" w:hAnsi="Times" w:cs="Times"/>
                <w:b/>
                <w:bCs/>
              </w:rPr>
            </w:pPr>
            <w:r w:rsidRPr="00781168">
              <w:rPr>
                <w:rFonts w:ascii="Times" w:eastAsia="Times" w:hAnsi="Times" w:cs="Times"/>
                <w:b/>
                <w:bCs/>
              </w:rPr>
              <w:t>Mandatory</w:t>
            </w:r>
          </w:p>
        </w:tc>
        <w:tc>
          <w:tcPr>
            <w:tcW w:w="1009" w:type="dxa"/>
          </w:tcPr>
          <w:p w14:paraId="6D4952ED" w14:textId="77777777" w:rsidR="00F403B5" w:rsidRDefault="00F403B5" w:rsidP="00F403B5">
            <w:pPr>
              <w:jc w:val="center"/>
              <w:rPr>
                <w:rFonts w:ascii="Times" w:eastAsia="Times" w:hAnsi="Times" w:cs="Times"/>
                <w:b/>
                <w:bCs/>
              </w:rPr>
            </w:pPr>
            <w:r w:rsidRPr="00781168">
              <w:rPr>
                <w:rFonts w:ascii="Times" w:eastAsia="Times" w:hAnsi="Times" w:cs="Times"/>
                <w:b/>
                <w:bCs/>
              </w:rPr>
              <w:t>Control</w:t>
            </w:r>
            <w:r>
              <w:rPr>
                <w:rFonts w:ascii="Times" w:eastAsia="Times" w:hAnsi="Times" w:cs="Times"/>
                <w:b/>
                <w:bCs/>
              </w:rPr>
              <w:t xml:space="preserve"> </w:t>
            </w:r>
            <w:r w:rsidRPr="00781168">
              <w:rPr>
                <w:rFonts w:ascii="Times" w:eastAsia="Times" w:hAnsi="Times" w:cs="Times"/>
                <w:b/>
                <w:bCs/>
              </w:rPr>
              <w:t>Type</w:t>
            </w:r>
          </w:p>
        </w:tc>
        <w:tc>
          <w:tcPr>
            <w:tcW w:w="925" w:type="dxa"/>
          </w:tcPr>
          <w:p w14:paraId="30FF4CA7" w14:textId="77777777" w:rsidR="00F403B5" w:rsidRDefault="00F403B5" w:rsidP="00F403B5">
            <w:pPr>
              <w:jc w:val="center"/>
              <w:rPr>
                <w:rFonts w:ascii="Times" w:eastAsia="Times" w:hAnsi="Times" w:cs="Times"/>
                <w:b/>
                <w:bCs/>
              </w:rPr>
            </w:pPr>
            <w:r w:rsidRPr="00781168">
              <w:rPr>
                <w:rFonts w:ascii="Times" w:eastAsia="Times" w:hAnsi="Times" w:cs="Times"/>
                <w:b/>
                <w:bCs/>
              </w:rPr>
              <w:t>Data Type</w:t>
            </w:r>
          </w:p>
        </w:tc>
        <w:tc>
          <w:tcPr>
            <w:tcW w:w="1108" w:type="dxa"/>
          </w:tcPr>
          <w:p w14:paraId="4D2C7490" w14:textId="77777777" w:rsidR="00F403B5" w:rsidRDefault="00F403B5" w:rsidP="00F403B5">
            <w:pPr>
              <w:jc w:val="center"/>
              <w:rPr>
                <w:rFonts w:ascii="Times" w:eastAsia="Times" w:hAnsi="Times" w:cs="Times"/>
                <w:b/>
                <w:bCs/>
              </w:rPr>
            </w:pPr>
            <w:r w:rsidRPr="00781168">
              <w:rPr>
                <w:rFonts w:ascii="Times" w:eastAsia="Times" w:hAnsi="Times" w:cs="Times"/>
                <w:b/>
                <w:bCs/>
              </w:rPr>
              <w:t>Length</w:t>
            </w:r>
          </w:p>
        </w:tc>
      </w:tr>
      <w:tr w:rsidR="00F403B5" w14:paraId="121BCC8A" w14:textId="77777777" w:rsidTr="006E0E87">
        <w:tc>
          <w:tcPr>
            <w:tcW w:w="514" w:type="dxa"/>
          </w:tcPr>
          <w:p w14:paraId="0B84708A" w14:textId="77777777" w:rsidR="00F403B5" w:rsidRPr="00781168" w:rsidRDefault="00F403B5" w:rsidP="00F403B5">
            <w:pPr>
              <w:jc w:val="center"/>
              <w:rPr>
                <w:rFonts w:ascii="Times" w:eastAsia="Times" w:hAnsi="Times" w:cs="Times"/>
                <w:bCs/>
              </w:rPr>
            </w:pPr>
            <w:r w:rsidRPr="00781168">
              <w:rPr>
                <w:rFonts w:ascii="Times" w:eastAsia="Times" w:hAnsi="Times" w:cs="Times"/>
                <w:bCs/>
              </w:rPr>
              <w:t>1</w:t>
            </w:r>
          </w:p>
        </w:tc>
        <w:tc>
          <w:tcPr>
            <w:tcW w:w="1545" w:type="dxa"/>
          </w:tcPr>
          <w:p w14:paraId="72DE04A5" w14:textId="77777777" w:rsidR="00F403B5" w:rsidRDefault="00F403B5" w:rsidP="00F403B5">
            <w:pPr>
              <w:rPr>
                <w:rFonts w:ascii="Times" w:eastAsia="Times" w:hAnsi="Times" w:cs="Times"/>
                <w:bCs/>
              </w:rPr>
            </w:pPr>
            <w:r>
              <w:rPr>
                <w:rFonts w:ascii="Times" w:eastAsia="Times" w:hAnsi="Times" w:cs="Times"/>
                <w:bCs/>
              </w:rPr>
              <w:t>Username</w:t>
            </w:r>
          </w:p>
          <w:p w14:paraId="4A6515B7" w14:textId="77777777" w:rsidR="00F403B5" w:rsidRPr="00781168" w:rsidRDefault="00F403B5" w:rsidP="00F403B5">
            <w:pPr>
              <w:rPr>
                <w:rFonts w:ascii="Times" w:eastAsia="Times" w:hAnsi="Times" w:cs="Times"/>
                <w:bCs/>
              </w:rPr>
            </w:pPr>
          </w:p>
        </w:tc>
        <w:tc>
          <w:tcPr>
            <w:tcW w:w="1304" w:type="dxa"/>
          </w:tcPr>
          <w:p w14:paraId="22FEFD5A" w14:textId="77777777" w:rsidR="00F403B5" w:rsidRPr="00781168" w:rsidRDefault="00F403B5" w:rsidP="00F403B5">
            <w:pPr>
              <w:rPr>
                <w:rFonts w:ascii="Times" w:eastAsia="Times" w:hAnsi="Times" w:cs="Times"/>
                <w:bCs/>
              </w:rPr>
            </w:pPr>
            <w:r>
              <w:rPr>
                <w:rFonts w:ascii="Times" w:eastAsia="Times" w:hAnsi="Times" w:cs="Times"/>
                <w:bCs/>
              </w:rPr>
              <w:t xml:space="preserve">Fill </w:t>
            </w:r>
            <w:r w:rsidRPr="00E3374E">
              <w:rPr>
                <w:rFonts w:ascii="Times" w:eastAsia="Times" w:hAnsi="Times" w:cs="Times"/>
                <w:bCs/>
                <w:noProof/>
              </w:rPr>
              <w:t>username</w:t>
            </w:r>
          </w:p>
        </w:tc>
        <w:tc>
          <w:tcPr>
            <w:tcW w:w="1095" w:type="dxa"/>
          </w:tcPr>
          <w:p w14:paraId="2B4A2071" w14:textId="77777777" w:rsidR="00F403B5" w:rsidRPr="00781168" w:rsidRDefault="00F403B5" w:rsidP="00F403B5">
            <w:pPr>
              <w:rPr>
                <w:rFonts w:ascii="Times" w:eastAsia="Times" w:hAnsi="Times" w:cs="Times"/>
                <w:bCs/>
              </w:rPr>
            </w:pPr>
            <w:r>
              <w:rPr>
                <w:rFonts w:ascii="Times" w:eastAsia="Times" w:hAnsi="Times" w:cs="Times"/>
                <w:bCs/>
              </w:rPr>
              <w:t>No</w:t>
            </w:r>
          </w:p>
        </w:tc>
        <w:tc>
          <w:tcPr>
            <w:tcW w:w="1280" w:type="dxa"/>
          </w:tcPr>
          <w:p w14:paraId="55CB521C" w14:textId="77777777" w:rsidR="00F403B5" w:rsidRPr="00781168" w:rsidRDefault="00F403B5" w:rsidP="00F403B5">
            <w:pPr>
              <w:rPr>
                <w:rFonts w:ascii="Times" w:eastAsia="Times" w:hAnsi="Times" w:cs="Times"/>
                <w:bCs/>
              </w:rPr>
            </w:pPr>
            <w:r>
              <w:rPr>
                <w:rFonts w:ascii="Times" w:eastAsia="Times" w:hAnsi="Times" w:cs="Times"/>
                <w:bCs/>
              </w:rPr>
              <w:t>Yes</w:t>
            </w:r>
          </w:p>
        </w:tc>
        <w:tc>
          <w:tcPr>
            <w:tcW w:w="1009" w:type="dxa"/>
          </w:tcPr>
          <w:p w14:paraId="7419EBD0" w14:textId="77777777" w:rsidR="00F403B5" w:rsidRPr="00781168"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21787D21" w14:textId="77777777" w:rsidR="00F403B5" w:rsidRPr="00781168" w:rsidRDefault="00F403B5" w:rsidP="00F403B5">
            <w:pPr>
              <w:rPr>
                <w:rFonts w:ascii="Times" w:eastAsia="Times" w:hAnsi="Times" w:cs="Times"/>
                <w:bCs/>
              </w:rPr>
            </w:pPr>
            <w:r>
              <w:rPr>
                <w:rFonts w:ascii="Times" w:eastAsia="Times" w:hAnsi="Times" w:cs="Times"/>
                <w:bCs/>
              </w:rPr>
              <w:t>String</w:t>
            </w:r>
          </w:p>
        </w:tc>
        <w:tc>
          <w:tcPr>
            <w:tcW w:w="1108" w:type="dxa"/>
          </w:tcPr>
          <w:p w14:paraId="26652A7D" w14:textId="77777777" w:rsidR="00F403B5" w:rsidRPr="00781168" w:rsidRDefault="00F403B5" w:rsidP="00F403B5">
            <w:pPr>
              <w:rPr>
                <w:rFonts w:ascii="Times" w:eastAsia="Times" w:hAnsi="Times" w:cs="Times"/>
                <w:bCs/>
              </w:rPr>
            </w:pPr>
            <w:r>
              <w:rPr>
                <w:rFonts w:ascii="Times" w:eastAsia="Times" w:hAnsi="Times" w:cs="Times"/>
                <w:bCs/>
              </w:rPr>
              <w:t>6 – 30</w:t>
            </w:r>
            <w:r>
              <w:rPr>
                <w:rFonts w:ascii="Times" w:eastAsia="Times" w:hAnsi="Times" w:cs="Times"/>
                <w:bCs/>
              </w:rPr>
              <w:br/>
              <w:t>characters</w:t>
            </w:r>
          </w:p>
        </w:tc>
      </w:tr>
      <w:tr w:rsidR="00F403B5" w14:paraId="6A016530" w14:textId="77777777" w:rsidTr="006E0E87">
        <w:tc>
          <w:tcPr>
            <w:tcW w:w="514" w:type="dxa"/>
          </w:tcPr>
          <w:p w14:paraId="4F82766A" w14:textId="77777777" w:rsidR="00F403B5" w:rsidRPr="00781168" w:rsidRDefault="00F403B5" w:rsidP="00F403B5">
            <w:pPr>
              <w:jc w:val="center"/>
              <w:rPr>
                <w:rFonts w:ascii="Times" w:eastAsia="Times" w:hAnsi="Times" w:cs="Times"/>
                <w:bCs/>
              </w:rPr>
            </w:pPr>
            <w:r w:rsidRPr="00781168">
              <w:rPr>
                <w:rFonts w:ascii="Times" w:eastAsia="Times" w:hAnsi="Times" w:cs="Times"/>
                <w:bCs/>
              </w:rPr>
              <w:t>2</w:t>
            </w:r>
          </w:p>
        </w:tc>
        <w:tc>
          <w:tcPr>
            <w:tcW w:w="1545" w:type="dxa"/>
          </w:tcPr>
          <w:p w14:paraId="5B05A7C2" w14:textId="77777777" w:rsidR="00F403B5" w:rsidRPr="00781168" w:rsidRDefault="00F403B5" w:rsidP="00F403B5">
            <w:pPr>
              <w:rPr>
                <w:rFonts w:ascii="Times" w:eastAsia="Times" w:hAnsi="Times" w:cs="Times"/>
                <w:bCs/>
              </w:rPr>
            </w:pPr>
            <w:r>
              <w:rPr>
                <w:rFonts w:ascii="Times" w:eastAsia="Times" w:hAnsi="Times" w:cs="Times"/>
                <w:bCs/>
              </w:rPr>
              <w:t>Password</w:t>
            </w:r>
          </w:p>
        </w:tc>
        <w:tc>
          <w:tcPr>
            <w:tcW w:w="1304" w:type="dxa"/>
          </w:tcPr>
          <w:p w14:paraId="0301A2DC" w14:textId="77777777" w:rsidR="00F403B5" w:rsidRPr="00781168" w:rsidRDefault="00F403B5" w:rsidP="00F403B5">
            <w:pPr>
              <w:rPr>
                <w:rFonts w:ascii="Times" w:eastAsia="Times" w:hAnsi="Times" w:cs="Times"/>
                <w:bCs/>
              </w:rPr>
            </w:pPr>
            <w:r>
              <w:rPr>
                <w:rFonts w:ascii="Times" w:eastAsia="Times" w:hAnsi="Times" w:cs="Times"/>
                <w:bCs/>
              </w:rPr>
              <w:t>Fill password</w:t>
            </w:r>
          </w:p>
        </w:tc>
        <w:tc>
          <w:tcPr>
            <w:tcW w:w="1095" w:type="dxa"/>
          </w:tcPr>
          <w:p w14:paraId="70D17C2E" w14:textId="77777777" w:rsidR="00F403B5" w:rsidRPr="00781168" w:rsidRDefault="00F403B5" w:rsidP="00F403B5">
            <w:pPr>
              <w:rPr>
                <w:rFonts w:ascii="Times" w:eastAsia="Times" w:hAnsi="Times" w:cs="Times"/>
                <w:bCs/>
              </w:rPr>
            </w:pPr>
            <w:r>
              <w:rPr>
                <w:rFonts w:ascii="Times" w:eastAsia="Times" w:hAnsi="Times" w:cs="Times"/>
                <w:bCs/>
              </w:rPr>
              <w:t>No</w:t>
            </w:r>
          </w:p>
        </w:tc>
        <w:tc>
          <w:tcPr>
            <w:tcW w:w="1280" w:type="dxa"/>
          </w:tcPr>
          <w:p w14:paraId="2F95DBA3" w14:textId="77777777" w:rsidR="00F403B5" w:rsidRPr="00781168" w:rsidRDefault="00F403B5" w:rsidP="00F403B5">
            <w:pPr>
              <w:rPr>
                <w:rFonts w:ascii="Times" w:eastAsia="Times" w:hAnsi="Times" w:cs="Times"/>
                <w:bCs/>
              </w:rPr>
            </w:pPr>
            <w:r>
              <w:rPr>
                <w:rFonts w:ascii="Times" w:eastAsia="Times" w:hAnsi="Times" w:cs="Times"/>
                <w:bCs/>
              </w:rPr>
              <w:t>Yes</w:t>
            </w:r>
          </w:p>
        </w:tc>
        <w:tc>
          <w:tcPr>
            <w:tcW w:w="1009" w:type="dxa"/>
          </w:tcPr>
          <w:p w14:paraId="2317CE6A" w14:textId="77777777" w:rsidR="00F403B5" w:rsidRPr="00781168"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635675F2" w14:textId="77777777" w:rsidR="00F403B5" w:rsidRPr="00781168" w:rsidRDefault="00F403B5" w:rsidP="00F403B5">
            <w:pPr>
              <w:rPr>
                <w:rFonts w:ascii="Times" w:eastAsia="Times" w:hAnsi="Times" w:cs="Times"/>
                <w:bCs/>
              </w:rPr>
            </w:pPr>
            <w:r>
              <w:rPr>
                <w:rFonts w:ascii="Times" w:eastAsia="Times" w:hAnsi="Times" w:cs="Times"/>
                <w:bCs/>
              </w:rPr>
              <w:t>String</w:t>
            </w:r>
          </w:p>
        </w:tc>
        <w:tc>
          <w:tcPr>
            <w:tcW w:w="1108" w:type="dxa"/>
          </w:tcPr>
          <w:p w14:paraId="06F7C306" w14:textId="77777777" w:rsidR="00F403B5" w:rsidRPr="00781168" w:rsidRDefault="00F403B5" w:rsidP="00F403B5">
            <w:pPr>
              <w:rPr>
                <w:rFonts w:ascii="Times" w:eastAsia="Times" w:hAnsi="Times" w:cs="Times"/>
                <w:bCs/>
              </w:rPr>
            </w:pPr>
            <w:r>
              <w:rPr>
                <w:rFonts w:ascii="Times" w:eastAsia="Times" w:hAnsi="Times" w:cs="Times"/>
                <w:bCs/>
              </w:rPr>
              <w:t xml:space="preserve">6 – 12 </w:t>
            </w:r>
            <w:r>
              <w:rPr>
                <w:rFonts w:ascii="Times" w:eastAsia="Times" w:hAnsi="Times" w:cs="Times"/>
                <w:bCs/>
              </w:rPr>
              <w:br/>
              <w:t>characters</w:t>
            </w:r>
          </w:p>
        </w:tc>
      </w:tr>
      <w:tr w:rsidR="00F403B5" w14:paraId="1DDD322D" w14:textId="77777777" w:rsidTr="006E0E87">
        <w:tc>
          <w:tcPr>
            <w:tcW w:w="514" w:type="dxa"/>
          </w:tcPr>
          <w:p w14:paraId="5293E27D" w14:textId="77777777" w:rsidR="00F403B5" w:rsidRPr="00781168" w:rsidRDefault="00F403B5" w:rsidP="00F403B5">
            <w:pPr>
              <w:jc w:val="center"/>
              <w:rPr>
                <w:rFonts w:ascii="Times" w:eastAsia="Times" w:hAnsi="Times" w:cs="Times"/>
                <w:bCs/>
              </w:rPr>
            </w:pPr>
            <w:r>
              <w:rPr>
                <w:rFonts w:ascii="Times" w:eastAsia="Times" w:hAnsi="Times" w:cs="Times"/>
                <w:bCs/>
              </w:rPr>
              <w:t>3</w:t>
            </w:r>
          </w:p>
        </w:tc>
        <w:tc>
          <w:tcPr>
            <w:tcW w:w="1545" w:type="dxa"/>
          </w:tcPr>
          <w:p w14:paraId="0E64BF83" w14:textId="77777777" w:rsidR="00F403B5" w:rsidRDefault="00F403B5" w:rsidP="00F403B5">
            <w:pPr>
              <w:rPr>
                <w:rFonts w:ascii="Times" w:eastAsia="Times" w:hAnsi="Times" w:cs="Times"/>
                <w:bCs/>
              </w:rPr>
            </w:pPr>
            <w:proofErr w:type="spellStart"/>
            <w:r>
              <w:rPr>
                <w:rFonts w:ascii="Times" w:eastAsia="Times" w:hAnsi="Times" w:cs="Times"/>
                <w:bCs/>
              </w:rPr>
              <w:t>ComfirmPassword</w:t>
            </w:r>
            <w:proofErr w:type="spellEnd"/>
          </w:p>
        </w:tc>
        <w:tc>
          <w:tcPr>
            <w:tcW w:w="1304" w:type="dxa"/>
          </w:tcPr>
          <w:p w14:paraId="4A13BFDC" w14:textId="77777777" w:rsidR="00F403B5" w:rsidRDefault="00F403B5" w:rsidP="00F403B5">
            <w:pPr>
              <w:rPr>
                <w:rFonts w:ascii="Times" w:eastAsia="Times" w:hAnsi="Times" w:cs="Times"/>
                <w:bCs/>
              </w:rPr>
            </w:pPr>
            <w:r>
              <w:rPr>
                <w:rFonts w:ascii="Times" w:eastAsia="Times" w:hAnsi="Times" w:cs="Times"/>
                <w:bCs/>
              </w:rPr>
              <w:t>Fill password again</w:t>
            </w:r>
          </w:p>
        </w:tc>
        <w:tc>
          <w:tcPr>
            <w:tcW w:w="1095" w:type="dxa"/>
          </w:tcPr>
          <w:p w14:paraId="72B42865" w14:textId="77777777" w:rsidR="00F403B5" w:rsidRDefault="00F403B5" w:rsidP="00F403B5">
            <w:pPr>
              <w:rPr>
                <w:rFonts w:ascii="Times" w:eastAsia="Times" w:hAnsi="Times" w:cs="Times"/>
                <w:bCs/>
              </w:rPr>
            </w:pPr>
            <w:r>
              <w:rPr>
                <w:rFonts w:ascii="Times" w:eastAsia="Times" w:hAnsi="Times" w:cs="Times"/>
                <w:bCs/>
              </w:rPr>
              <w:t>No</w:t>
            </w:r>
          </w:p>
        </w:tc>
        <w:tc>
          <w:tcPr>
            <w:tcW w:w="1280" w:type="dxa"/>
          </w:tcPr>
          <w:p w14:paraId="047EA3DB" w14:textId="77777777" w:rsidR="00F403B5" w:rsidRDefault="00F403B5" w:rsidP="00F403B5">
            <w:pPr>
              <w:rPr>
                <w:rFonts w:ascii="Times" w:eastAsia="Times" w:hAnsi="Times" w:cs="Times"/>
                <w:bCs/>
              </w:rPr>
            </w:pPr>
            <w:r>
              <w:rPr>
                <w:rFonts w:ascii="Times" w:eastAsia="Times" w:hAnsi="Times" w:cs="Times"/>
                <w:bCs/>
              </w:rPr>
              <w:t>Yes</w:t>
            </w:r>
          </w:p>
        </w:tc>
        <w:tc>
          <w:tcPr>
            <w:tcW w:w="1009" w:type="dxa"/>
          </w:tcPr>
          <w:p w14:paraId="0960B119" w14:textId="77777777" w:rsidR="00F403B5"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5D76C9D2" w14:textId="77777777" w:rsidR="00F403B5" w:rsidRDefault="00F403B5" w:rsidP="00F403B5">
            <w:pPr>
              <w:rPr>
                <w:rFonts w:ascii="Times" w:eastAsia="Times" w:hAnsi="Times" w:cs="Times"/>
                <w:bCs/>
              </w:rPr>
            </w:pPr>
            <w:r>
              <w:rPr>
                <w:rFonts w:ascii="Times" w:eastAsia="Times" w:hAnsi="Times" w:cs="Times"/>
                <w:bCs/>
              </w:rPr>
              <w:t>String</w:t>
            </w:r>
          </w:p>
        </w:tc>
        <w:tc>
          <w:tcPr>
            <w:tcW w:w="1108" w:type="dxa"/>
          </w:tcPr>
          <w:p w14:paraId="312970E8" w14:textId="77777777" w:rsidR="00F403B5" w:rsidRDefault="00F403B5" w:rsidP="00F403B5">
            <w:pPr>
              <w:rPr>
                <w:rFonts w:ascii="Times" w:eastAsia="Times" w:hAnsi="Times" w:cs="Times"/>
                <w:bCs/>
              </w:rPr>
            </w:pPr>
            <w:r>
              <w:rPr>
                <w:rFonts w:ascii="Times" w:eastAsia="Times" w:hAnsi="Times" w:cs="Times"/>
                <w:bCs/>
              </w:rPr>
              <w:t xml:space="preserve">6 – 12 </w:t>
            </w:r>
            <w:r>
              <w:rPr>
                <w:rFonts w:ascii="Times" w:eastAsia="Times" w:hAnsi="Times" w:cs="Times"/>
                <w:bCs/>
              </w:rPr>
              <w:br/>
              <w:t>characters</w:t>
            </w:r>
          </w:p>
        </w:tc>
      </w:tr>
      <w:tr w:rsidR="00F403B5" w14:paraId="43E3F47C" w14:textId="77777777" w:rsidTr="006E0E87">
        <w:tc>
          <w:tcPr>
            <w:tcW w:w="514" w:type="dxa"/>
          </w:tcPr>
          <w:p w14:paraId="49DA9D2C" w14:textId="77777777" w:rsidR="00F403B5" w:rsidRDefault="00F403B5" w:rsidP="00F403B5">
            <w:pPr>
              <w:jc w:val="center"/>
              <w:rPr>
                <w:rFonts w:ascii="Times" w:eastAsia="Times" w:hAnsi="Times" w:cs="Times"/>
                <w:bCs/>
              </w:rPr>
            </w:pPr>
            <w:r>
              <w:rPr>
                <w:rFonts w:ascii="Times" w:eastAsia="Times" w:hAnsi="Times" w:cs="Times"/>
                <w:bCs/>
              </w:rPr>
              <w:lastRenderedPageBreak/>
              <w:t>4</w:t>
            </w:r>
          </w:p>
        </w:tc>
        <w:tc>
          <w:tcPr>
            <w:tcW w:w="1545" w:type="dxa"/>
          </w:tcPr>
          <w:p w14:paraId="62CC7CFF" w14:textId="77777777" w:rsidR="00F403B5" w:rsidRDefault="00F403B5" w:rsidP="00F403B5">
            <w:pPr>
              <w:rPr>
                <w:rFonts w:ascii="Times" w:eastAsia="Times" w:hAnsi="Times" w:cs="Times"/>
                <w:bCs/>
              </w:rPr>
            </w:pPr>
            <w:proofErr w:type="spellStart"/>
            <w:r>
              <w:rPr>
                <w:rFonts w:ascii="Times" w:eastAsia="Times" w:hAnsi="Times" w:cs="Times"/>
                <w:bCs/>
              </w:rPr>
              <w:t>ClinicName</w:t>
            </w:r>
            <w:proofErr w:type="spellEnd"/>
          </w:p>
        </w:tc>
        <w:tc>
          <w:tcPr>
            <w:tcW w:w="1304" w:type="dxa"/>
          </w:tcPr>
          <w:p w14:paraId="59E41E93" w14:textId="77777777" w:rsidR="00F403B5" w:rsidRDefault="00F403B5" w:rsidP="00F403B5">
            <w:pPr>
              <w:rPr>
                <w:rFonts w:ascii="Times" w:eastAsia="Times" w:hAnsi="Times" w:cs="Times"/>
                <w:bCs/>
              </w:rPr>
            </w:pPr>
            <w:r>
              <w:rPr>
                <w:rFonts w:ascii="Times" w:eastAsia="Times" w:hAnsi="Times" w:cs="Times"/>
                <w:bCs/>
              </w:rPr>
              <w:t>Fill clinic’s name</w:t>
            </w:r>
          </w:p>
        </w:tc>
        <w:tc>
          <w:tcPr>
            <w:tcW w:w="1095" w:type="dxa"/>
          </w:tcPr>
          <w:p w14:paraId="1F75C260" w14:textId="77777777" w:rsidR="00F403B5" w:rsidRDefault="00F403B5" w:rsidP="00F403B5">
            <w:pPr>
              <w:rPr>
                <w:rFonts w:ascii="Times" w:eastAsia="Times" w:hAnsi="Times" w:cs="Times"/>
                <w:bCs/>
              </w:rPr>
            </w:pPr>
            <w:r>
              <w:rPr>
                <w:rFonts w:ascii="Times" w:eastAsia="Times" w:hAnsi="Times" w:cs="Times"/>
                <w:bCs/>
              </w:rPr>
              <w:t>No</w:t>
            </w:r>
          </w:p>
        </w:tc>
        <w:tc>
          <w:tcPr>
            <w:tcW w:w="1280" w:type="dxa"/>
          </w:tcPr>
          <w:p w14:paraId="03AE8F9B" w14:textId="77777777" w:rsidR="00F403B5" w:rsidRDefault="00F403B5" w:rsidP="00F403B5">
            <w:pPr>
              <w:rPr>
                <w:rFonts w:ascii="Times" w:eastAsia="Times" w:hAnsi="Times" w:cs="Times"/>
                <w:bCs/>
              </w:rPr>
            </w:pPr>
            <w:r>
              <w:rPr>
                <w:rFonts w:ascii="Times" w:eastAsia="Times" w:hAnsi="Times" w:cs="Times"/>
                <w:bCs/>
              </w:rPr>
              <w:t>Yes</w:t>
            </w:r>
          </w:p>
        </w:tc>
        <w:tc>
          <w:tcPr>
            <w:tcW w:w="1009" w:type="dxa"/>
          </w:tcPr>
          <w:p w14:paraId="5AC7DFA9" w14:textId="77777777" w:rsidR="00F403B5"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40DC32A2" w14:textId="77777777" w:rsidR="00F403B5" w:rsidRDefault="00F403B5" w:rsidP="00F403B5">
            <w:pPr>
              <w:rPr>
                <w:rFonts w:ascii="Times" w:eastAsia="Times" w:hAnsi="Times" w:cs="Times"/>
                <w:bCs/>
              </w:rPr>
            </w:pPr>
            <w:r>
              <w:rPr>
                <w:rFonts w:ascii="Times" w:eastAsia="Times" w:hAnsi="Times" w:cs="Times"/>
                <w:bCs/>
              </w:rPr>
              <w:t>String</w:t>
            </w:r>
          </w:p>
        </w:tc>
        <w:tc>
          <w:tcPr>
            <w:tcW w:w="1108" w:type="dxa"/>
          </w:tcPr>
          <w:p w14:paraId="5A8F3B54" w14:textId="77777777" w:rsidR="00F403B5" w:rsidRDefault="00F403B5" w:rsidP="00F403B5">
            <w:pPr>
              <w:rPr>
                <w:rFonts w:ascii="Times" w:eastAsia="Times" w:hAnsi="Times" w:cs="Times"/>
                <w:bCs/>
              </w:rPr>
            </w:pPr>
          </w:p>
        </w:tc>
      </w:tr>
      <w:tr w:rsidR="00F403B5" w14:paraId="0148AA2E" w14:textId="77777777" w:rsidTr="006E0E87">
        <w:tc>
          <w:tcPr>
            <w:tcW w:w="514" w:type="dxa"/>
          </w:tcPr>
          <w:p w14:paraId="1B271343" w14:textId="77777777" w:rsidR="00F403B5" w:rsidRDefault="00F403B5" w:rsidP="00F403B5">
            <w:pPr>
              <w:jc w:val="center"/>
              <w:rPr>
                <w:rFonts w:ascii="Times" w:eastAsia="Times" w:hAnsi="Times" w:cs="Times"/>
                <w:bCs/>
              </w:rPr>
            </w:pPr>
            <w:r>
              <w:rPr>
                <w:rFonts w:ascii="Times" w:eastAsia="Times" w:hAnsi="Times" w:cs="Times"/>
                <w:bCs/>
              </w:rPr>
              <w:t>5</w:t>
            </w:r>
          </w:p>
        </w:tc>
        <w:tc>
          <w:tcPr>
            <w:tcW w:w="1545" w:type="dxa"/>
          </w:tcPr>
          <w:p w14:paraId="451ABF7D" w14:textId="77777777" w:rsidR="00F403B5" w:rsidRDefault="00F403B5" w:rsidP="00F403B5">
            <w:pPr>
              <w:rPr>
                <w:rFonts w:ascii="Times" w:eastAsia="Times" w:hAnsi="Times" w:cs="Times"/>
                <w:bCs/>
              </w:rPr>
            </w:pPr>
            <w:proofErr w:type="spellStart"/>
            <w:r>
              <w:rPr>
                <w:rFonts w:ascii="Times" w:eastAsia="Times" w:hAnsi="Times" w:cs="Times"/>
                <w:bCs/>
              </w:rPr>
              <w:t>ClinisAddress</w:t>
            </w:r>
            <w:proofErr w:type="spellEnd"/>
          </w:p>
        </w:tc>
        <w:tc>
          <w:tcPr>
            <w:tcW w:w="1304" w:type="dxa"/>
          </w:tcPr>
          <w:p w14:paraId="2E31098F" w14:textId="77777777" w:rsidR="00F403B5" w:rsidRDefault="00F403B5" w:rsidP="00F403B5">
            <w:pPr>
              <w:rPr>
                <w:rFonts w:ascii="Times" w:eastAsia="Times" w:hAnsi="Times" w:cs="Times"/>
                <w:bCs/>
              </w:rPr>
            </w:pPr>
            <w:r>
              <w:rPr>
                <w:rFonts w:ascii="Times" w:eastAsia="Times" w:hAnsi="Times" w:cs="Times"/>
                <w:bCs/>
              </w:rPr>
              <w:t>Fill clinic’s address</w:t>
            </w:r>
          </w:p>
        </w:tc>
        <w:tc>
          <w:tcPr>
            <w:tcW w:w="1095" w:type="dxa"/>
          </w:tcPr>
          <w:p w14:paraId="2A48830D" w14:textId="77777777" w:rsidR="00F403B5" w:rsidRDefault="00F403B5" w:rsidP="00F403B5">
            <w:pPr>
              <w:rPr>
                <w:rFonts w:ascii="Times" w:eastAsia="Times" w:hAnsi="Times" w:cs="Times"/>
                <w:bCs/>
              </w:rPr>
            </w:pPr>
            <w:r>
              <w:rPr>
                <w:rFonts w:ascii="Times" w:eastAsia="Times" w:hAnsi="Times" w:cs="Times"/>
                <w:bCs/>
              </w:rPr>
              <w:t>No</w:t>
            </w:r>
          </w:p>
        </w:tc>
        <w:tc>
          <w:tcPr>
            <w:tcW w:w="1280" w:type="dxa"/>
          </w:tcPr>
          <w:p w14:paraId="3AD843DE" w14:textId="77777777" w:rsidR="00F403B5" w:rsidRDefault="00F403B5" w:rsidP="00F403B5">
            <w:pPr>
              <w:rPr>
                <w:rFonts w:ascii="Times" w:eastAsia="Times" w:hAnsi="Times" w:cs="Times"/>
                <w:bCs/>
              </w:rPr>
            </w:pPr>
            <w:r>
              <w:rPr>
                <w:rFonts w:ascii="Times" w:eastAsia="Times" w:hAnsi="Times" w:cs="Times"/>
                <w:bCs/>
              </w:rPr>
              <w:t>Yes</w:t>
            </w:r>
          </w:p>
        </w:tc>
        <w:tc>
          <w:tcPr>
            <w:tcW w:w="1009" w:type="dxa"/>
          </w:tcPr>
          <w:p w14:paraId="15B073B1" w14:textId="77777777" w:rsidR="00F403B5"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2D531130" w14:textId="77777777" w:rsidR="00F403B5" w:rsidRDefault="00F403B5" w:rsidP="00F403B5">
            <w:pPr>
              <w:rPr>
                <w:rFonts w:ascii="Times" w:eastAsia="Times" w:hAnsi="Times" w:cs="Times"/>
                <w:bCs/>
              </w:rPr>
            </w:pPr>
            <w:r>
              <w:rPr>
                <w:rFonts w:ascii="Times" w:eastAsia="Times" w:hAnsi="Times" w:cs="Times"/>
                <w:bCs/>
              </w:rPr>
              <w:t>String</w:t>
            </w:r>
          </w:p>
        </w:tc>
        <w:tc>
          <w:tcPr>
            <w:tcW w:w="1108" w:type="dxa"/>
          </w:tcPr>
          <w:p w14:paraId="66C727A4" w14:textId="77777777" w:rsidR="00F403B5" w:rsidRDefault="00F403B5" w:rsidP="00F403B5">
            <w:pPr>
              <w:rPr>
                <w:rFonts w:ascii="Times" w:eastAsia="Times" w:hAnsi="Times" w:cs="Times"/>
                <w:bCs/>
              </w:rPr>
            </w:pPr>
            <w:r>
              <w:rPr>
                <w:rFonts w:ascii="Times" w:eastAsia="Times" w:hAnsi="Times" w:cs="Times"/>
                <w:bCs/>
              </w:rPr>
              <w:t>6 – 80 characters</w:t>
            </w:r>
          </w:p>
        </w:tc>
      </w:tr>
      <w:tr w:rsidR="00F403B5" w14:paraId="5ACC6D3A" w14:textId="77777777" w:rsidTr="006E0E87">
        <w:tc>
          <w:tcPr>
            <w:tcW w:w="514" w:type="dxa"/>
          </w:tcPr>
          <w:p w14:paraId="5BB553E4" w14:textId="77777777" w:rsidR="00F403B5" w:rsidRDefault="00F403B5" w:rsidP="00F403B5">
            <w:pPr>
              <w:jc w:val="center"/>
              <w:rPr>
                <w:rFonts w:ascii="Times" w:eastAsia="Times" w:hAnsi="Times" w:cs="Times"/>
                <w:bCs/>
              </w:rPr>
            </w:pPr>
            <w:r>
              <w:rPr>
                <w:rFonts w:ascii="Times" w:eastAsia="Times" w:hAnsi="Times" w:cs="Times"/>
                <w:bCs/>
              </w:rPr>
              <w:t>6</w:t>
            </w:r>
          </w:p>
        </w:tc>
        <w:tc>
          <w:tcPr>
            <w:tcW w:w="1545" w:type="dxa"/>
          </w:tcPr>
          <w:p w14:paraId="56603FF9" w14:textId="77777777" w:rsidR="00F403B5" w:rsidRDefault="00F403B5" w:rsidP="00F403B5">
            <w:pPr>
              <w:rPr>
                <w:rFonts w:ascii="Times" w:eastAsia="Times" w:hAnsi="Times" w:cs="Times"/>
                <w:bCs/>
              </w:rPr>
            </w:pPr>
            <w:r>
              <w:rPr>
                <w:rFonts w:ascii="Times" w:eastAsia="Times" w:hAnsi="Times" w:cs="Times"/>
                <w:bCs/>
              </w:rPr>
              <w:t>Email</w:t>
            </w:r>
          </w:p>
        </w:tc>
        <w:tc>
          <w:tcPr>
            <w:tcW w:w="1304" w:type="dxa"/>
          </w:tcPr>
          <w:p w14:paraId="45831936" w14:textId="77777777" w:rsidR="00F403B5" w:rsidRDefault="00F403B5" w:rsidP="00F403B5">
            <w:pPr>
              <w:rPr>
                <w:rFonts w:ascii="Times" w:eastAsia="Times" w:hAnsi="Times" w:cs="Times"/>
                <w:bCs/>
              </w:rPr>
            </w:pPr>
            <w:r>
              <w:rPr>
                <w:rFonts w:ascii="Times" w:eastAsia="Times" w:hAnsi="Times" w:cs="Times"/>
                <w:bCs/>
              </w:rPr>
              <w:t>Fill clinic’s email</w:t>
            </w:r>
          </w:p>
        </w:tc>
        <w:tc>
          <w:tcPr>
            <w:tcW w:w="1095" w:type="dxa"/>
          </w:tcPr>
          <w:p w14:paraId="516AF9B8" w14:textId="77777777" w:rsidR="00F403B5" w:rsidRDefault="00F403B5" w:rsidP="00F403B5">
            <w:pPr>
              <w:rPr>
                <w:rFonts w:ascii="Times" w:eastAsia="Times" w:hAnsi="Times" w:cs="Times"/>
                <w:bCs/>
              </w:rPr>
            </w:pPr>
            <w:r>
              <w:rPr>
                <w:rFonts w:ascii="Times" w:eastAsia="Times" w:hAnsi="Times" w:cs="Times"/>
                <w:bCs/>
              </w:rPr>
              <w:t>No</w:t>
            </w:r>
          </w:p>
        </w:tc>
        <w:tc>
          <w:tcPr>
            <w:tcW w:w="1280" w:type="dxa"/>
          </w:tcPr>
          <w:p w14:paraId="0FFADE2A" w14:textId="77777777" w:rsidR="00F403B5" w:rsidRDefault="00F403B5" w:rsidP="00F403B5">
            <w:pPr>
              <w:rPr>
                <w:rFonts w:ascii="Times" w:eastAsia="Times" w:hAnsi="Times" w:cs="Times"/>
                <w:bCs/>
              </w:rPr>
            </w:pPr>
            <w:r>
              <w:rPr>
                <w:rFonts w:ascii="Times" w:eastAsia="Times" w:hAnsi="Times" w:cs="Times"/>
                <w:bCs/>
              </w:rPr>
              <w:t>Yes</w:t>
            </w:r>
          </w:p>
        </w:tc>
        <w:tc>
          <w:tcPr>
            <w:tcW w:w="1009" w:type="dxa"/>
          </w:tcPr>
          <w:p w14:paraId="2629AE54" w14:textId="77777777" w:rsidR="00F403B5"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2811816B" w14:textId="77777777" w:rsidR="00F403B5" w:rsidRDefault="00F403B5" w:rsidP="00F403B5">
            <w:pPr>
              <w:rPr>
                <w:rFonts w:ascii="Times" w:eastAsia="Times" w:hAnsi="Times" w:cs="Times"/>
                <w:bCs/>
              </w:rPr>
            </w:pPr>
            <w:r>
              <w:rPr>
                <w:rFonts w:ascii="Times" w:eastAsia="Times" w:hAnsi="Times" w:cs="Times"/>
                <w:bCs/>
              </w:rPr>
              <w:t>String</w:t>
            </w:r>
          </w:p>
        </w:tc>
        <w:tc>
          <w:tcPr>
            <w:tcW w:w="1108" w:type="dxa"/>
          </w:tcPr>
          <w:p w14:paraId="429EA27D" w14:textId="77777777" w:rsidR="00F403B5" w:rsidRDefault="00F403B5" w:rsidP="00F403B5">
            <w:pPr>
              <w:rPr>
                <w:rFonts w:ascii="Times" w:eastAsia="Times" w:hAnsi="Times" w:cs="Times"/>
                <w:bCs/>
              </w:rPr>
            </w:pPr>
            <w:r>
              <w:rPr>
                <w:rFonts w:ascii="Times" w:eastAsia="Times" w:hAnsi="Times" w:cs="Times"/>
                <w:bCs/>
              </w:rPr>
              <w:t>6 – 80 characters</w:t>
            </w:r>
          </w:p>
        </w:tc>
      </w:tr>
      <w:tr w:rsidR="00F403B5" w14:paraId="0BBC7646" w14:textId="77777777" w:rsidTr="006E0E87">
        <w:tc>
          <w:tcPr>
            <w:tcW w:w="514" w:type="dxa"/>
          </w:tcPr>
          <w:p w14:paraId="6F871F69" w14:textId="77777777" w:rsidR="00F403B5" w:rsidRDefault="00F403B5" w:rsidP="00F403B5">
            <w:pPr>
              <w:jc w:val="center"/>
              <w:rPr>
                <w:rFonts w:ascii="Times" w:eastAsia="Times" w:hAnsi="Times" w:cs="Times"/>
                <w:bCs/>
              </w:rPr>
            </w:pPr>
            <w:r>
              <w:rPr>
                <w:rFonts w:ascii="Times" w:eastAsia="Times" w:hAnsi="Times" w:cs="Times"/>
                <w:bCs/>
              </w:rPr>
              <w:t>7</w:t>
            </w:r>
          </w:p>
        </w:tc>
        <w:tc>
          <w:tcPr>
            <w:tcW w:w="1545" w:type="dxa"/>
          </w:tcPr>
          <w:p w14:paraId="2DCCFB14" w14:textId="77777777" w:rsidR="00F403B5" w:rsidRDefault="00F403B5" w:rsidP="00F403B5">
            <w:pPr>
              <w:rPr>
                <w:rFonts w:ascii="Times" w:eastAsia="Times" w:hAnsi="Times" w:cs="Times"/>
                <w:bCs/>
              </w:rPr>
            </w:pPr>
            <w:proofErr w:type="spellStart"/>
            <w:r>
              <w:rPr>
                <w:rFonts w:ascii="Times" w:eastAsia="Times" w:hAnsi="Times" w:cs="Times"/>
                <w:bCs/>
              </w:rPr>
              <w:t>PhoneNumber</w:t>
            </w:r>
            <w:proofErr w:type="spellEnd"/>
          </w:p>
        </w:tc>
        <w:tc>
          <w:tcPr>
            <w:tcW w:w="1304" w:type="dxa"/>
          </w:tcPr>
          <w:p w14:paraId="2BC8F287" w14:textId="77777777" w:rsidR="00F403B5" w:rsidRDefault="00F403B5" w:rsidP="00F403B5">
            <w:pPr>
              <w:rPr>
                <w:rFonts w:ascii="Times" w:eastAsia="Times" w:hAnsi="Times" w:cs="Times"/>
                <w:bCs/>
              </w:rPr>
            </w:pPr>
            <w:r>
              <w:rPr>
                <w:rFonts w:ascii="Times" w:eastAsia="Times" w:hAnsi="Times" w:cs="Times"/>
                <w:bCs/>
              </w:rPr>
              <w:t>Fill clinic’s hotline number</w:t>
            </w:r>
          </w:p>
        </w:tc>
        <w:tc>
          <w:tcPr>
            <w:tcW w:w="1095" w:type="dxa"/>
          </w:tcPr>
          <w:p w14:paraId="570CEABA" w14:textId="77777777" w:rsidR="00F403B5" w:rsidRDefault="00F403B5" w:rsidP="00F403B5">
            <w:pPr>
              <w:rPr>
                <w:rFonts w:ascii="Times" w:eastAsia="Times" w:hAnsi="Times" w:cs="Times"/>
                <w:bCs/>
              </w:rPr>
            </w:pPr>
            <w:r>
              <w:rPr>
                <w:rFonts w:ascii="Times" w:eastAsia="Times" w:hAnsi="Times" w:cs="Times"/>
                <w:bCs/>
              </w:rPr>
              <w:t>No</w:t>
            </w:r>
          </w:p>
        </w:tc>
        <w:tc>
          <w:tcPr>
            <w:tcW w:w="1280" w:type="dxa"/>
          </w:tcPr>
          <w:p w14:paraId="2595B890" w14:textId="77777777" w:rsidR="00F403B5" w:rsidRDefault="00F403B5" w:rsidP="00F403B5">
            <w:pPr>
              <w:rPr>
                <w:rFonts w:ascii="Times" w:eastAsia="Times" w:hAnsi="Times" w:cs="Times"/>
                <w:bCs/>
              </w:rPr>
            </w:pPr>
            <w:r>
              <w:rPr>
                <w:rFonts w:ascii="Times" w:eastAsia="Times" w:hAnsi="Times" w:cs="Times"/>
                <w:bCs/>
              </w:rPr>
              <w:t>Yes</w:t>
            </w:r>
          </w:p>
        </w:tc>
        <w:tc>
          <w:tcPr>
            <w:tcW w:w="1009" w:type="dxa"/>
          </w:tcPr>
          <w:p w14:paraId="7BD641BA" w14:textId="77777777" w:rsidR="00F403B5"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65A47F78" w14:textId="77777777" w:rsidR="00F403B5" w:rsidRDefault="00F403B5" w:rsidP="00F403B5">
            <w:pPr>
              <w:rPr>
                <w:rFonts w:ascii="Times" w:eastAsia="Times" w:hAnsi="Times" w:cs="Times"/>
                <w:bCs/>
              </w:rPr>
            </w:pPr>
            <w:r>
              <w:rPr>
                <w:rFonts w:ascii="Times" w:eastAsia="Times" w:hAnsi="Times" w:cs="Times"/>
                <w:bCs/>
              </w:rPr>
              <w:t>String</w:t>
            </w:r>
          </w:p>
        </w:tc>
        <w:tc>
          <w:tcPr>
            <w:tcW w:w="1108" w:type="dxa"/>
          </w:tcPr>
          <w:p w14:paraId="72BB0505" w14:textId="77777777" w:rsidR="00F403B5" w:rsidRDefault="00F403B5" w:rsidP="00F403B5">
            <w:pPr>
              <w:rPr>
                <w:rFonts w:ascii="Times" w:eastAsia="Times" w:hAnsi="Times" w:cs="Times"/>
                <w:bCs/>
              </w:rPr>
            </w:pPr>
            <w:r>
              <w:rPr>
                <w:rFonts w:ascii="Times" w:eastAsia="Times" w:hAnsi="Times" w:cs="Times"/>
                <w:bCs/>
              </w:rPr>
              <w:t>10 – 13 characters</w:t>
            </w:r>
          </w:p>
        </w:tc>
      </w:tr>
    </w:tbl>
    <w:p w14:paraId="58120CCE" w14:textId="77777777" w:rsidR="00F403B5" w:rsidRDefault="00F403B5" w:rsidP="00F403B5">
      <w:pPr>
        <w:rPr>
          <w:rFonts w:ascii="Times" w:eastAsia="Times" w:hAnsi="Times" w:cs="Times"/>
          <w:b/>
          <w:bCs/>
          <w:sz w:val="28"/>
          <w:szCs w:val="28"/>
        </w:rPr>
      </w:pPr>
    </w:p>
    <w:p w14:paraId="47822F93" w14:textId="77777777" w:rsidR="00F403B5" w:rsidRPr="00B51DD4" w:rsidRDefault="00F403B5" w:rsidP="00F403B5">
      <w:pPr>
        <w:rPr>
          <w:rFonts w:ascii="Times" w:eastAsia="Times" w:hAnsi="Times" w:cs="Times"/>
          <w:b/>
          <w:bCs/>
        </w:rPr>
      </w:pPr>
      <w:r w:rsidRPr="00B51DD4">
        <w:rPr>
          <w:rFonts w:ascii="Times" w:eastAsia="Times" w:hAnsi="Times" w:cs="Times"/>
          <w:b/>
          <w:bCs/>
        </w:rPr>
        <w:t>Buttons</w:t>
      </w:r>
    </w:p>
    <w:p w14:paraId="6867F417" w14:textId="77777777" w:rsidR="00F403B5" w:rsidRDefault="00F403B5" w:rsidP="00F403B5">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F403B5" w14:paraId="2DC51232" w14:textId="77777777" w:rsidTr="004B5321">
        <w:tc>
          <w:tcPr>
            <w:tcW w:w="625" w:type="dxa"/>
          </w:tcPr>
          <w:p w14:paraId="770C0073"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260" w:type="dxa"/>
          </w:tcPr>
          <w:p w14:paraId="227A43C6"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4786D07B"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19F8D873"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7A947E7A"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290DBB4F" w14:textId="77777777" w:rsidTr="004B5321">
        <w:tc>
          <w:tcPr>
            <w:tcW w:w="625" w:type="dxa"/>
          </w:tcPr>
          <w:p w14:paraId="7C57D603" w14:textId="77777777" w:rsidR="00F403B5" w:rsidRPr="00D772FE" w:rsidRDefault="00F403B5" w:rsidP="00F403B5">
            <w:pPr>
              <w:jc w:val="center"/>
              <w:rPr>
                <w:rFonts w:ascii="Times" w:eastAsia="Times" w:hAnsi="Times" w:cs="Times"/>
                <w:bCs/>
              </w:rPr>
            </w:pPr>
            <w:r>
              <w:rPr>
                <w:rFonts w:ascii="Times" w:eastAsia="Times" w:hAnsi="Times" w:cs="Times"/>
                <w:bCs/>
              </w:rPr>
              <w:t>1</w:t>
            </w:r>
          </w:p>
        </w:tc>
        <w:tc>
          <w:tcPr>
            <w:tcW w:w="1260" w:type="dxa"/>
          </w:tcPr>
          <w:p w14:paraId="50BA26BA" w14:textId="77777777" w:rsidR="00F403B5" w:rsidRPr="00D772FE" w:rsidRDefault="00F403B5" w:rsidP="00F403B5">
            <w:pPr>
              <w:rPr>
                <w:rFonts w:ascii="Times" w:eastAsia="Times" w:hAnsi="Times" w:cs="Times"/>
                <w:bCs/>
              </w:rPr>
            </w:pPr>
            <w:r>
              <w:rPr>
                <w:rFonts w:ascii="Times" w:eastAsia="Times" w:hAnsi="Times" w:cs="Times"/>
                <w:bCs/>
              </w:rPr>
              <w:t>Register</w:t>
            </w:r>
          </w:p>
        </w:tc>
        <w:tc>
          <w:tcPr>
            <w:tcW w:w="2700" w:type="dxa"/>
          </w:tcPr>
          <w:p w14:paraId="106C8E4E" w14:textId="77777777" w:rsidR="00F403B5" w:rsidRPr="00D772FE" w:rsidRDefault="00F403B5" w:rsidP="00F403B5">
            <w:pPr>
              <w:rPr>
                <w:rFonts w:ascii="Times" w:eastAsia="Times" w:hAnsi="Times" w:cs="Times"/>
                <w:bCs/>
              </w:rPr>
            </w:pPr>
            <w:r>
              <w:rPr>
                <w:rFonts w:ascii="Times" w:eastAsia="Times" w:hAnsi="Times" w:cs="Times"/>
                <w:bCs/>
              </w:rPr>
              <w:t>Validate all field and perform register</w:t>
            </w:r>
          </w:p>
        </w:tc>
        <w:tc>
          <w:tcPr>
            <w:tcW w:w="2439" w:type="dxa"/>
          </w:tcPr>
          <w:p w14:paraId="2F9C0CEB" w14:textId="77777777" w:rsidR="00F403B5" w:rsidRPr="00D772FE" w:rsidRDefault="00F403B5" w:rsidP="00F403B5">
            <w:pPr>
              <w:rPr>
                <w:rFonts w:ascii="Times" w:eastAsia="Times" w:hAnsi="Times" w:cs="Times"/>
                <w:bCs/>
              </w:rPr>
            </w:pPr>
            <w:r>
              <w:rPr>
                <w:rFonts w:ascii="Times" w:eastAsia="Times" w:hAnsi="Times" w:cs="Times"/>
                <w:bCs/>
              </w:rPr>
              <w:t xml:space="preserve">Validate all field </w:t>
            </w:r>
          </w:p>
        </w:tc>
        <w:tc>
          <w:tcPr>
            <w:tcW w:w="1756" w:type="dxa"/>
          </w:tcPr>
          <w:p w14:paraId="10A87142" w14:textId="77777777" w:rsidR="00F403B5" w:rsidRPr="00D772FE" w:rsidRDefault="00F403B5" w:rsidP="00F403B5">
            <w:pPr>
              <w:rPr>
                <w:rFonts w:ascii="Times" w:eastAsia="Times" w:hAnsi="Times" w:cs="Times"/>
                <w:bCs/>
              </w:rPr>
            </w:pPr>
            <w:r>
              <w:rPr>
                <w:rFonts w:ascii="Times" w:eastAsia="Times" w:hAnsi="Times" w:cs="Times"/>
                <w:bCs/>
              </w:rPr>
              <w:t>Send register request to server</w:t>
            </w:r>
          </w:p>
        </w:tc>
      </w:tr>
    </w:tbl>
    <w:p w14:paraId="0ED7805F" w14:textId="77777777" w:rsidR="00F403B5" w:rsidRDefault="00F403B5" w:rsidP="00F403B5">
      <w:pPr>
        <w:rPr>
          <w:rFonts w:ascii="Times" w:eastAsia="Times" w:hAnsi="Times" w:cs="Times"/>
          <w:b/>
          <w:bCs/>
          <w:sz w:val="28"/>
          <w:szCs w:val="28"/>
        </w:rPr>
      </w:pPr>
    </w:p>
    <w:p w14:paraId="7C64789A" w14:textId="77777777" w:rsidR="00F403B5" w:rsidRDefault="00F403B5" w:rsidP="00F403B5">
      <w:pPr>
        <w:ind w:left="1440" w:firstLine="720"/>
        <w:rPr>
          <w:rFonts w:ascii="Times" w:eastAsia="Times" w:hAnsi="Times" w:cs="Times"/>
          <w:b/>
          <w:bCs/>
          <w:sz w:val="28"/>
          <w:szCs w:val="28"/>
        </w:rPr>
      </w:pPr>
      <w:r>
        <w:rPr>
          <w:rFonts w:ascii="Times" w:eastAsia="Times" w:hAnsi="Times" w:cs="Times"/>
          <w:b/>
          <w:bCs/>
          <w:sz w:val="28"/>
          <w:szCs w:val="28"/>
        </w:rPr>
        <w:t>5.2.1.5. Buy License</w:t>
      </w:r>
    </w:p>
    <w:p w14:paraId="35739FB6" w14:textId="77777777" w:rsidR="00F403B5" w:rsidRDefault="00F403B5" w:rsidP="00F403B5">
      <w:pPr>
        <w:rPr>
          <w:rFonts w:ascii="Times" w:eastAsia="Times" w:hAnsi="Times" w:cs="Times"/>
          <w:b/>
          <w:bCs/>
          <w:sz w:val="28"/>
          <w:szCs w:val="28"/>
        </w:rPr>
      </w:pPr>
      <w:r>
        <w:rPr>
          <w:rFonts w:ascii="Times" w:eastAsia="Times" w:hAnsi="Times" w:cs="Times"/>
          <w:b/>
          <w:noProof/>
          <w:sz w:val="28"/>
          <w:szCs w:val="28"/>
        </w:rPr>
        <w:drawing>
          <wp:anchor distT="0" distB="0" distL="114300" distR="114300" simplePos="0" relativeHeight="251658247" behindDoc="0" locked="0" layoutInCell="1" allowOverlap="1" wp14:anchorId="409D3869" wp14:editId="6A89E6F0">
            <wp:simplePos x="0" y="0"/>
            <wp:positionH relativeFrom="page">
              <wp:align>center</wp:align>
            </wp:positionH>
            <wp:positionV relativeFrom="paragraph">
              <wp:posOffset>223520</wp:posOffset>
            </wp:positionV>
            <wp:extent cx="2619375" cy="5390482"/>
            <wp:effectExtent l="0" t="0" r="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yment.jpg"/>
                    <pic:cNvPicPr/>
                  </pic:nvPicPr>
                  <pic:blipFill>
                    <a:blip r:embed="rId68">
                      <a:extLst>
                        <a:ext uri="{28A0092B-C50C-407E-A947-70E740481C1C}">
                          <a14:useLocalDpi xmlns:a14="http://schemas.microsoft.com/office/drawing/2010/main" val="0"/>
                        </a:ext>
                      </a:extLst>
                    </a:blip>
                    <a:stretch>
                      <a:fillRect/>
                    </a:stretch>
                  </pic:blipFill>
                  <pic:spPr>
                    <a:xfrm>
                      <a:off x="0" y="0"/>
                      <a:ext cx="2619375" cy="5390482"/>
                    </a:xfrm>
                    <a:prstGeom prst="rect">
                      <a:avLst/>
                    </a:prstGeom>
                  </pic:spPr>
                </pic:pic>
              </a:graphicData>
            </a:graphic>
          </wp:anchor>
        </w:drawing>
      </w:r>
    </w:p>
    <w:p w14:paraId="2FC2D505" w14:textId="77777777" w:rsidR="00F403B5" w:rsidRDefault="00F403B5" w:rsidP="00F403B5">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F403B5" w14:paraId="6677A571" w14:textId="77777777" w:rsidTr="004B5321">
        <w:tc>
          <w:tcPr>
            <w:tcW w:w="625" w:type="dxa"/>
          </w:tcPr>
          <w:p w14:paraId="6072FABB" w14:textId="77777777" w:rsidR="00F403B5" w:rsidRDefault="00F403B5" w:rsidP="00F403B5">
            <w:pPr>
              <w:jc w:val="center"/>
              <w:rPr>
                <w:rFonts w:ascii="Times" w:eastAsia="Times" w:hAnsi="Times" w:cs="Times"/>
                <w:b/>
                <w:bCs/>
              </w:rPr>
            </w:pPr>
            <w:r>
              <w:rPr>
                <w:rFonts w:ascii="Times" w:eastAsia="Times" w:hAnsi="Times" w:cs="Times"/>
                <w:b/>
                <w:bCs/>
              </w:rPr>
              <w:lastRenderedPageBreak/>
              <w:t>No</w:t>
            </w:r>
          </w:p>
        </w:tc>
        <w:tc>
          <w:tcPr>
            <w:tcW w:w="1260" w:type="dxa"/>
          </w:tcPr>
          <w:p w14:paraId="3609B093"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2CC7CCAC"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0803B117"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10AD613A"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5EB696F3" w14:textId="77777777" w:rsidTr="004B5321">
        <w:tc>
          <w:tcPr>
            <w:tcW w:w="625" w:type="dxa"/>
          </w:tcPr>
          <w:p w14:paraId="1712C2CF" w14:textId="77777777" w:rsidR="00F403B5" w:rsidRPr="00D772FE" w:rsidRDefault="00F403B5" w:rsidP="00F403B5">
            <w:pPr>
              <w:jc w:val="center"/>
              <w:rPr>
                <w:rFonts w:ascii="Times" w:eastAsia="Times" w:hAnsi="Times" w:cs="Times"/>
                <w:bCs/>
              </w:rPr>
            </w:pPr>
            <w:r>
              <w:rPr>
                <w:rFonts w:ascii="Times" w:eastAsia="Times" w:hAnsi="Times" w:cs="Times"/>
                <w:bCs/>
              </w:rPr>
              <w:t>1</w:t>
            </w:r>
          </w:p>
        </w:tc>
        <w:tc>
          <w:tcPr>
            <w:tcW w:w="1260" w:type="dxa"/>
          </w:tcPr>
          <w:p w14:paraId="45C8421C" w14:textId="77777777" w:rsidR="00F403B5" w:rsidRPr="00D772FE" w:rsidRDefault="00F403B5" w:rsidP="00F403B5">
            <w:pPr>
              <w:rPr>
                <w:rFonts w:ascii="Times" w:eastAsia="Times" w:hAnsi="Times" w:cs="Times"/>
                <w:bCs/>
              </w:rPr>
            </w:pPr>
            <w:r>
              <w:rPr>
                <w:rFonts w:ascii="Times" w:eastAsia="Times" w:hAnsi="Times" w:cs="Times"/>
                <w:bCs/>
              </w:rPr>
              <w:t>Select a plan</w:t>
            </w:r>
          </w:p>
        </w:tc>
        <w:tc>
          <w:tcPr>
            <w:tcW w:w="2700" w:type="dxa"/>
          </w:tcPr>
          <w:p w14:paraId="2E9D0DE1" w14:textId="77777777" w:rsidR="00F403B5" w:rsidRPr="00D772FE" w:rsidRDefault="00F403B5" w:rsidP="00F403B5">
            <w:pPr>
              <w:rPr>
                <w:rFonts w:ascii="Times" w:eastAsia="Times" w:hAnsi="Times" w:cs="Times"/>
                <w:bCs/>
              </w:rPr>
            </w:pPr>
            <w:r>
              <w:rPr>
                <w:rFonts w:ascii="Times" w:eastAsia="Times" w:hAnsi="Times" w:cs="Times"/>
                <w:bCs/>
              </w:rPr>
              <w:t xml:space="preserve">User </w:t>
            </w:r>
            <w:r w:rsidRPr="00894534">
              <w:rPr>
                <w:rFonts w:ascii="Times" w:eastAsia="Times" w:hAnsi="Times" w:cs="Times"/>
                <w:bCs/>
                <w:noProof/>
              </w:rPr>
              <w:t>select</w:t>
            </w:r>
            <w:r>
              <w:rPr>
                <w:rFonts w:ascii="Times" w:eastAsia="Times" w:hAnsi="Times" w:cs="Times"/>
                <w:bCs/>
                <w:noProof/>
              </w:rPr>
              <w:t>s</w:t>
            </w:r>
            <w:r>
              <w:rPr>
                <w:rFonts w:ascii="Times" w:eastAsia="Times" w:hAnsi="Times" w:cs="Times"/>
                <w:bCs/>
              </w:rPr>
              <w:t xml:space="preserve"> a license plan to buy.</w:t>
            </w:r>
          </w:p>
        </w:tc>
        <w:tc>
          <w:tcPr>
            <w:tcW w:w="2439" w:type="dxa"/>
          </w:tcPr>
          <w:p w14:paraId="5A2A452E" w14:textId="77777777" w:rsidR="00F403B5" w:rsidRPr="00D772FE" w:rsidRDefault="00F403B5" w:rsidP="00F403B5">
            <w:pPr>
              <w:rPr>
                <w:rFonts w:ascii="Times" w:eastAsia="Times" w:hAnsi="Times" w:cs="Times"/>
                <w:bCs/>
              </w:rPr>
            </w:pPr>
            <w:r>
              <w:rPr>
                <w:rFonts w:ascii="Times" w:eastAsia="Times" w:hAnsi="Times" w:cs="Times"/>
                <w:bCs/>
              </w:rPr>
              <w:t xml:space="preserve">N/A </w:t>
            </w:r>
          </w:p>
        </w:tc>
        <w:tc>
          <w:tcPr>
            <w:tcW w:w="1756" w:type="dxa"/>
          </w:tcPr>
          <w:p w14:paraId="22ACEAC0" w14:textId="77777777" w:rsidR="00F403B5" w:rsidRPr="00D772FE" w:rsidRDefault="00F403B5" w:rsidP="00F403B5">
            <w:pPr>
              <w:rPr>
                <w:rFonts w:ascii="Times" w:eastAsia="Times" w:hAnsi="Times" w:cs="Times"/>
                <w:bCs/>
              </w:rPr>
            </w:pPr>
            <w:r>
              <w:rPr>
                <w:rFonts w:ascii="Times" w:eastAsia="Times" w:hAnsi="Times" w:cs="Times"/>
                <w:bCs/>
              </w:rPr>
              <w:t>Transfer to payment screen</w:t>
            </w:r>
          </w:p>
        </w:tc>
      </w:tr>
    </w:tbl>
    <w:p w14:paraId="1DC9C1E5" w14:textId="77777777" w:rsidR="00F403B5" w:rsidRPr="00C05574" w:rsidRDefault="00F403B5" w:rsidP="00F403B5">
      <w:pPr>
        <w:rPr>
          <w:rFonts w:ascii="Times" w:eastAsia="Times" w:hAnsi="Times" w:cs="Times"/>
          <w:b/>
          <w:bCs/>
          <w:sz w:val="28"/>
          <w:szCs w:val="28"/>
        </w:rPr>
      </w:pPr>
    </w:p>
    <w:p w14:paraId="60202AF5" w14:textId="77777777" w:rsidR="00F403B5" w:rsidRDefault="00F403B5" w:rsidP="00F403B5">
      <w:pPr>
        <w:rPr>
          <w:rFonts w:ascii="Times" w:eastAsia="Times" w:hAnsi="Times" w:cs="Times"/>
          <w:b/>
          <w:bCs/>
          <w:sz w:val="28"/>
          <w:szCs w:val="28"/>
        </w:rPr>
      </w:pPr>
    </w:p>
    <w:p w14:paraId="4D1CDEC2" w14:textId="77777777" w:rsidR="00F403B5" w:rsidRDefault="00F403B5" w:rsidP="00F403B5">
      <w:pPr>
        <w:ind w:left="1440" w:firstLine="720"/>
        <w:rPr>
          <w:rFonts w:ascii="Times" w:eastAsia="Times" w:hAnsi="Times" w:cs="Times"/>
          <w:b/>
          <w:bCs/>
          <w:sz w:val="28"/>
          <w:szCs w:val="28"/>
        </w:rPr>
      </w:pPr>
      <w:r>
        <w:rPr>
          <w:rFonts w:ascii="Times" w:eastAsia="Times" w:hAnsi="Times" w:cs="Times"/>
          <w:b/>
          <w:bCs/>
          <w:sz w:val="28"/>
          <w:szCs w:val="28"/>
        </w:rPr>
        <w:t>5.2.1.6. Change profile Logo</w:t>
      </w:r>
    </w:p>
    <w:p w14:paraId="679A8593" w14:textId="77777777" w:rsidR="00F403B5" w:rsidRDefault="00F403B5" w:rsidP="00F403B5">
      <w:pPr>
        <w:rPr>
          <w:rFonts w:ascii="Times" w:eastAsia="Times" w:hAnsi="Times" w:cs="Times"/>
          <w:b/>
          <w:bCs/>
          <w:sz w:val="28"/>
          <w:szCs w:val="28"/>
        </w:rPr>
      </w:pPr>
      <w:r>
        <w:rPr>
          <w:rFonts w:ascii="Times" w:eastAsia="Times" w:hAnsi="Times" w:cs="Times"/>
          <w:b/>
          <w:noProof/>
          <w:sz w:val="28"/>
          <w:szCs w:val="28"/>
        </w:rPr>
        <w:drawing>
          <wp:anchor distT="0" distB="0" distL="114300" distR="114300" simplePos="0" relativeHeight="251658248" behindDoc="0" locked="0" layoutInCell="1" allowOverlap="1" wp14:anchorId="476D7A60" wp14:editId="4DFC9203">
            <wp:simplePos x="0" y="0"/>
            <wp:positionH relativeFrom="margin">
              <wp:align>center</wp:align>
            </wp:positionH>
            <wp:positionV relativeFrom="paragraph">
              <wp:posOffset>268605</wp:posOffset>
            </wp:positionV>
            <wp:extent cx="3124200" cy="64293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ge logo.jpg"/>
                    <pic:cNvPicPr/>
                  </pic:nvPicPr>
                  <pic:blipFill>
                    <a:blip r:embed="rId69">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anchor>
        </w:drawing>
      </w:r>
    </w:p>
    <w:p w14:paraId="2E035516" w14:textId="77777777" w:rsidR="00F403B5" w:rsidRDefault="00F403B5" w:rsidP="00F403B5">
      <w:pPr>
        <w:rPr>
          <w:rFonts w:ascii="Times" w:eastAsia="Times" w:hAnsi="Times" w:cs="Times"/>
          <w:b/>
          <w:bCs/>
          <w:sz w:val="28"/>
          <w:szCs w:val="28"/>
        </w:rPr>
      </w:pPr>
      <w:r>
        <w:rPr>
          <w:rFonts w:ascii="Times" w:eastAsia="Times" w:hAnsi="Times" w:cs="Times"/>
          <w:b/>
          <w:bCs/>
          <w:sz w:val="28"/>
          <w:szCs w:val="28"/>
        </w:rPr>
        <w:br w:type="page"/>
      </w:r>
    </w:p>
    <w:p w14:paraId="50E3EA0F" w14:textId="77777777" w:rsidR="00F403B5" w:rsidRPr="00B51DD4" w:rsidRDefault="00F403B5" w:rsidP="00F403B5">
      <w:pPr>
        <w:rPr>
          <w:rFonts w:ascii="Times" w:eastAsia="Times" w:hAnsi="Times" w:cs="Times"/>
          <w:b/>
          <w:bCs/>
        </w:rPr>
      </w:pPr>
      <w:r w:rsidRPr="00B51DD4">
        <w:rPr>
          <w:rFonts w:ascii="Times" w:eastAsia="Times" w:hAnsi="Times" w:cs="Times"/>
          <w:b/>
          <w:bCs/>
        </w:rPr>
        <w:lastRenderedPageBreak/>
        <w:t>Buttons</w:t>
      </w:r>
    </w:p>
    <w:p w14:paraId="52971CB6" w14:textId="77777777" w:rsidR="00F403B5" w:rsidRDefault="00F403B5" w:rsidP="00F403B5">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F403B5" w14:paraId="4ABD1568" w14:textId="77777777" w:rsidTr="2AB9BC32">
        <w:tc>
          <w:tcPr>
            <w:tcW w:w="625" w:type="dxa"/>
          </w:tcPr>
          <w:p w14:paraId="0A35551A"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260" w:type="dxa"/>
          </w:tcPr>
          <w:p w14:paraId="3B0E77E6"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351A87E6"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55DC581F"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012D87BD"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3F24BBED" w14:textId="77777777" w:rsidTr="2AB9BC32">
        <w:tc>
          <w:tcPr>
            <w:tcW w:w="625" w:type="dxa"/>
          </w:tcPr>
          <w:p w14:paraId="52EB1604" w14:textId="77777777" w:rsidR="00F403B5" w:rsidRPr="00D772FE" w:rsidRDefault="00F403B5" w:rsidP="00F403B5">
            <w:pPr>
              <w:jc w:val="center"/>
              <w:rPr>
                <w:rFonts w:ascii="Times" w:eastAsia="Times" w:hAnsi="Times" w:cs="Times"/>
              </w:rPr>
            </w:pPr>
            <w:r w:rsidRPr="2AB9BC32">
              <w:rPr>
                <w:rFonts w:ascii="Times" w:eastAsia="Times" w:hAnsi="Times" w:cs="Times"/>
              </w:rPr>
              <w:t>1</w:t>
            </w:r>
          </w:p>
        </w:tc>
        <w:tc>
          <w:tcPr>
            <w:tcW w:w="1260" w:type="dxa"/>
          </w:tcPr>
          <w:p w14:paraId="1FB87797" w14:textId="77777777" w:rsidR="00F403B5" w:rsidRPr="00D772FE" w:rsidRDefault="00F403B5" w:rsidP="00F403B5">
            <w:pPr>
              <w:rPr>
                <w:rFonts w:ascii="Times" w:eastAsia="Times" w:hAnsi="Times" w:cs="Times"/>
                <w:bCs/>
              </w:rPr>
            </w:pPr>
            <w:r>
              <w:rPr>
                <w:rFonts w:ascii="Times" w:eastAsia="Times" w:hAnsi="Times" w:cs="Times"/>
                <w:bCs/>
              </w:rPr>
              <w:t>Choose image</w:t>
            </w:r>
          </w:p>
        </w:tc>
        <w:tc>
          <w:tcPr>
            <w:tcW w:w="2700" w:type="dxa"/>
          </w:tcPr>
          <w:p w14:paraId="02D0910F" w14:textId="77777777" w:rsidR="00F403B5" w:rsidRPr="00D772FE" w:rsidRDefault="00F403B5" w:rsidP="00F403B5">
            <w:pPr>
              <w:rPr>
                <w:rFonts w:ascii="Times" w:eastAsia="Times" w:hAnsi="Times" w:cs="Times"/>
                <w:bCs/>
              </w:rPr>
            </w:pPr>
            <w:r>
              <w:rPr>
                <w:rFonts w:ascii="Times" w:eastAsia="Times" w:hAnsi="Times" w:cs="Times"/>
                <w:bCs/>
              </w:rPr>
              <w:t>Choose an image file that will be the user’s profile logo</w:t>
            </w:r>
          </w:p>
        </w:tc>
        <w:tc>
          <w:tcPr>
            <w:tcW w:w="2439" w:type="dxa"/>
          </w:tcPr>
          <w:p w14:paraId="16599E94" w14:textId="77777777" w:rsidR="00F403B5" w:rsidRPr="00D772FE" w:rsidRDefault="00F403B5" w:rsidP="00F403B5">
            <w:pPr>
              <w:rPr>
                <w:rFonts w:ascii="Times" w:eastAsia="Times" w:hAnsi="Times" w:cs="Times"/>
                <w:bCs/>
              </w:rPr>
            </w:pPr>
            <w:r>
              <w:rPr>
                <w:rFonts w:ascii="Times" w:eastAsia="Times" w:hAnsi="Times" w:cs="Times"/>
                <w:bCs/>
              </w:rPr>
              <w:t>Image file’s size is less than 2Mb</w:t>
            </w:r>
          </w:p>
        </w:tc>
        <w:tc>
          <w:tcPr>
            <w:tcW w:w="1756" w:type="dxa"/>
          </w:tcPr>
          <w:p w14:paraId="07255B1A" w14:textId="77777777" w:rsidR="00F403B5" w:rsidRPr="00D772FE" w:rsidRDefault="00F403B5" w:rsidP="00F403B5">
            <w:pPr>
              <w:rPr>
                <w:rFonts w:ascii="Times" w:eastAsia="Times" w:hAnsi="Times" w:cs="Times"/>
                <w:bCs/>
              </w:rPr>
            </w:pPr>
            <w:r>
              <w:rPr>
                <w:rFonts w:ascii="Times" w:eastAsia="Times" w:hAnsi="Times" w:cs="Times"/>
                <w:bCs/>
              </w:rPr>
              <w:t>Launch file picker</w:t>
            </w:r>
          </w:p>
        </w:tc>
      </w:tr>
      <w:tr w:rsidR="00F403B5" w14:paraId="4B179788" w14:textId="77777777" w:rsidTr="2AB9BC32">
        <w:tc>
          <w:tcPr>
            <w:tcW w:w="625" w:type="dxa"/>
          </w:tcPr>
          <w:p w14:paraId="7F4A57DF" w14:textId="77777777" w:rsidR="00F403B5" w:rsidRPr="00D772FE" w:rsidRDefault="00F403B5" w:rsidP="00F403B5">
            <w:pPr>
              <w:jc w:val="center"/>
              <w:rPr>
                <w:rFonts w:ascii="Times" w:eastAsia="Times" w:hAnsi="Times" w:cs="Times"/>
              </w:rPr>
            </w:pPr>
            <w:r w:rsidRPr="2AB9BC32">
              <w:rPr>
                <w:rFonts w:ascii="Times" w:eastAsia="Times" w:hAnsi="Times" w:cs="Times"/>
              </w:rPr>
              <w:t>2</w:t>
            </w:r>
          </w:p>
        </w:tc>
        <w:tc>
          <w:tcPr>
            <w:tcW w:w="1260" w:type="dxa"/>
          </w:tcPr>
          <w:p w14:paraId="621A11FA" w14:textId="77777777" w:rsidR="00F403B5" w:rsidRPr="00D772FE" w:rsidRDefault="00F403B5" w:rsidP="00F403B5">
            <w:pPr>
              <w:rPr>
                <w:rFonts w:ascii="Times" w:eastAsia="Times" w:hAnsi="Times" w:cs="Times"/>
                <w:bCs/>
              </w:rPr>
            </w:pPr>
            <w:r>
              <w:rPr>
                <w:rFonts w:ascii="Times" w:eastAsia="Times" w:hAnsi="Times" w:cs="Times"/>
                <w:bCs/>
              </w:rPr>
              <w:t>Save</w:t>
            </w:r>
          </w:p>
        </w:tc>
        <w:tc>
          <w:tcPr>
            <w:tcW w:w="2700" w:type="dxa"/>
          </w:tcPr>
          <w:p w14:paraId="1D30895A" w14:textId="77777777" w:rsidR="00F403B5" w:rsidRPr="00D772FE" w:rsidRDefault="00F403B5" w:rsidP="00F403B5">
            <w:pPr>
              <w:rPr>
                <w:rFonts w:ascii="Times" w:eastAsia="Times" w:hAnsi="Times" w:cs="Times"/>
                <w:bCs/>
              </w:rPr>
            </w:pPr>
            <w:r>
              <w:rPr>
                <w:rFonts w:ascii="Times" w:eastAsia="Times" w:hAnsi="Times" w:cs="Times"/>
                <w:bCs/>
              </w:rPr>
              <w:t xml:space="preserve">Save the </w:t>
            </w:r>
            <w:r w:rsidRPr="001B57B7">
              <w:rPr>
                <w:rFonts w:ascii="Times" w:eastAsia="Times" w:hAnsi="Times" w:cs="Times"/>
                <w:bCs/>
              </w:rPr>
              <w:t xml:space="preserve">chosen </w:t>
            </w:r>
            <w:r>
              <w:rPr>
                <w:rFonts w:ascii="Times" w:eastAsia="Times" w:hAnsi="Times" w:cs="Times"/>
                <w:bCs/>
              </w:rPr>
              <w:t>image</w:t>
            </w:r>
          </w:p>
        </w:tc>
        <w:tc>
          <w:tcPr>
            <w:tcW w:w="2439" w:type="dxa"/>
          </w:tcPr>
          <w:p w14:paraId="6A11F9E4" w14:textId="77777777" w:rsidR="00F403B5" w:rsidRPr="00D772FE" w:rsidRDefault="00F403B5" w:rsidP="00F403B5">
            <w:pPr>
              <w:rPr>
                <w:rFonts w:ascii="Times" w:eastAsia="Times" w:hAnsi="Times" w:cs="Times"/>
                <w:bCs/>
              </w:rPr>
            </w:pPr>
            <w:r>
              <w:rPr>
                <w:rFonts w:ascii="Times" w:eastAsia="Times" w:hAnsi="Times" w:cs="Times"/>
                <w:bCs/>
              </w:rPr>
              <w:t xml:space="preserve">An image much </w:t>
            </w:r>
            <w:r>
              <w:rPr>
                <w:rFonts w:ascii="Times" w:eastAsia="Times" w:hAnsi="Times" w:cs="Times"/>
                <w:bCs/>
                <w:noProof/>
              </w:rPr>
              <w:t>is</w:t>
            </w:r>
            <w:r>
              <w:rPr>
                <w:rFonts w:ascii="Times" w:eastAsia="Times" w:hAnsi="Times" w:cs="Times"/>
                <w:bCs/>
              </w:rPr>
              <w:t xml:space="preserve"> chosen to save.</w:t>
            </w:r>
          </w:p>
        </w:tc>
        <w:tc>
          <w:tcPr>
            <w:tcW w:w="1756" w:type="dxa"/>
          </w:tcPr>
          <w:p w14:paraId="4EAC8282" w14:textId="77777777" w:rsidR="00F403B5" w:rsidRPr="00D772FE" w:rsidRDefault="00F403B5" w:rsidP="00F403B5">
            <w:pPr>
              <w:rPr>
                <w:rFonts w:ascii="Times" w:eastAsia="Times" w:hAnsi="Times" w:cs="Times"/>
                <w:bCs/>
              </w:rPr>
            </w:pPr>
            <w:r>
              <w:rPr>
                <w:rFonts w:ascii="Times" w:eastAsia="Times" w:hAnsi="Times" w:cs="Times"/>
                <w:bCs/>
              </w:rPr>
              <w:t>Validate and save the image</w:t>
            </w:r>
          </w:p>
        </w:tc>
      </w:tr>
    </w:tbl>
    <w:p w14:paraId="631D223B" w14:textId="77777777" w:rsidR="00F403B5" w:rsidRDefault="00F403B5" w:rsidP="00F403B5">
      <w:pPr>
        <w:rPr>
          <w:rFonts w:ascii="Times" w:eastAsia="Times" w:hAnsi="Times" w:cs="Times"/>
          <w:b/>
          <w:bCs/>
          <w:sz w:val="28"/>
          <w:szCs w:val="28"/>
        </w:rPr>
      </w:pPr>
    </w:p>
    <w:p w14:paraId="6FB72BDD" w14:textId="77777777" w:rsidR="00F403B5" w:rsidRDefault="00F403B5" w:rsidP="00F403B5">
      <w:pPr>
        <w:rPr>
          <w:rFonts w:ascii="Times" w:eastAsia="Times" w:hAnsi="Times" w:cs="Times"/>
          <w:b/>
          <w:bCs/>
          <w:sz w:val="28"/>
          <w:szCs w:val="28"/>
        </w:rPr>
      </w:pPr>
      <w:r>
        <w:rPr>
          <w:rFonts w:ascii="Times" w:eastAsia="Times" w:hAnsi="Times" w:cs="Times"/>
          <w:b/>
          <w:bCs/>
          <w:sz w:val="28"/>
          <w:szCs w:val="28"/>
        </w:rPr>
        <w:tab/>
      </w:r>
      <w:r>
        <w:rPr>
          <w:rFonts w:ascii="Times" w:eastAsia="Times" w:hAnsi="Times" w:cs="Times"/>
          <w:b/>
          <w:bCs/>
          <w:sz w:val="28"/>
          <w:szCs w:val="28"/>
        </w:rPr>
        <w:tab/>
      </w:r>
      <w:r>
        <w:rPr>
          <w:rFonts w:ascii="Times" w:eastAsia="Times" w:hAnsi="Times" w:cs="Times"/>
          <w:b/>
          <w:bCs/>
          <w:sz w:val="28"/>
          <w:szCs w:val="28"/>
        </w:rPr>
        <w:tab/>
        <w:t>5.2.1.7. Login</w:t>
      </w:r>
    </w:p>
    <w:p w14:paraId="611AB5D8" w14:textId="77777777" w:rsidR="00F403B5" w:rsidRDefault="00F403B5" w:rsidP="00F403B5">
      <w:pPr>
        <w:rPr>
          <w:rFonts w:ascii="Times" w:eastAsia="Times" w:hAnsi="Times" w:cs="Times"/>
          <w:b/>
          <w:bCs/>
          <w:sz w:val="28"/>
          <w:szCs w:val="28"/>
        </w:rPr>
      </w:pPr>
    </w:p>
    <w:p w14:paraId="58BF0359" w14:textId="77777777" w:rsidR="00F403B5" w:rsidRDefault="00F403B5" w:rsidP="00F403B5">
      <w:pPr>
        <w:jc w:val="center"/>
        <w:rPr>
          <w:rFonts w:ascii="Times" w:eastAsia="Times" w:hAnsi="Times" w:cs="Times"/>
          <w:b/>
          <w:bCs/>
          <w:sz w:val="28"/>
          <w:szCs w:val="28"/>
        </w:rPr>
      </w:pPr>
      <w:r>
        <w:rPr>
          <w:rFonts w:ascii="Times" w:eastAsia="Times" w:hAnsi="Times" w:cs="Times"/>
          <w:b/>
          <w:noProof/>
          <w:sz w:val="28"/>
          <w:szCs w:val="28"/>
        </w:rPr>
        <w:drawing>
          <wp:inline distT="0" distB="0" distL="0" distR="0" wp14:anchorId="6D7A4E76" wp14:editId="0820E8C0">
            <wp:extent cx="3124200" cy="642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70">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inline>
        </w:drawing>
      </w:r>
    </w:p>
    <w:p w14:paraId="32F04C0B" w14:textId="77777777" w:rsidR="00F403B5" w:rsidRDefault="00F403B5" w:rsidP="00F403B5">
      <w:pPr>
        <w:jc w:val="center"/>
        <w:rPr>
          <w:rFonts w:ascii="Times" w:eastAsia="Times" w:hAnsi="Times" w:cs="Times"/>
          <w:b/>
          <w:bCs/>
          <w:sz w:val="28"/>
          <w:szCs w:val="28"/>
        </w:rPr>
      </w:pPr>
    </w:p>
    <w:p w14:paraId="47A20C40" w14:textId="77777777" w:rsidR="00F403B5" w:rsidRDefault="00F403B5" w:rsidP="00F403B5">
      <w:pPr>
        <w:rPr>
          <w:rFonts w:ascii="Times" w:eastAsia="Times" w:hAnsi="Times" w:cs="Times"/>
          <w:b/>
          <w:bCs/>
        </w:rPr>
      </w:pPr>
      <w:r w:rsidRPr="00781168">
        <w:rPr>
          <w:rFonts w:ascii="Times" w:eastAsia="Times" w:hAnsi="Times" w:cs="Times"/>
          <w:b/>
          <w:bCs/>
        </w:rPr>
        <w:t>Fields</w:t>
      </w:r>
    </w:p>
    <w:p w14:paraId="2EBCCD51" w14:textId="77777777" w:rsidR="00F403B5"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514"/>
        <w:gridCol w:w="1545"/>
        <w:gridCol w:w="1304"/>
        <w:gridCol w:w="1095"/>
        <w:gridCol w:w="1280"/>
        <w:gridCol w:w="1009"/>
        <w:gridCol w:w="925"/>
        <w:gridCol w:w="1108"/>
      </w:tblGrid>
      <w:tr w:rsidR="00F403B5" w14:paraId="45E76634" w14:textId="77777777" w:rsidTr="2AB9BC32">
        <w:tc>
          <w:tcPr>
            <w:tcW w:w="514" w:type="dxa"/>
          </w:tcPr>
          <w:p w14:paraId="1C1D5CA4"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545" w:type="dxa"/>
          </w:tcPr>
          <w:p w14:paraId="2D77CC9B" w14:textId="77777777" w:rsidR="00F403B5" w:rsidRDefault="00F403B5" w:rsidP="00F403B5">
            <w:pPr>
              <w:jc w:val="center"/>
              <w:rPr>
                <w:rFonts w:ascii="Times" w:eastAsia="Times" w:hAnsi="Times" w:cs="Times"/>
                <w:b/>
                <w:bCs/>
              </w:rPr>
            </w:pPr>
            <w:r w:rsidRPr="00781168">
              <w:rPr>
                <w:rFonts w:ascii="Times" w:eastAsia="Times" w:hAnsi="Times" w:cs="Times"/>
                <w:b/>
                <w:bCs/>
              </w:rPr>
              <w:t>Field</w:t>
            </w:r>
            <w:r>
              <w:rPr>
                <w:rFonts w:ascii="Times" w:eastAsia="Times" w:hAnsi="Times" w:cs="Times"/>
                <w:b/>
                <w:bCs/>
              </w:rPr>
              <w:t xml:space="preserve"> </w:t>
            </w:r>
            <w:r w:rsidRPr="00781168">
              <w:rPr>
                <w:rFonts w:ascii="Times" w:eastAsia="Times" w:hAnsi="Times" w:cs="Times"/>
                <w:b/>
                <w:bCs/>
              </w:rPr>
              <w:t>Name</w:t>
            </w:r>
          </w:p>
        </w:tc>
        <w:tc>
          <w:tcPr>
            <w:tcW w:w="1304" w:type="dxa"/>
          </w:tcPr>
          <w:p w14:paraId="67F125A8" w14:textId="77777777" w:rsidR="00F403B5" w:rsidRDefault="00F403B5" w:rsidP="00F403B5">
            <w:pPr>
              <w:jc w:val="center"/>
              <w:rPr>
                <w:rFonts w:ascii="Times" w:eastAsia="Times" w:hAnsi="Times" w:cs="Times"/>
                <w:b/>
                <w:bCs/>
              </w:rPr>
            </w:pPr>
            <w:r w:rsidRPr="00781168">
              <w:rPr>
                <w:rFonts w:ascii="Times" w:eastAsia="Times" w:hAnsi="Times" w:cs="Times"/>
                <w:b/>
                <w:bCs/>
              </w:rPr>
              <w:t>Description</w:t>
            </w:r>
          </w:p>
        </w:tc>
        <w:tc>
          <w:tcPr>
            <w:tcW w:w="1095" w:type="dxa"/>
          </w:tcPr>
          <w:p w14:paraId="293E8595" w14:textId="77777777" w:rsidR="00F403B5" w:rsidRDefault="00F403B5" w:rsidP="00F403B5">
            <w:pPr>
              <w:jc w:val="center"/>
              <w:rPr>
                <w:rFonts w:ascii="Times" w:eastAsia="Times" w:hAnsi="Times" w:cs="Times"/>
                <w:b/>
                <w:bCs/>
              </w:rPr>
            </w:pPr>
            <w:r w:rsidRPr="00781168">
              <w:rPr>
                <w:rFonts w:ascii="Times" w:eastAsia="Times" w:hAnsi="Times" w:cs="Times"/>
                <w:b/>
                <w:bCs/>
              </w:rPr>
              <w:t>Read</w:t>
            </w:r>
            <w:r>
              <w:rPr>
                <w:rFonts w:ascii="Times" w:eastAsia="Times" w:hAnsi="Times" w:cs="Times"/>
                <w:b/>
                <w:bCs/>
                <w:noProof/>
              </w:rPr>
              <w:t>-</w:t>
            </w:r>
            <w:r w:rsidRPr="00781168">
              <w:rPr>
                <w:rFonts w:ascii="Times" w:eastAsia="Times" w:hAnsi="Times" w:cs="Times"/>
                <w:b/>
                <w:bCs/>
              </w:rPr>
              <w:t>only</w:t>
            </w:r>
          </w:p>
        </w:tc>
        <w:tc>
          <w:tcPr>
            <w:tcW w:w="1280" w:type="dxa"/>
          </w:tcPr>
          <w:p w14:paraId="5E978004" w14:textId="77777777" w:rsidR="00F403B5" w:rsidRDefault="00F403B5" w:rsidP="00F403B5">
            <w:pPr>
              <w:jc w:val="center"/>
              <w:rPr>
                <w:rFonts w:ascii="Times" w:eastAsia="Times" w:hAnsi="Times" w:cs="Times"/>
                <w:b/>
                <w:bCs/>
              </w:rPr>
            </w:pPr>
            <w:r w:rsidRPr="00781168">
              <w:rPr>
                <w:rFonts w:ascii="Times" w:eastAsia="Times" w:hAnsi="Times" w:cs="Times"/>
                <w:b/>
                <w:bCs/>
              </w:rPr>
              <w:t>Mandatory</w:t>
            </w:r>
          </w:p>
        </w:tc>
        <w:tc>
          <w:tcPr>
            <w:tcW w:w="1009" w:type="dxa"/>
          </w:tcPr>
          <w:p w14:paraId="7516FFF4" w14:textId="77777777" w:rsidR="00F403B5" w:rsidRDefault="00F403B5" w:rsidP="00F403B5">
            <w:pPr>
              <w:jc w:val="center"/>
              <w:rPr>
                <w:rFonts w:ascii="Times" w:eastAsia="Times" w:hAnsi="Times" w:cs="Times"/>
                <w:b/>
                <w:bCs/>
              </w:rPr>
            </w:pPr>
            <w:r w:rsidRPr="00781168">
              <w:rPr>
                <w:rFonts w:ascii="Times" w:eastAsia="Times" w:hAnsi="Times" w:cs="Times"/>
                <w:b/>
                <w:bCs/>
              </w:rPr>
              <w:t>Control</w:t>
            </w:r>
            <w:r>
              <w:rPr>
                <w:rFonts w:ascii="Times" w:eastAsia="Times" w:hAnsi="Times" w:cs="Times"/>
                <w:b/>
                <w:bCs/>
              </w:rPr>
              <w:t xml:space="preserve"> </w:t>
            </w:r>
            <w:r w:rsidRPr="00781168">
              <w:rPr>
                <w:rFonts w:ascii="Times" w:eastAsia="Times" w:hAnsi="Times" w:cs="Times"/>
                <w:b/>
                <w:bCs/>
              </w:rPr>
              <w:t>Type</w:t>
            </w:r>
          </w:p>
        </w:tc>
        <w:tc>
          <w:tcPr>
            <w:tcW w:w="925" w:type="dxa"/>
          </w:tcPr>
          <w:p w14:paraId="0E662011" w14:textId="77777777" w:rsidR="00F403B5" w:rsidRDefault="00F403B5" w:rsidP="00F403B5">
            <w:pPr>
              <w:jc w:val="center"/>
              <w:rPr>
                <w:rFonts w:ascii="Times" w:eastAsia="Times" w:hAnsi="Times" w:cs="Times"/>
                <w:b/>
                <w:bCs/>
              </w:rPr>
            </w:pPr>
            <w:r w:rsidRPr="00781168">
              <w:rPr>
                <w:rFonts w:ascii="Times" w:eastAsia="Times" w:hAnsi="Times" w:cs="Times"/>
                <w:b/>
                <w:bCs/>
              </w:rPr>
              <w:t>Data Type</w:t>
            </w:r>
          </w:p>
        </w:tc>
        <w:tc>
          <w:tcPr>
            <w:tcW w:w="1108" w:type="dxa"/>
          </w:tcPr>
          <w:p w14:paraId="7EE8D95B" w14:textId="77777777" w:rsidR="00F403B5" w:rsidRDefault="00F403B5" w:rsidP="00F403B5">
            <w:pPr>
              <w:jc w:val="center"/>
              <w:rPr>
                <w:rFonts w:ascii="Times" w:eastAsia="Times" w:hAnsi="Times" w:cs="Times"/>
                <w:b/>
                <w:bCs/>
              </w:rPr>
            </w:pPr>
            <w:r w:rsidRPr="00781168">
              <w:rPr>
                <w:rFonts w:ascii="Times" w:eastAsia="Times" w:hAnsi="Times" w:cs="Times"/>
                <w:b/>
                <w:bCs/>
              </w:rPr>
              <w:t>Length</w:t>
            </w:r>
          </w:p>
        </w:tc>
      </w:tr>
      <w:tr w:rsidR="00F403B5" w14:paraId="767B2269" w14:textId="77777777" w:rsidTr="2AB9BC32">
        <w:tc>
          <w:tcPr>
            <w:tcW w:w="514" w:type="dxa"/>
          </w:tcPr>
          <w:p w14:paraId="5948B354" w14:textId="77777777" w:rsidR="00F403B5" w:rsidRPr="00781168" w:rsidRDefault="00F403B5" w:rsidP="00F403B5">
            <w:pPr>
              <w:jc w:val="center"/>
              <w:rPr>
                <w:rFonts w:ascii="Times" w:eastAsia="Times" w:hAnsi="Times" w:cs="Times"/>
              </w:rPr>
            </w:pPr>
            <w:r w:rsidRPr="2AB9BC32">
              <w:rPr>
                <w:rFonts w:ascii="Times" w:eastAsia="Times" w:hAnsi="Times" w:cs="Times"/>
              </w:rPr>
              <w:t>1</w:t>
            </w:r>
          </w:p>
        </w:tc>
        <w:tc>
          <w:tcPr>
            <w:tcW w:w="1545" w:type="dxa"/>
          </w:tcPr>
          <w:p w14:paraId="55148092" w14:textId="77777777" w:rsidR="00F403B5" w:rsidRPr="00781168" w:rsidRDefault="00F403B5" w:rsidP="00F403B5">
            <w:pPr>
              <w:rPr>
                <w:rFonts w:ascii="Times" w:eastAsia="Times" w:hAnsi="Times" w:cs="Times"/>
                <w:bCs/>
              </w:rPr>
            </w:pPr>
            <w:r>
              <w:rPr>
                <w:rFonts w:ascii="Times" w:eastAsia="Times" w:hAnsi="Times" w:cs="Times"/>
                <w:bCs/>
              </w:rPr>
              <w:t>U</w:t>
            </w:r>
            <w:r w:rsidRPr="00781168">
              <w:rPr>
                <w:rFonts w:ascii="Times" w:eastAsia="Times" w:hAnsi="Times" w:cs="Times"/>
                <w:bCs/>
              </w:rPr>
              <w:t>sername</w:t>
            </w:r>
          </w:p>
        </w:tc>
        <w:tc>
          <w:tcPr>
            <w:tcW w:w="1304" w:type="dxa"/>
          </w:tcPr>
          <w:p w14:paraId="0E953FD4" w14:textId="77777777" w:rsidR="00F403B5" w:rsidRPr="00781168" w:rsidRDefault="00F403B5" w:rsidP="00F403B5">
            <w:pPr>
              <w:rPr>
                <w:rFonts w:ascii="Times" w:eastAsia="Times" w:hAnsi="Times" w:cs="Times"/>
                <w:bCs/>
              </w:rPr>
            </w:pPr>
            <w:r>
              <w:rPr>
                <w:rFonts w:ascii="Times" w:eastAsia="Times" w:hAnsi="Times" w:cs="Times"/>
                <w:bCs/>
              </w:rPr>
              <w:t>Fill user name</w:t>
            </w:r>
          </w:p>
        </w:tc>
        <w:tc>
          <w:tcPr>
            <w:tcW w:w="1095" w:type="dxa"/>
          </w:tcPr>
          <w:p w14:paraId="0EBE52E1" w14:textId="77777777" w:rsidR="00F403B5" w:rsidRPr="00781168" w:rsidRDefault="00F403B5" w:rsidP="00F403B5">
            <w:pPr>
              <w:rPr>
                <w:rFonts w:ascii="Times" w:eastAsia="Times" w:hAnsi="Times" w:cs="Times"/>
                <w:bCs/>
              </w:rPr>
            </w:pPr>
            <w:r>
              <w:rPr>
                <w:rFonts w:ascii="Times" w:eastAsia="Times" w:hAnsi="Times" w:cs="Times"/>
                <w:bCs/>
              </w:rPr>
              <w:t>No</w:t>
            </w:r>
          </w:p>
        </w:tc>
        <w:tc>
          <w:tcPr>
            <w:tcW w:w="1280" w:type="dxa"/>
          </w:tcPr>
          <w:p w14:paraId="367E3152" w14:textId="77777777" w:rsidR="00F403B5" w:rsidRPr="00781168" w:rsidRDefault="00F403B5" w:rsidP="00F403B5">
            <w:pPr>
              <w:rPr>
                <w:rFonts w:ascii="Times" w:eastAsia="Times" w:hAnsi="Times" w:cs="Times"/>
                <w:bCs/>
              </w:rPr>
            </w:pPr>
            <w:r>
              <w:rPr>
                <w:rFonts w:ascii="Times" w:eastAsia="Times" w:hAnsi="Times" w:cs="Times"/>
                <w:bCs/>
              </w:rPr>
              <w:t>Yes</w:t>
            </w:r>
          </w:p>
        </w:tc>
        <w:tc>
          <w:tcPr>
            <w:tcW w:w="1009" w:type="dxa"/>
          </w:tcPr>
          <w:p w14:paraId="2236D761" w14:textId="77777777" w:rsidR="00F403B5" w:rsidRPr="00781168"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2CF16DBF" w14:textId="77777777" w:rsidR="00F403B5" w:rsidRPr="00781168" w:rsidRDefault="00F403B5" w:rsidP="00F403B5">
            <w:pPr>
              <w:rPr>
                <w:rFonts w:ascii="Times" w:eastAsia="Times" w:hAnsi="Times" w:cs="Times"/>
                <w:bCs/>
              </w:rPr>
            </w:pPr>
            <w:r>
              <w:rPr>
                <w:rFonts w:ascii="Times" w:eastAsia="Times" w:hAnsi="Times" w:cs="Times"/>
                <w:bCs/>
              </w:rPr>
              <w:t>String</w:t>
            </w:r>
          </w:p>
        </w:tc>
        <w:tc>
          <w:tcPr>
            <w:tcW w:w="1108" w:type="dxa"/>
          </w:tcPr>
          <w:p w14:paraId="450BF321" w14:textId="77777777" w:rsidR="00F403B5" w:rsidRPr="00781168" w:rsidRDefault="00F403B5" w:rsidP="00F403B5">
            <w:pPr>
              <w:rPr>
                <w:rFonts w:ascii="Times" w:eastAsia="Times" w:hAnsi="Times" w:cs="Times"/>
                <w:bCs/>
              </w:rPr>
            </w:pPr>
            <w:r>
              <w:rPr>
                <w:rFonts w:ascii="Times" w:eastAsia="Times" w:hAnsi="Times" w:cs="Times"/>
                <w:bCs/>
              </w:rPr>
              <w:t>6 – 30</w:t>
            </w:r>
            <w:r>
              <w:rPr>
                <w:rFonts w:ascii="Times" w:eastAsia="Times" w:hAnsi="Times" w:cs="Times"/>
                <w:bCs/>
              </w:rPr>
              <w:br/>
              <w:t>characters</w:t>
            </w:r>
          </w:p>
        </w:tc>
      </w:tr>
      <w:tr w:rsidR="00F403B5" w14:paraId="6ACDC0BA" w14:textId="77777777" w:rsidTr="2AB9BC32">
        <w:tc>
          <w:tcPr>
            <w:tcW w:w="514" w:type="dxa"/>
          </w:tcPr>
          <w:p w14:paraId="6CE405C9" w14:textId="77777777" w:rsidR="00F403B5" w:rsidRPr="00781168" w:rsidRDefault="00F403B5" w:rsidP="00F403B5">
            <w:pPr>
              <w:jc w:val="center"/>
              <w:rPr>
                <w:rFonts w:ascii="Times" w:eastAsia="Times" w:hAnsi="Times" w:cs="Times"/>
              </w:rPr>
            </w:pPr>
            <w:r w:rsidRPr="2AB9BC32">
              <w:rPr>
                <w:rFonts w:ascii="Times" w:eastAsia="Times" w:hAnsi="Times" w:cs="Times"/>
              </w:rPr>
              <w:t>2</w:t>
            </w:r>
          </w:p>
        </w:tc>
        <w:tc>
          <w:tcPr>
            <w:tcW w:w="1545" w:type="dxa"/>
          </w:tcPr>
          <w:p w14:paraId="02BEE2BD" w14:textId="77777777" w:rsidR="00F403B5" w:rsidRPr="00781168" w:rsidRDefault="00F403B5" w:rsidP="00F403B5">
            <w:pPr>
              <w:rPr>
                <w:rFonts w:ascii="Times" w:eastAsia="Times" w:hAnsi="Times" w:cs="Times"/>
                <w:bCs/>
              </w:rPr>
            </w:pPr>
            <w:r>
              <w:rPr>
                <w:rFonts w:ascii="Times" w:eastAsia="Times" w:hAnsi="Times" w:cs="Times"/>
                <w:bCs/>
              </w:rPr>
              <w:t>Password</w:t>
            </w:r>
          </w:p>
        </w:tc>
        <w:tc>
          <w:tcPr>
            <w:tcW w:w="1304" w:type="dxa"/>
          </w:tcPr>
          <w:p w14:paraId="700D23BB" w14:textId="77777777" w:rsidR="00F403B5" w:rsidRPr="00781168" w:rsidRDefault="00F403B5" w:rsidP="00F403B5">
            <w:pPr>
              <w:rPr>
                <w:rFonts w:ascii="Times" w:eastAsia="Times" w:hAnsi="Times" w:cs="Times"/>
                <w:bCs/>
              </w:rPr>
            </w:pPr>
            <w:r>
              <w:rPr>
                <w:rFonts w:ascii="Times" w:eastAsia="Times" w:hAnsi="Times" w:cs="Times"/>
                <w:bCs/>
              </w:rPr>
              <w:t>Fill password</w:t>
            </w:r>
          </w:p>
        </w:tc>
        <w:tc>
          <w:tcPr>
            <w:tcW w:w="1095" w:type="dxa"/>
          </w:tcPr>
          <w:p w14:paraId="4320AA2E" w14:textId="77777777" w:rsidR="00F403B5" w:rsidRPr="00781168" w:rsidRDefault="00F403B5" w:rsidP="00F403B5">
            <w:pPr>
              <w:rPr>
                <w:rFonts w:ascii="Times" w:eastAsia="Times" w:hAnsi="Times" w:cs="Times"/>
                <w:bCs/>
              </w:rPr>
            </w:pPr>
            <w:r>
              <w:rPr>
                <w:rFonts w:ascii="Times" w:eastAsia="Times" w:hAnsi="Times" w:cs="Times"/>
                <w:bCs/>
              </w:rPr>
              <w:t>No</w:t>
            </w:r>
          </w:p>
        </w:tc>
        <w:tc>
          <w:tcPr>
            <w:tcW w:w="1280" w:type="dxa"/>
          </w:tcPr>
          <w:p w14:paraId="572D912F" w14:textId="77777777" w:rsidR="00F403B5" w:rsidRPr="00781168" w:rsidRDefault="00F403B5" w:rsidP="00F403B5">
            <w:pPr>
              <w:rPr>
                <w:rFonts w:ascii="Times" w:eastAsia="Times" w:hAnsi="Times" w:cs="Times"/>
                <w:bCs/>
              </w:rPr>
            </w:pPr>
            <w:r>
              <w:rPr>
                <w:rFonts w:ascii="Times" w:eastAsia="Times" w:hAnsi="Times" w:cs="Times"/>
                <w:bCs/>
              </w:rPr>
              <w:t>Yes</w:t>
            </w:r>
          </w:p>
        </w:tc>
        <w:tc>
          <w:tcPr>
            <w:tcW w:w="1009" w:type="dxa"/>
          </w:tcPr>
          <w:p w14:paraId="0A279630" w14:textId="77777777" w:rsidR="00F403B5" w:rsidRPr="00781168" w:rsidRDefault="00F403B5" w:rsidP="00F403B5">
            <w:pPr>
              <w:rPr>
                <w:rFonts w:ascii="Times" w:eastAsia="Times" w:hAnsi="Times" w:cs="Times"/>
                <w:bCs/>
              </w:rPr>
            </w:pPr>
            <w:proofErr w:type="spellStart"/>
            <w:r>
              <w:rPr>
                <w:rFonts w:ascii="Times" w:eastAsia="Times" w:hAnsi="Times" w:cs="Times"/>
                <w:bCs/>
              </w:rPr>
              <w:t>EditText</w:t>
            </w:r>
            <w:proofErr w:type="spellEnd"/>
          </w:p>
        </w:tc>
        <w:tc>
          <w:tcPr>
            <w:tcW w:w="925" w:type="dxa"/>
          </w:tcPr>
          <w:p w14:paraId="2BB9684F" w14:textId="77777777" w:rsidR="00F403B5" w:rsidRPr="00781168" w:rsidRDefault="00F403B5" w:rsidP="00F403B5">
            <w:pPr>
              <w:rPr>
                <w:rFonts w:ascii="Times" w:eastAsia="Times" w:hAnsi="Times" w:cs="Times"/>
                <w:bCs/>
              </w:rPr>
            </w:pPr>
            <w:r>
              <w:rPr>
                <w:rFonts w:ascii="Times" w:eastAsia="Times" w:hAnsi="Times" w:cs="Times"/>
                <w:bCs/>
              </w:rPr>
              <w:t>String</w:t>
            </w:r>
          </w:p>
        </w:tc>
        <w:tc>
          <w:tcPr>
            <w:tcW w:w="1108" w:type="dxa"/>
          </w:tcPr>
          <w:p w14:paraId="02E3735F" w14:textId="77777777" w:rsidR="00F403B5" w:rsidRPr="00781168" w:rsidRDefault="00F403B5" w:rsidP="00F403B5">
            <w:pPr>
              <w:rPr>
                <w:rFonts w:ascii="Times" w:eastAsia="Times" w:hAnsi="Times" w:cs="Times"/>
                <w:bCs/>
              </w:rPr>
            </w:pPr>
            <w:r>
              <w:rPr>
                <w:rFonts w:ascii="Times" w:eastAsia="Times" w:hAnsi="Times" w:cs="Times"/>
                <w:bCs/>
              </w:rPr>
              <w:t xml:space="preserve">6 – 12 </w:t>
            </w:r>
            <w:r>
              <w:rPr>
                <w:rFonts w:ascii="Times" w:eastAsia="Times" w:hAnsi="Times" w:cs="Times"/>
                <w:bCs/>
              </w:rPr>
              <w:br/>
              <w:t>characters</w:t>
            </w:r>
          </w:p>
        </w:tc>
      </w:tr>
    </w:tbl>
    <w:p w14:paraId="726788C5" w14:textId="77777777" w:rsidR="00F403B5" w:rsidRDefault="00F403B5" w:rsidP="00F403B5">
      <w:pPr>
        <w:rPr>
          <w:rFonts w:ascii="Times" w:eastAsia="Times" w:hAnsi="Times" w:cs="Times"/>
          <w:b/>
          <w:bCs/>
        </w:rPr>
      </w:pPr>
      <w:r>
        <w:rPr>
          <w:rFonts w:ascii="Times" w:eastAsia="Times" w:hAnsi="Times" w:cs="Times"/>
          <w:b/>
          <w:bCs/>
        </w:rPr>
        <w:t>Buttons</w:t>
      </w:r>
    </w:p>
    <w:p w14:paraId="08F6DF63" w14:textId="77777777" w:rsidR="00F403B5"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625"/>
        <w:gridCol w:w="1260"/>
        <w:gridCol w:w="2700"/>
        <w:gridCol w:w="2439"/>
        <w:gridCol w:w="1756"/>
      </w:tblGrid>
      <w:tr w:rsidR="00F403B5" w14:paraId="67C0722A" w14:textId="77777777" w:rsidTr="2AB9BC32">
        <w:tc>
          <w:tcPr>
            <w:tcW w:w="625" w:type="dxa"/>
          </w:tcPr>
          <w:p w14:paraId="01E48926"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260" w:type="dxa"/>
          </w:tcPr>
          <w:p w14:paraId="376E226A"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172B0B6A"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69618FE3"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5ED9E203"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610D0CA8" w14:textId="77777777" w:rsidTr="2AB9BC32">
        <w:tc>
          <w:tcPr>
            <w:tcW w:w="625" w:type="dxa"/>
          </w:tcPr>
          <w:p w14:paraId="5CE8B6BC" w14:textId="77777777" w:rsidR="00F403B5" w:rsidRPr="00D772FE" w:rsidRDefault="00F403B5" w:rsidP="00F403B5">
            <w:pPr>
              <w:jc w:val="center"/>
              <w:rPr>
                <w:rFonts w:ascii="Times" w:eastAsia="Times" w:hAnsi="Times" w:cs="Times"/>
              </w:rPr>
            </w:pPr>
            <w:r w:rsidRPr="2AB9BC32">
              <w:rPr>
                <w:rFonts w:ascii="Times" w:eastAsia="Times" w:hAnsi="Times" w:cs="Times"/>
              </w:rPr>
              <w:t>3</w:t>
            </w:r>
          </w:p>
        </w:tc>
        <w:tc>
          <w:tcPr>
            <w:tcW w:w="1260" w:type="dxa"/>
          </w:tcPr>
          <w:p w14:paraId="66B71F57" w14:textId="77777777" w:rsidR="00F403B5" w:rsidRPr="00D772FE" w:rsidRDefault="00F403B5" w:rsidP="00F403B5">
            <w:pPr>
              <w:rPr>
                <w:rFonts w:ascii="Times" w:eastAsia="Times" w:hAnsi="Times" w:cs="Times"/>
                <w:bCs/>
              </w:rPr>
            </w:pPr>
            <w:r w:rsidRPr="00D772FE">
              <w:rPr>
                <w:rFonts w:ascii="Times" w:eastAsia="Times" w:hAnsi="Times" w:cs="Times"/>
                <w:bCs/>
              </w:rPr>
              <w:t>Log In</w:t>
            </w:r>
          </w:p>
        </w:tc>
        <w:tc>
          <w:tcPr>
            <w:tcW w:w="2700" w:type="dxa"/>
          </w:tcPr>
          <w:p w14:paraId="1A3A2CAB" w14:textId="77777777" w:rsidR="00F403B5" w:rsidRPr="00D772FE" w:rsidRDefault="00F403B5" w:rsidP="00F403B5">
            <w:pPr>
              <w:rPr>
                <w:rFonts w:ascii="Times" w:eastAsia="Times" w:hAnsi="Times" w:cs="Times"/>
                <w:bCs/>
              </w:rPr>
            </w:pPr>
            <w:r w:rsidRPr="00D772FE">
              <w:rPr>
                <w:rFonts w:ascii="Times" w:eastAsia="Times" w:hAnsi="Times" w:cs="Times"/>
                <w:bCs/>
              </w:rPr>
              <w:t>Log In user to the system</w:t>
            </w:r>
          </w:p>
        </w:tc>
        <w:tc>
          <w:tcPr>
            <w:tcW w:w="2439" w:type="dxa"/>
          </w:tcPr>
          <w:p w14:paraId="44D04A5A" w14:textId="77777777" w:rsidR="00F403B5" w:rsidRPr="00D772FE" w:rsidRDefault="00F403B5" w:rsidP="00F403B5">
            <w:pPr>
              <w:rPr>
                <w:rFonts w:ascii="Times" w:eastAsia="Times" w:hAnsi="Times" w:cs="Times"/>
                <w:bCs/>
              </w:rPr>
            </w:pPr>
            <w:r w:rsidRPr="00D772FE">
              <w:rPr>
                <w:rFonts w:ascii="Times" w:eastAsia="Times" w:hAnsi="Times" w:cs="Times"/>
                <w:bCs/>
              </w:rPr>
              <w:t xml:space="preserve">All fields </w:t>
            </w:r>
            <w:r>
              <w:rPr>
                <w:rFonts w:ascii="Times" w:eastAsia="Times" w:hAnsi="Times" w:cs="Times"/>
                <w:bCs/>
                <w:noProof/>
              </w:rPr>
              <w:t>are</w:t>
            </w:r>
            <w:r w:rsidRPr="00D772FE">
              <w:rPr>
                <w:rFonts w:ascii="Times" w:eastAsia="Times" w:hAnsi="Times" w:cs="Times"/>
                <w:bCs/>
              </w:rPr>
              <w:t xml:space="preserve"> meet the required length range</w:t>
            </w:r>
          </w:p>
        </w:tc>
        <w:tc>
          <w:tcPr>
            <w:tcW w:w="1756" w:type="dxa"/>
          </w:tcPr>
          <w:p w14:paraId="05C13B50" w14:textId="77777777" w:rsidR="00F403B5" w:rsidRPr="00D772FE" w:rsidRDefault="00F403B5" w:rsidP="00F403B5">
            <w:pPr>
              <w:rPr>
                <w:rFonts w:ascii="Times" w:eastAsia="Times" w:hAnsi="Times" w:cs="Times"/>
                <w:bCs/>
              </w:rPr>
            </w:pPr>
            <w:r w:rsidRPr="00D772FE">
              <w:rPr>
                <w:rFonts w:ascii="Times" w:eastAsia="Times" w:hAnsi="Times" w:cs="Times"/>
                <w:bCs/>
              </w:rPr>
              <w:t>Perform login process</w:t>
            </w:r>
          </w:p>
        </w:tc>
      </w:tr>
      <w:tr w:rsidR="00F403B5" w14:paraId="020015CE" w14:textId="77777777" w:rsidTr="2AB9BC32">
        <w:tc>
          <w:tcPr>
            <w:tcW w:w="625" w:type="dxa"/>
          </w:tcPr>
          <w:p w14:paraId="4CAB6365" w14:textId="77777777" w:rsidR="00F403B5" w:rsidRPr="00D772FE" w:rsidRDefault="00F403B5" w:rsidP="00F403B5">
            <w:pPr>
              <w:jc w:val="center"/>
              <w:rPr>
                <w:rFonts w:ascii="Times" w:eastAsia="Times" w:hAnsi="Times" w:cs="Times"/>
              </w:rPr>
            </w:pPr>
            <w:r w:rsidRPr="2AB9BC32">
              <w:rPr>
                <w:rFonts w:ascii="Times" w:eastAsia="Times" w:hAnsi="Times" w:cs="Times"/>
              </w:rPr>
              <w:t>4</w:t>
            </w:r>
          </w:p>
        </w:tc>
        <w:tc>
          <w:tcPr>
            <w:tcW w:w="1260" w:type="dxa"/>
          </w:tcPr>
          <w:p w14:paraId="6610F5C7" w14:textId="77777777" w:rsidR="00F403B5" w:rsidRPr="00D772FE" w:rsidRDefault="00F403B5" w:rsidP="00F403B5">
            <w:pPr>
              <w:rPr>
                <w:rFonts w:ascii="Times" w:eastAsia="Times" w:hAnsi="Times" w:cs="Times"/>
                <w:bCs/>
              </w:rPr>
            </w:pPr>
            <w:r w:rsidRPr="00D772FE">
              <w:rPr>
                <w:rFonts w:ascii="Times" w:eastAsia="Times" w:hAnsi="Times" w:cs="Times"/>
                <w:bCs/>
              </w:rPr>
              <w:t>Sign up</w:t>
            </w:r>
          </w:p>
        </w:tc>
        <w:tc>
          <w:tcPr>
            <w:tcW w:w="2700" w:type="dxa"/>
          </w:tcPr>
          <w:p w14:paraId="33B1B633" w14:textId="77777777" w:rsidR="00F403B5" w:rsidRPr="00D772FE" w:rsidRDefault="00F403B5" w:rsidP="00F403B5">
            <w:pPr>
              <w:rPr>
                <w:rFonts w:ascii="Times" w:eastAsia="Times" w:hAnsi="Times" w:cs="Times"/>
                <w:bCs/>
              </w:rPr>
            </w:pPr>
            <w:r w:rsidRPr="00D772FE">
              <w:rPr>
                <w:rFonts w:ascii="Times" w:eastAsia="Times" w:hAnsi="Times" w:cs="Times"/>
                <w:bCs/>
              </w:rPr>
              <w:t>Transfer to sign up screen</w:t>
            </w:r>
          </w:p>
        </w:tc>
        <w:tc>
          <w:tcPr>
            <w:tcW w:w="2439" w:type="dxa"/>
          </w:tcPr>
          <w:p w14:paraId="43A79360" w14:textId="77777777" w:rsidR="00F403B5" w:rsidRPr="00D772FE" w:rsidRDefault="00F403B5" w:rsidP="00F403B5">
            <w:pPr>
              <w:rPr>
                <w:rFonts w:ascii="Times" w:eastAsia="Times" w:hAnsi="Times" w:cs="Times"/>
                <w:bCs/>
              </w:rPr>
            </w:pPr>
            <w:r w:rsidRPr="00D772FE">
              <w:rPr>
                <w:rFonts w:ascii="Times" w:eastAsia="Times" w:hAnsi="Times" w:cs="Times"/>
                <w:bCs/>
              </w:rPr>
              <w:t>N/A</w:t>
            </w:r>
          </w:p>
        </w:tc>
        <w:tc>
          <w:tcPr>
            <w:tcW w:w="1756" w:type="dxa"/>
          </w:tcPr>
          <w:p w14:paraId="0ECDA358" w14:textId="77777777" w:rsidR="00F403B5" w:rsidRPr="00D772FE" w:rsidRDefault="00F403B5" w:rsidP="00F403B5">
            <w:pPr>
              <w:rPr>
                <w:rFonts w:ascii="Times" w:eastAsia="Times" w:hAnsi="Times" w:cs="Times"/>
                <w:bCs/>
              </w:rPr>
            </w:pPr>
            <w:r w:rsidRPr="00D772FE">
              <w:rPr>
                <w:rFonts w:ascii="Times" w:eastAsia="Times" w:hAnsi="Times" w:cs="Times"/>
                <w:bCs/>
              </w:rPr>
              <w:t>Transfer to sign up screen</w:t>
            </w:r>
          </w:p>
        </w:tc>
      </w:tr>
    </w:tbl>
    <w:p w14:paraId="5851211A" w14:textId="77777777" w:rsidR="00F403B5" w:rsidRDefault="00F403B5" w:rsidP="00F403B5">
      <w:pPr>
        <w:rPr>
          <w:rFonts w:ascii="Times" w:eastAsia="Times" w:hAnsi="Times" w:cs="Times"/>
          <w:b/>
          <w:bCs/>
          <w:sz w:val="28"/>
          <w:szCs w:val="28"/>
        </w:rPr>
      </w:pPr>
    </w:p>
    <w:p w14:paraId="3B6FD52A" w14:textId="77777777" w:rsidR="00F403B5" w:rsidRDefault="00F403B5" w:rsidP="00F403B5">
      <w:pPr>
        <w:ind w:firstLine="720"/>
        <w:rPr>
          <w:rFonts w:ascii="Times" w:eastAsia="Times" w:hAnsi="Times" w:cs="Times"/>
          <w:b/>
          <w:bCs/>
          <w:sz w:val="28"/>
          <w:szCs w:val="28"/>
        </w:rPr>
      </w:pPr>
      <w:r>
        <w:rPr>
          <w:rFonts w:ascii="Times" w:eastAsia="Times" w:hAnsi="Times" w:cs="Times"/>
          <w:b/>
          <w:bCs/>
          <w:sz w:val="28"/>
          <w:szCs w:val="28"/>
        </w:rPr>
        <w:t>5.2.2. Clinic Web Interface Design</w:t>
      </w:r>
    </w:p>
    <w:p w14:paraId="4C517A42" w14:textId="77777777" w:rsidR="00F403B5" w:rsidRDefault="00F403B5" w:rsidP="00F403B5">
      <w:pPr>
        <w:ind w:firstLine="720"/>
        <w:rPr>
          <w:rFonts w:ascii="Times" w:eastAsia="Times" w:hAnsi="Times" w:cs="Times"/>
          <w:b/>
          <w:bCs/>
          <w:sz w:val="28"/>
          <w:szCs w:val="28"/>
        </w:rPr>
      </w:pPr>
    </w:p>
    <w:p w14:paraId="6CCC132F" w14:textId="77777777" w:rsidR="00F403B5" w:rsidRDefault="00F403B5" w:rsidP="00F403B5">
      <w:pPr>
        <w:ind w:left="720" w:firstLine="720"/>
        <w:rPr>
          <w:rFonts w:ascii="Times" w:eastAsia="Times" w:hAnsi="Times" w:cs="Times"/>
          <w:b/>
          <w:bCs/>
          <w:sz w:val="28"/>
          <w:szCs w:val="28"/>
        </w:rPr>
      </w:pPr>
      <w:r>
        <w:rPr>
          <w:rFonts w:ascii="Times" w:eastAsia="Times" w:hAnsi="Times" w:cs="Times"/>
          <w:b/>
          <w:noProof/>
          <w:sz w:val="28"/>
          <w:szCs w:val="28"/>
        </w:rPr>
        <w:drawing>
          <wp:anchor distT="0" distB="0" distL="114300" distR="114300" simplePos="0" relativeHeight="251658249" behindDoc="0" locked="0" layoutInCell="1" allowOverlap="1" wp14:anchorId="718DC62B" wp14:editId="66F85734">
            <wp:simplePos x="0" y="0"/>
            <wp:positionH relativeFrom="margin">
              <wp:align>right</wp:align>
            </wp:positionH>
            <wp:positionV relativeFrom="paragraph">
              <wp:posOffset>314325</wp:posOffset>
            </wp:positionV>
            <wp:extent cx="5581650" cy="2878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nic_view appointment list.png"/>
                    <pic:cNvPicPr/>
                  </pic:nvPicPr>
                  <pic:blipFill>
                    <a:blip r:embed="rId71">
                      <a:extLst>
                        <a:ext uri="{28A0092B-C50C-407E-A947-70E740481C1C}">
                          <a14:useLocalDpi xmlns:a14="http://schemas.microsoft.com/office/drawing/2010/main" val="0"/>
                        </a:ext>
                      </a:extLst>
                    </a:blip>
                    <a:stretch>
                      <a:fillRect/>
                    </a:stretch>
                  </pic:blipFill>
                  <pic:spPr>
                    <a:xfrm>
                      <a:off x="0" y="0"/>
                      <a:ext cx="5581650" cy="2878455"/>
                    </a:xfrm>
                    <a:prstGeom prst="rect">
                      <a:avLst/>
                    </a:prstGeom>
                  </pic:spPr>
                </pic:pic>
              </a:graphicData>
            </a:graphic>
          </wp:anchor>
        </w:drawing>
      </w:r>
      <w:r>
        <w:rPr>
          <w:rFonts w:ascii="Times" w:eastAsia="Times" w:hAnsi="Times" w:cs="Times"/>
          <w:b/>
          <w:bCs/>
          <w:sz w:val="28"/>
          <w:szCs w:val="28"/>
        </w:rPr>
        <w:t>5.2.2.1 View Appointment List</w:t>
      </w:r>
    </w:p>
    <w:p w14:paraId="6C08F0C7" w14:textId="77777777" w:rsidR="00F403B5" w:rsidRDefault="00F403B5" w:rsidP="00F403B5">
      <w:pPr>
        <w:ind w:left="720" w:firstLine="720"/>
        <w:rPr>
          <w:rFonts w:ascii="Times" w:eastAsia="Times" w:hAnsi="Times" w:cs="Times"/>
          <w:b/>
          <w:bCs/>
          <w:sz w:val="28"/>
          <w:szCs w:val="28"/>
        </w:rPr>
      </w:pPr>
    </w:p>
    <w:p w14:paraId="2E09E221" w14:textId="77777777" w:rsidR="00F403B5" w:rsidRPr="009D72BB" w:rsidRDefault="00F403B5" w:rsidP="00F403B5">
      <w:pPr>
        <w:ind w:firstLine="720"/>
        <w:rPr>
          <w:rFonts w:ascii="Times" w:eastAsia="Times" w:hAnsi="Times" w:cs="Times"/>
          <w:b/>
          <w:bCs/>
          <w:sz w:val="28"/>
          <w:szCs w:val="28"/>
        </w:rPr>
      </w:pPr>
    </w:p>
    <w:p w14:paraId="4C34CBC0" w14:textId="77777777" w:rsidR="00F403B5" w:rsidRDefault="00F403B5" w:rsidP="00F403B5">
      <w:pPr>
        <w:rPr>
          <w:rFonts w:ascii="Times" w:eastAsia="Times" w:hAnsi="Times" w:cs="Times"/>
          <w:b/>
          <w:bCs/>
        </w:rPr>
      </w:pPr>
      <w:r w:rsidRPr="00781168">
        <w:rPr>
          <w:rFonts w:ascii="Times" w:eastAsia="Times" w:hAnsi="Times" w:cs="Times"/>
          <w:b/>
          <w:bCs/>
        </w:rPr>
        <w:t>Fields</w:t>
      </w:r>
    </w:p>
    <w:p w14:paraId="207974B2" w14:textId="77777777" w:rsidR="00F403B5"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501"/>
        <w:gridCol w:w="1355"/>
        <w:gridCol w:w="2053"/>
        <w:gridCol w:w="779"/>
        <w:gridCol w:w="1280"/>
        <w:gridCol w:w="950"/>
        <w:gridCol w:w="754"/>
        <w:gridCol w:w="1108"/>
      </w:tblGrid>
      <w:tr w:rsidR="00F403B5" w14:paraId="0C90CCCE" w14:textId="77777777" w:rsidTr="2AB9BC32">
        <w:tc>
          <w:tcPr>
            <w:tcW w:w="503" w:type="dxa"/>
          </w:tcPr>
          <w:p w14:paraId="6E7E9260"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358" w:type="dxa"/>
          </w:tcPr>
          <w:p w14:paraId="08C2522F" w14:textId="77777777" w:rsidR="00F403B5" w:rsidRDefault="00F403B5" w:rsidP="00F403B5">
            <w:pPr>
              <w:jc w:val="center"/>
              <w:rPr>
                <w:rFonts w:ascii="Times" w:eastAsia="Times" w:hAnsi="Times" w:cs="Times"/>
                <w:b/>
                <w:bCs/>
              </w:rPr>
            </w:pPr>
            <w:r w:rsidRPr="00781168">
              <w:rPr>
                <w:rFonts w:ascii="Times" w:eastAsia="Times" w:hAnsi="Times" w:cs="Times"/>
                <w:b/>
                <w:bCs/>
              </w:rPr>
              <w:t>Field</w:t>
            </w:r>
            <w:r>
              <w:rPr>
                <w:rFonts w:ascii="Times" w:eastAsia="Times" w:hAnsi="Times" w:cs="Times"/>
                <w:b/>
                <w:bCs/>
              </w:rPr>
              <w:t xml:space="preserve"> </w:t>
            </w:r>
            <w:r w:rsidRPr="00781168">
              <w:rPr>
                <w:rFonts w:ascii="Times" w:eastAsia="Times" w:hAnsi="Times" w:cs="Times"/>
                <w:b/>
                <w:bCs/>
              </w:rPr>
              <w:t>Name</w:t>
            </w:r>
          </w:p>
        </w:tc>
        <w:tc>
          <w:tcPr>
            <w:tcW w:w="2184" w:type="dxa"/>
          </w:tcPr>
          <w:p w14:paraId="21D7785E" w14:textId="77777777" w:rsidR="00F403B5" w:rsidRDefault="00F403B5" w:rsidP="00F403B5">
            <w:pPr>
              <w:jc w:val="center"/>
              <w:rPr>
                <w:rFonts w:ascii="Times" w:eastAsia="Times" w:hAnsi="Times" w:cs="Times"/>
                <w:b/>
                <w:bCs/>
              </w:rPr>
            </w:pPr>
            <w:r w:rsidRPr="00781168">
              <w:rPr>
                <w:rFonts w:ascii="Times" w:eastAsia="Times" w:hAnsi="Times" w:cs="Times"/>
                <w:b/>
                <w:bCs/>
              </w:rPr>
              <w:t>Description</w:t>
            </w:r>
          </w:p>
        </w:tc>
        <w:tc>
          <w:tcPr>
            <w:tcW w:w="643" w:type="dxa"/>
          </w:tcPr>
          <w:p w14:paraId="623176D4" w14:textId="77777777" w:rsidR="00F403B5" w:rsidRDefault="00F403B5" w:rsidP="00F403B5">
            <w:pPr>
              <w:jc w:val="center"/>
              <w:rPr>
                <w:rFonts w:ascii="Times" w:eastAsia="Times" w:hAnsi="Times" w:cs="Times"/>
                <w:b/>
                <w:bCs/>
              </w:rPr>
            </w:pPr>
            <w:r w:rsidRPr="00781168">
              <w:rPr>
                <w:rFonts w:ascii="Times" w:eastAsia="Times" w:hAnsi="Times" w:cs="Times"/>
                <w:b/>
                <w:bCs/>
              </w:rPr>
              <w:t>Read</w:t>
            </w:r>
            <w:r>
              <w:rPr>
                <w:rFonts w:ascii="Times" w:eastAsia="Times" w:hAnsi="Times" w:cs="Times"/>
                <w:b/>
                <w:bCs/>
                <w:noProof/>
              </w:rPr>
              <w:t>-</w:t>
            </w:r>
            <w:r w:rsidRPr="00781168">
              <w:rPr>
                <w:rFonts w:ascii="Times" w:eastAsia="Times" w:hAnsi="Times" w:cs="Times"/>
                <w:b/>
                <w:bCs/>
              </w:rPr>
              <w:t>only</w:t>
            </w:r>
          </w:p>
        </w:tc>
        <w:tc>
          <w:tcPr>
            <w:tcW w:w="1280" w:type="dxa"/>
          </w:tcPr>
          <w:p w14:paraId="1EA88433" w14:textId="77777777" w:rsidR="00F403B5" w:rsidRDefault="00F403B5" w:rsidP="00F403B5">
            <w:pPr>
              <w:jc w:val="center"/>
              <w:rPr>
                <w:rFonts w:ascii="Times" w:eastAsia="Times" w:hAnsi="Times" w:cs="Times"/>
                <w:b/>
                <w:bCs/>
              </w:rPr>
            </w:pPr>
            <w:r w:rsidRPr="00781168">
              <w:rPr>
                <w:rFonts w:ascii="Times" w:eastAsia="Times" w:hAnsi="Times" w:cs="Times"/>
                <w:b/>
                <w:bCs/>
              </w:rPr>
              <w:t>Mandatory</w:t>
            </w:r>
          </w:p>
        </w:tc>
        <w:tc>
          <w:tcPr>
            <w:tcW w:w="950" w:type="dxa"/>
          </w:tcPr>
          <w:p w14:paraId="41E4628F" w14:textId="77777777" w:rsidR="00F403B5" w:rsidRDefault="00F403B5" w:rsidP="00F403B5">
            <w:pPr>
              <w:jc w:val="center"/>
              <w:rPr>
                <w:rFonts w:ascii="Times" w:eastAsia="Times" w:hAnsi="Times" w:cs="Times"/>
                <w:b/>
                <w:bCs/>
              </w:rPr>
            </w:pPr>
            <w:r w:rsidRPr="00781168">
              <w:rPr>
                <w:rFonts w:ascii="Times" w:eastAsia="Times" w:hAnsi="Times" w:cs="Times"/>
                <w:b/>
                <w:bCs/>
              </w:rPr>
              <w:t>Control</w:t>
            </w:r>
            <w:r>
              <w:rPr>
                <w:rFonts w:ascii="Times" w:eastAsia="Times" w:hAnsi="Times" w:cs="Times"/>
                <w:b/>
                <w:bCs/>
              </w:rPr>
              <w:t xml:space="preserve"> </w:t>
            </w:r>
            <w:r w:rsidRPr="00781168">
              <w:rPr>
                <w:rFonts w:ascii="Times" w:eastAsia="Times" w:hAnsi="Times" w:cs="Times"/>
                <w:b/>
                <w:bCs/>
              </w:rPr>
              <w:t>Type</w:t>
            </w:r>
          </w:p>
        </w:tc>
        <w:tc>
          <w:tcPr>
            <w:tcW w:w="754" w:type="dxa"/>
          </w:tcPr>
          <w:p w14:paraId="71A5CD1B" w14:textId="77777777" w:rsidR="00F403B5" w:rsidRDefault="00F403B5" w:rsidP="00F403B5">
            <w:pPr>
              <w:jc w:val="center"/>
              <w:rPr>
                <w:rFonts w:ascii="Times" w:eastAsia="Times" w:hAnsi="Times" w:cs="Times"/>
                <w:b/>
                <w:bCs/>
              </w:rPr>
            </w:pPr>
            <w:r w:rsidRPr="00781168">
              <w:rPr>
                <w:rFonts w:ascii="Times" w:eastAsia="Times" w:hAnsi="Times" w:cs="Times"/>
                <w:b/>
                <w:bCs/>
              </w:rPr>
              <w:t>Data Type</w:t>
            </w:r>
          </w:p>
        </w:tc>
        <w:tc>
          <w:tcPr>
            <w:tcW w:w="1108" w:type="dxa"/>
          </w:tcPr>
          <w:p w14:paraId="00BA77C1" w14:textId="77777777" w:rsidR="00F403B5" w:rsidRDefault="00F403B5" w:rsidP="00F403B5">
            <w:pPr>
              <w:jc w:val="center"/>
              <w:rPr>
                <w:rFonts w:ascii="Times" w:eastAsia="Times" w:hAnsi="Times" w:cs="Times"/>
                <w:b/>
                <w:bCs/>
              </w:rPr>
            </w:pPr>
            <w:r w:rsidRPr="00781168">
              <w:rPr>
                <w:rFonts w:ascii="Times" w:eastAsia="Times" w:hAnsi="Times" w:cs="Times"/>
                <w:b/>
                <w:bCs/>
              </w:rPr>
              <w:t>Length</w:t>
            </w:r>
          </w:p>
        </w:tc>
      </w:tr>
      <w:tr w:rsidR="00F403B5" w14:paraId="55C47BF8" w14:textId="77777777" w:rsidTr="2AB9BC32">
        <w:tc>
          <w:tcPr>
            <w:tcW w:w="503" w:type="dxa"/>
          </w:tcPr>
          <w:p w14:paraId="2A0DBC53" w14:textId="77777777" w:rsidR="00F403B5" w:rsidRPr="00781168" w:rsidRDefault="00F403B5" w:rsidP="00F403B5">
            <w:pPr>
              <w:jc w:val="center"/>
              <w:rPr>
                <w:rFonts w:ascii="Times" w:eastAsia="Times" w:hAnsi="Times" w:cs="Times"/>
              </w:rPr>
            </w:pPr>
            <w:r w:rsidRPr="2AB9BC32">
              <w:rPr>
                <w:rFonts w:ascii="Times" w:eastAsia="Times" w:hAnsi="Times" w:cs="Times"/>
              </w:rPr>
              <w:t>1</w:t>
            </w:r>
          </w:p>
        </w:tc>
        <w:tc>
          <w:tcPr>
            <w:tcW w:w="1358" w:type="dxa"/>
          </w:tcPr>
          <w:p w14:paraId="6BFE980D" w14:textId="77777777" w:rsidR="00F403B5" w:rsidRPr="00781168" w:rsidRDefault="00F403B5" w:rsidP="00F403B5">
            <w:pPr>
              <w:rPr>
                <w:rFonts w:ascii="Times" w:eastAsia="Times" w:hAnsi="Times" w:cs="Times"/>
                <w:bCs/>
              </w:rPr>
            </w:pPr>
            <w:proofErr w:type="spellStart"/>
            <w:r>
              <w:rPr>
                <w:rFonts w:ascii="Times" w:eastAsia="Times" w:hAnsi="Times" w:cs="Times"/>
                <w:bCs/>
              </w:rPr>
              <w:t>SearchValue</w:t>
            </w:r>
            <w:proofErr w:type="spellEnd"/>
          </w:p>
        </w:tc>
        <w:tc>
          <w:tcPr>
            <w:tcW w:w="2184" w:type="dxa"/>
          </w:tcPr>
          <w:p w14:paraId="211C0F64" w14:textId="77777777" w:rsidR="00F403B5" w:rsidRPr="00781168" w:rsidRDefault="00F403B5" w:rsidP="00F403B5">
            <w:pPr>
              <w:rPr>
                <w:rFonts w:ascii="Times" w:eastAsia="Times" w:hAnsi="Times" w:cs="Times"/>
                <w:bCs/>
              </w:rPr>
            </w:pPr>
            <w:r>
              <w:rPr>
                <w:rFonts w:ascii="Times" w:eastAsia="Times" w:hAnsi="Times" w:cs="Times"/>
                <w:bCs/>
              </w:rPr>
              <w:t>Fill in patient name to filter patient list</w:t>
            </w:r>
          </w:p>
        </w:tc>
        <w:tc>
          <w:tcPr>
            <w:tcW w:w="643" w:type="dxa"/>
          </w:tcPr>
          <w:p w14:paraId="4C873755" w14:textId="77777777" w:rsidR="00F403B5" w:rsidRPr="00781168" w:rsidRDefault="00F403B5" w:rsidP="00F403B5">
            <w:pPr>
              <w:rPr>
                <w:rFonts w:ascii="Times" w:eastAsia="Times" w:hAnsi="Times" w:cs="Times"/>
                <w:bCs/>
              </w:rPr>
            </w:pPr>
            <w:r>
              <w:rPr>
                <w:rFonts w:ascii="Times" w:eastAsia="Times" w:hAnsi="Times" w:cs="Times"/>
                <w:bCs/>
              </w:rPr>
              <w:t>No</w:t>
            </w:r>
          </w:p>
        </w:tc>
        <w:tc>
          <w:tcPr>
            <w:tcW w:w="1280" w:type="dxa"/>
          </w:tcPr>
          <w:p w14:paraId="7A62A712" w14:textId="77777777" w:rsidR="00F403B5" w:rsidRPr="00781168" w:rsidRDefault="00F403B5" w:rsidP="00F403B5">
            <w:pPr>
              <w:rPr>
                <w:rFonts w:ascii="Times" w:eastAsia="Times" w:hAnsi="Times" w:cs="Times"/>
                <w:bCs/>
              </w:rPr>
            </w:pPr>
            <w:r>
              <w:rPr>
                <w:rFonts w:ascii="Times" w:eastAsia="Times" w:hAnsi="Times" w:cs="Times"/>
                <w:bCs/>
              </w:rPr>
              <w:t>No</w:t>
            </w:r>
          </w:p>
        </w:tc>
        <w:tc>
          <w:tcPr>
            <w:tcW w:w="950" w:type="dxa"/>
          </w:tcPr>
          <w:p w14:paraId="35B04CA9" w14:textId="77777777" w:rsidR="00F403B5" w:rsidRPr="00781168" w:rsidRDefault="00F403B5" w:rsidP="00F403B5">
            <w:pPr>
              <w:rPr>
                <w:rFonts w:ascii="Times" w:eastAsia="Times" w:hAnsi="Times" w:cs="Times"/>
                <w:bCs/>
              </w:rPr>
            </w:pPr>
            <w:r>
              <w:rPr>
                <w:rFonts w:ascii="Times" w:eastAsia="Times" w:hAnsi="Times" w:cs="Times"/>
                <w:bCs/>
              </w:rPr>
              <w:t>Text</w:t>
            </w:r>
          </w:p>
        </w:tc>
        <w:tc>
          <w:tcPr>
            <w:tcW w:w="754" w:type="dxa"/>
          </w:tcPr>
          <w:p w14:paraId="4779B142" w14:textId="77777777" w:rsidR="00F403B5" w:rsidRPr="00781168" w:rsidRDefault="00F403B5" w:rsidP="00F403B5">
            <w:pPr>
              <w:rPr>
                <w:rFonts w:ascii="Times" w:eastAsia="Times" w:hAnsi="Times" w:cs="Times"/>
                <w:bCs/>
              </w:rPr>
            </w:pPr>
            <w:r>
              <w:rPr>
                <w:rFonts w:ascii="Times" w:eastAsia="Times" w:hAnsi="Times" w:cs="Times"/>
                <w:bCs/>
              </w:rPr>
              <w:t>String</w:t>
            </w:r>
          </w:p>
        </w:tc>
        <w:tc>
          <w:tcPr>
            <w:tcW w:w="1108" w:type="dxa"/>
          </w:tcPr>
          <w:p w14:paraId="2291FDDB" w14:textId="77777777" w:rsidR="00F403B5" w:rsidRPr="00781168" w:rsidRDefault="00F403B5" w:rsidP="00F403B5">
            <w:pPr>
              <w:rPr>
                <w:rFonts w:ascii="Times" w:eastAsia="Times" w:hAnsi="Times" w:cs="Times"/>
                <w:bCs/>
              </w:rPr>
            </w:pPr>
            <w:r>
              <w:rPr>
                <w:rFonts w:ascii="Times" w:eastAsia="Times" w:hAnsi="Times" w:cs="Times"/>
                <w:bCs/>
              </w:rPr>
              <w:t>0 – 30</w:t>
            </w:r>
            <w:r>
              <w:rPr>
                <w:rFonts w:ascii="Times" w:eastAsia="Times" w:hAnsi="Times" w:cs="Times"/>
                <w:bCs/>
              </w:rPr>
              <w:br/>
              <w:t>characters</w:t>
            </w:r>
          </w:p>
        </w:tc>
      </w:tr>
    </w:tbl>
    <w:p w14:paraId="6DD4C8E2" w14:textId="77777777" w:rsidR="00F403B5" w:rsidRDefault="00F403B5" w:rsidP="00F403B5">
      <w:pPr>
        <w:rPr>
          <w:rFonts w:ascii="Times" w:eastAsia="Times" w:hAnsi="Times" w:cs="Times"/>
          <w:b/>
          <w:bCs/>
        </w:rPr>
      </w:pPr>
    </w:p>
    <w:p w14:paraId="172B869B" w14:textId="77777777" w:rsidR="00F403B5" w:rsidRDefault="00F403B5" w:rsidP="00F403B5">
      <w:pPr>
        <w:rPr>
          <w:rFonts w:ascii="Times" w:eastAsia="Times" w:hAnsi="Times" w:cs="Times"/>
          <w:b/>
          <w:bCs/>
        </w:rPr>
      </w:pPr>
      <w:r>
        <w:rPr>
          <w:rFonts w:ascii="Times" w:eastAsia="Times" w:hAnsi="Times" w:cs="Times"/>
          <w:b/>
          <w:bCs/>
        </w:rPr>
        <w:t>Buttons</w:t>
      </w:r>
    </w:p>
    <w:p w14:paraId="7BD7AF90" w14:textId="77777777" w:rsidR="00F403B5"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558"/>
        <w:gridCol w:w="2587"/>
        <w:gridCol w:w="2162"/>
        <w:gridCol w:w="1851"/>
        <w:gridCol w:w="1622"/>
      </w:tblGrid>
      <w:tr w:rsidR="00F403B5" w14:paraId="088C4643" w14:textId="77777777" w:rsidTr="2AB9BC32">
        <w:tc>
          <w:tcPr>
            <w:tcW w:w="625" w:type="dxa"/>
          </w:tcPr>
          <w:p w14:paraId="1C771D8D"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260" w:type="dxa"/>
          </w:tcPr>
          <w:p w14:paraId="20B575FA"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00" w:type="dxa"/>
          </w:tcPr>
          <w:p w14:paraId="6C7BC3CC"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439" w:type="dxa"/>
          </w:tcPr>
          <w:p w14:paraId="631349FD"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756" w:type="dxa"/>
          </w:tcPr>
          <w:p w14:paraId="760A69DD"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6E4BF52A" w14:textId="77777777" w:rsidTr="2AB9BC32">
        <w:tc>
          <w:tcPr>
            <w:tcW w:w="625" w:type="dxa"/>
          </w:tcPr>
          <w:p w14:paraId="08703F4D" w14:textId="77777777" w:rsidR="00F403B5" w:rsidRPr="00D772FE" w:rsidRDefault="00F403B5" w:rsidP="00F403B5">
            <w:pPr>
              <w:jc w:val="center"/>
              <w:rPr>
                <w:rFonts w:ascii="Times" w:eastAsia="Times" w:hAnsi="Times" w:cs="Times"/>
              </w:rPr>
            </w:pPr>
            <w:r w:rsidRPr="2AB9BC32">
              <w:rPr>
                <w:rFonts w:ascii="Times" w:eastAsia="Times" w:hAnsi="Times" w:cs="Times"/>
              </w:rPr>
              <w:t>2</w:t>
            </w:r>
          </w:p>
        </w:tc>
        <w:tc>
          <w:tcPr>
            <w:tcW w:w="1260" w:type="dxa"/>
          </w:tcPr>
          <w:p w14:paraId="553920F9" w14:textId="77777777" w:rsidR="00F403B5" w:rsidRPr="00D772FE" w:rsidRDefault="00F403B5" w:rsidP="00F403B5">
            <w:pPr>
              <w:rPr>
                <w:rFonts w:ascii="Times" w:eastAsia="Times" w:hAnsi="Times" w:cs="Times"/>
                <w:bCs/>
              </w:rPr>
            </w:pPr>
            <w:proofErr w:type="spellStart"/>
            <w:r>
              <w:rPr>
                <w:rFonts w:ascii="Times" w:eastAsia="Times" w:hAnsi="Times" w:cs="Times"/>
                <w:bCs/>
              </w:rPr>
              <w:t>ChooseDate</w:t>
            </w:r>
            <w:proofErr w:type="spellEnd"/>
          </w:p>
        </w:tc>
        <w:tc>
          <w:tcPr>
            <w:tcW w:w="2700" w:type="dxa"/>
          </w:tcPr>
          <w:p w14:paraId="0BB2CC8C" w14:textId="77777777" w:rsidR="00F403B5" w:rsidRPr="00D772FE" w:rsidRDefault="00F403B5" w:rsidP="00F403B5">
            <w:pPr>
              <w:rPr>
                <w:rFonts w:ascii="Times" w:eastAsia="Times" w:hAnsi="Times" w:cs="Times"/>
                <w:bCs/>
              </w:rPr>
            </w:pPr>
            <w:r>
              <w:rPr>
                <w:rFonts w:ascii="Times" w:eastAsia="Times" w:hAnsi="Times" w:cs="Times"/>
                <w:bCs/>
              </w:rPr>
              <w:t>Choose the day to display appointments</w:t>
            </w:r>
          </w:p>
        </w:tc>
        <w:tc>
          <w:tcPr>
            <w:tcW w:w="2439" w:type="dxa"/>
          </w:tcPr>
          <w:p w14:paraId="655DD366" w14:textId="77777777" w:rsidR="00F403B5" w:rsidRPr="00D772FE" w:rsidRDefault="00F403B5" w:rsidP="00F403B5">
            <w:pPr>
              <w:rPr>
                <w:rFonts w:ascii="Times" w:eastAsia="Times" w:hAnsi="Times" w:cs="Times"/>
                <w:bCs/>
              </w:rPr>
            </w:pPr>
            <w:r>
              <w:rPr>
                <w:rFonts w:ascii="Times" w:eastAsia="Times" w:hAnsi="Times" w:cs="Times"/>
                <w:bCs/>
              </w:rPr>
              <w:t>The picked day is from  01-01-2018 to current day</w:t>
            </w:r>
          </w:p>
        </w:tc>
        <w:tc>
          <w:tcPr>
            <w:tcW w:w="1756" w:type="dxa"/>
          </w:tcPr>
          <w:p w14:paraId="5B83E744" w14:textId="77777777" w:rsidR="00F403B5" w:rsidRPr="00D772FE" w:rsidRDefault="00F403B5" w:rsidP="00F403B5">
            <w:pPr>
              <w:rPr>
                <w:rFonts w:ascii="Times" w:eastAsia="Times" w:hAnsi="Times" w:cs="Times"/>
                <w:bCs/>
              </w:rPr>
            </w:pPr>
            <w:r>
              <w:rPr>
                <w:rFonts w:ascii="Times" w:eastAsia="Times" w:hAnsi="Times" w:cs="Times"/>
                <w:bCs/>
              </w:rPr>
              <w:t xml:space="preserve">The list </w:t>
            </w:r>
            <w:r w:rsidRPr="00894534">
              <w:rPr>
                <w:rFonts w:ascii="Times" w:eastAsia="Times" w:hAnsi="Times" w:cs="Times"/>
                <w:bCs/>
                <w:noProof/>
              </w:rPr>
              <w:t>i</w:t>
            </w:r>
            <w:r>
              <w:rPr>
                <w:rFonts w:ascii="Times" w:eastAsia="Times" w:hAnsi="Times" w:cs="Times"/>
                <w:bCs/>
                <w:noProof/>
              </w:rPr>
              <w:t>s</w:t>
            </w:r>
            <w:r>
              <w:rPr>
                <w:rFonts w:ascii="Times" w:eastAsia="Times" w:hAnsi="Times" w:cs="Times"/>
                <w:bCs/>
              </w:rPr>
              <w:t xml:space="preserve"> refreshed with appointments </w:t>
            </w:r>
            <w:r>
              <w:rPr>
                <w:rFonts w:ascii="Times" w:eastAsia="Times" w:hAnsi="Times" w:cs="Times"/>
                <w:bCs/>
              </w:rPr>
              <w:lastRenderedPageBreak/>
              <w:t>in a picked day</w:t>
            </w:r>
          </w:p>
        </w:tc>
      </w:tr>
      <w:tr w:rsidR="00F403B5" w14:paraId="207B599F" w14:textId="77777777" w:rsidTr="2AB9BC32">
        <w:tc>
          <w:tcPr>
            <w:tcW w:w="625" w:type="dxa"/>
          </w:tcPr>
          <w:p w14:paraId="730947D0" w14:textId="77777777" w:rsidR="00F403B5" w:rsidRPr="00D772FE" w:rsidRDefault="00F403B5" w:rsidP="00F403B5">
            <w:pPr>
              <w:jc w:val="center"/>
              <w:rPr>
                <w:rFonts w:ascii="Times" w:eastAsia="Times" w:hAnsi="Times" w:cs="Times"/>
              </w:rPr>
            </w:pPr>
            <w:r w:rsidRPr="2AB9BC32">
              <w:rPr>
                <w:rFonts w:ascii="Times" w:eastAsia="Times" w:hAnsi="Times" w:cs="Times"/>
              </w:rPr>
              <w:lastRenderedPageBreak/>
              <w:t>3</w:t>
            </w:r>
          </w:p>
        </w:tc>
        <w:tc>
          <w:tcPr>
            <w:tcW w:w="1260" w:type="dxa"/>
          </w:tcPr>
          <w:p w14:paraId="4614E4A2" w14:textId="77777777" w:rsidR="00F403B5" w:rsidRPr="00D772FE" w:rsidRDefault="00F403B5" w:rsidP="00F403B5">
            <w:pPr>
              <w:rPr>
                <w:rFonts w:ascii="Times" w:eastAsia="Times" w:hAnsi="Times" w:cs="Times"/>
                <w:bCs/>
              </w:rPr>
            </w:pPr>
            <w:r>
              <w:rPr>
                <w:rFonts w:ascii="Times" w:eastAsia="Times" w:hAnsi="Times" w:cs="Times"/>
                <w:bCs/>
              </w:rPr>
              <w:t>Refresh</w:t>
            </w:r>
          </w:p>
        </w:tc>
        <w:tc>
          <w:tcPr>
            <w:tcW w:w="2700" w:type="dxa"/>
          </w:tcPr>
          <w:p w14:paraId="2A93EE40" w14:textId="77777777" w:rsidR="00F403B5" w:rsidRPr="00D772FE" w:rsidRDefault="00F403B5" w:rsidP="00F403B5">
            <w:pPr>
              <w:rPr>
                <w:rFonts w:ascii="Times" w:eastAsia="Times" w:hAnsi="Times" w:cs="Times"/>
                <w:bCs/>
              </w:rPr>
            </w:pPr>
            <w:r>
              <w:rPr>
                <w:rFonts w:ascii="Times" w:eastAsia="Times" w:hAnsi="Times" w:cs="Times"/>
                <w:bCs/>
              </w:rPr>
              <w:t>Refresh the current appointment list to see new data</w:t>
            </w:r>
          </w:p>
        </w:tc>
        <w:tc>
          <w:tcPr>
            <w:tcW w:w="2439" w:type="dxa"/>
          </w:tcPr>
          <w:p w14:paraId="0827C719" w14:textId="77777777" w:rsidR="00F403B5" w:rsidRPr="00D772FE" w:rsidRDefault="00F403B5" w:rsidP="00F403B5">
            <w:pPr>
              <w:rPr>
                <w:rFonts w:ascii="Times" w:eastAsia="Times" w:hAnsi="Times" w:cs="Times"/>
                <w:bCs/>
              </w:rPr>
            </w:pPr>
            <w:r w:rsidRPr="00D772FE">
              <w:rPr>
                <w:rFonts w:ascii="Times" w:eastAsia="Times" w:hAnsi="Times" w:cs="Times"/>
                <w:bCs/>
              </w:rPr>
              <w:t>N/A</w:t>
            </w:r>
          </w:p>
        </w:tc>
        <w:tc>
          <w:tcPr>
            <w:tcW w:w="1756" w:type="dxa"/>
          </w:tcPr>
          <w:p w14:paraId="790DC63F" w14:textId="77777777" w:rsidR="00F403B5" w:rsidRPr="00D772FE" w:rsidRDefault="00F403B5" w:rsidP="00F403B5">
            <w:pPr>
              <w:rPr>
                <w:rFonts w:ascii="Times" w:eastAsia="Times" w:hAnsi="Times" w:cs="Times"/>
                <w:bCs/>
              </w:rPr>
            </w:pPr>
            <w:r>
              <w:rPr>
                <w:rFonts w:ascii="Times" w:eastAsia="Times" w:hAnsi="Times" w:cs="Times"/>
                <w:bCs/>
              </w:rPr>
              <w:t>The appointment list is refreshed</w:t>
            </w:r>
          </w:p>
        </w:tc>
      </w:tr>
      <w:tr w:rsidR="00F403B5" w14:paraId="47F6BC08" w14:textId="77777777" w:rsidTr="2AB9BC32">
        <w:tc>
          <w:tcPr>
            <w:tcW w:w="625" w:type="dxa"/>
          </w:tcPr>
          <w:p w14:paraId="3729F09E" w14:textId="77777777" w:rsidR="00F403B5" w:rsidRDefault="00F403B5" w:rsidP="00F403B5">
            <w:pPr>
              <w:jc w:val="center"/>
              <w:rPr>
                <w:rFonts w:ascii="Times" w:eastAsia="Times" w:hAnsi="Times" w:cs="Times"/>
              </w:rPr>
            </w:pPr>
            <w:r w:rsidRPr="2AB9BC32">
              <w:rPr>
                <w:rFonts w:ascii="Times" w:eastAsia="Times" w:hAnsi="Times" w:cs="Times"/>
              </w:rPr>
              <w:t>4</w:t>
            </w:r>
          </w:p>
        </w:tc>
        <w:tc>
          <w:tcPr>
            <w:tcW w:w="1260" w:type="dxa"/>
          </w:tcPr>
          <w:p w14:paraId="5F00BEA7" w14:textId="77777777" w:rsidR="00F403B5" w:rsidRPr="00D772FE" w:rsidRDefault="00F403B5" w:rsidP="00F403B5">
            <w:pPr>
              <w:rPr>
                <w:rFonts w:ascii="Times" w:eastAsia="Times" w:hAnsi="Times" w:cs="Times"/>
                <w:bCs/>
              </w:rPr>
            </w:pPr>
            <w:proofErr w:type="spellStart"/>
            <w:r>
              <w:rPr>
                <w:rFonts w:ascii="Times" w:eastAsia="Times" w:hAnsi="Times" w:cs="Times"/>
                <w:bCs/>
              </w:rPr>
              <w:t>ChangeAppointmentStatus</w:t>
            </w:r>
            <w:proofErr w:type="spellEnd"/>
          </w:p>
        </w:tc>
        <w:tc>
          <w:tcPr>
            <w:tcW w:w="2700" w:type="dxa"/>
          </w:tcPr>
          <w:p w14:paraId="3A9F0408" w14:textId="77777777" w:rsidR="00F403B5" w:rsidRPr="00D772FE" w:rsidRDefault="00F403B5" w:rsidP="00F403B5">
            <w:pPr>
              <w:rPr>
                <w:rFonts w:ascii="Times" w:eastAsia="Times" w:hAnsi="Times" w:cs="Times"/>
                <w:bCs/>
              </w:rPr>
            </w:pPr>
            <w:r>
              <w:rPr>
                <w:rFonts w:ascii="Times" w:eastAsia="Times" w:hAnsi="Times" w:cs="Times"/>
                <w:bCs/>
              </w:rPr>
              <w:t xml:space="preserve">Check/uncheck the appointment status to determine the patient has </w:t>
            </w:r>
            <w:r w:rsidRPr="006169E2">
              <w:rPr>
                <w:rFonts w:ascii="Times" w:eastAsia="Times" w:hAnsi="Times" w:cs="Times"/>
                <w:bCs/>
              </w:rPr>
              <w:t xml:space="preserve">attended </w:t>
            </w:r>
            <w:r>
              <w:rPr>
                <w:rFonts w:ascii="Times" w:eastAsia="Times" w:hAnsi="Times" w:cs="Times"/>
                <w:bCs/>
              </w:rPr>
              <w:t>or not</w:t>
            </w:r>
          </w:p>
        </w:tc>
        <w:tc>
          <w:tcPr>
            <w:tcW w:w="2439" w:type="dxa"/>
          </w:tcPr>
          <w:p w14:paraId="016A67F3" w14:textId="77777777" w:rsidR="00F403B5" w:rsidRPr="00D772FE" w:rsidRDefault="00F403B5" w:rsidP="00F403B5">
            <w:pPr>
              <w:rPr>
                <w:rFonts w:ascii="Times" w:eastAsia="Times" w:hAnsi="Times" w:cs="Times"/>
                <w:bCs/>
              </w:rPr>
            </w:pPr>
            <w:r>
              <w:rPr>
                <w:rFonts w:ascii="Times" w:eastAsia="Times" w:hAnsi="Times" w:cs="Times"/>
                <w:bCs/>
              </w:rPr>
              <w:t>N/A</w:t>
            </w:r>
          </w:p>
        </w:tc>
        <w:tc>
          <w:tcPr>
            <w:tcW w:w="1756" w:type="dxa"/>
          </w:tcPr>
          <w:p w14:paraId="6A227BDD" w14:textId="77777777" w:rsidR="00F403B5" w:rsidRPr="00D772FE" w:rsidRDefault="00F403B5" w:rsidP="00F403B5">
            <w:pPr>
              <w:rPr>
                <w:rFonts w:ascii="Times" w:eastAsia="Times" w:hAnsi="Times" w:cs="Times"/>
                <w:bCs/>
              </w:rPr>
            </w:pPr>
            <w:r>
              <w:rPr>
                <w:rFonts w:ascii="Times" w:eastAsia="Times" w:hAnsi="Times" w:cs="Times"/>
                <w:bCs/>
              </w:rPr>
              <w:t>The appointment status is switched</w:t>
            </w:r>
          </w:p>
        </w:tc>
      </w:tr>
      <w:tr w:rsidR="00F403B5" w14:paraId="570EC226" w14:textId="77777777" w:rsidTr="2AB9BC32">
        <w:tc>
          <w:tcPr>
            <w:tcW w:w="625" w:type="dxa"/>
          </w:tcPr>
          <w:p w14:paraId="5F984FAD" w14:textId="77777777" w:rsidR="00F403B5" w:rsidRDefault="00F403B5" w:rsidP="00F403B5">
            <w:pPr>
              <w:jc w:val="center"/>
              <w:rPr>
                <w:rFonts w:ascii="Times" w:eastAsia="Times" w:hAnsi="Times" w:cs="Times"/>
              </w:rPr>
            </w:pPr>
            <w:r w:rsidRPr="2AB9BC32">
              <w:rPr>
                <w:rFonts w:ascii="Times" w:eastAsia="Times" w:hAnsi="Times" w:cs="Times"/>
              </w:rPr>
              <w:t>5</w:t>
            </w:r>
          </w:p>
        </w:tc>
        <w:tc>
          <w:tcPr>
            <w:tcW w:w="1260" w:type="dxa"/>
          </w:tcPr>
          <w:p w14:paraId="713598B4" w14:textId="77777777" w:rsidR="00F403B5" w:rsidRPr="00D772FE" w:rsidRDefault="00F403B5" w:rsidP="00F403B5">
            <w:pPr>
              <w:rPr>
                <w:rFonts w:ascii="Times" w:eastAsia="Times" w:hAnsi="Times" w:cs="Times"/>
                <w:bCs/>
              </w:rPr>
            </w:pPr>
            <w:proofErr w:type="spellStart"/>
            <w:r>
              <w:rPr>
                <w:rFonts w:ascii="Times" w:eastAsia="Times" w:hAnsi="Times" w:cs="Times"/>
                <w:bCs/>
              </w:rPr>
              <w:t>BlockPhoneNumber</w:t>
            </w:r>
            <w:proofErr w:type="spellEnd"/>
          </w:p>
        </w:tc>
        <w:tc>
          <w:tcPr>
            <w:tcW w:w="2700" w:type="dxa"/>
          </w:tcPr>
          <w:p w14:paraId="30303112" w14:textId="77777777" w:rsidR="00F403B5" w:rsidRPr="00D772FE" w:rsidRDefault="00F403B5" w:rsidP="00F403B5">
            <w:pPr>
              <w:rPr>
                <w:rFonts w:ascii="Times" w:eastAsia="Times" w:hAnsi="Times" w:cs="Times"/>
                <w:bCs/>
              </w:rPr>
            </w:pPr>
            <w:r>
              <w:rPr>
                <w:rFonts w:ascii="Times" w:eastAsia="Times" w:hAnsi="Times" w:cs="Times"/>
                <w:bCs/>
              </w:rPr>
              <w:t>Change the phone number blocking stage</w:t>
            </w:r>
          </w:p>
        </w:tc>
        <w:tc>
          <w:tcPr>
            <w:tcW w:w="2439" w:type="dxa"/>
          </w:tcPr>
          <w:p w14:paraId="43D746CC" w14:textId="77777777" w:rsidR="00F403B5" w:rsidRPr="00D772FE" w:rsidRDefault="00F403B5" w:rsidP="00F403B5">
            <w:pPr>
              <w:rPr>
                <w:rFonts w:ascii="Times" w:eastAsia="Times" w:hAnsi="Times" w:cs="Times"/>
                <w:bCs/>
              </w:rPr>
            </w:pPr>
            <w:r>
              <w:rPr>
                <w:rFonts w:ascii="Times" w:eastAsia="Times" w:hAnsi="Times" w:cs="Times"/>
                <w:bCs/>
              </w:rPr>
              <w:t>N/A</w:t>
            </w:r>
          </w:p>
        </w:tc>
        <w:tc>
          <w:tcPr>
            <w:tcW w:w="1756" w:type="dxa"/>
          </w:tcPr>
          <w:p w14:paraId="34C3CFFC" w14:textId="77777777" w:rsidR="00F403B5" w:rsidRPr="00D772FE" w:rsidRDefault="00F403B5" w:rsidP="00F403B5">
            <w:pPr>
              <w:rPr>
                <w:rFonts w:ascii="Times" w:eastAsia="Times" w:hAnsi="Times" w:cs="Times"/>
                <w:bCs/>
              </w:rPr>
            </w:pPr>
            <w:r>
              <w:rPr>
                <w:rFonts w:ascii="Times" w:eastAsia="Times" w:hAnsi="Times" w:cs="Times"/>
                <w:bCs/>
              </w:rPr>
              <w:t>The phone number blocking stage is switched</w:t>
            </w:r>
          </w:p>
        </w:tc>
      </w:tr>
      <w:tr w:rsidR="00F403B5" w14:paraId="06EA84C6" w14:textId="77777777" w:rsidTr="2AB9BC32">
        <w:tc>
          <w:tcPr>
            <w:tcW w:w="625" w:type="dxa"/>
          </w:tcPr>
          <w:p w14:paraId="6C3B1035" w14:textId="77777777" w:rsidR="00F403B5" w:rsidRDefault="00F403B5" w:rsidP="00F403B5">
            <w:pPr>
              <w:jc w:val="center"/>
              <w:rPr>
                <w:rFonts w:ascii="Times" w:eastAsia="Times" w:hAnsi="Times" w:cs="Times"/>
              </w:rPr>
            </w:pPr>
            <w:r w:rsidRPr="2AB9BC32">
              <w:rPr>
                <w:rFonts w:ascii="Times" w:eastAsia="Times" w:hAnsi="Times" w:cs="Times"/>
              </w:rPr>
              <w:t>6</w:t>
            </w:r>
          </w:p>
        </w:tc>
        <w:tc>
          <w:tcPr>
            <w:tcW w:w="1260" w:type="dxa"/>
          </w:tcPr>
          <w:p w14:paraId="30E9AA61" w14:textId="77777777" w:rsidR="00F403B5" w:rsidRPr="00D772FE" w:rsidRDefault="00F403B5" w:rsidP="00F403B5">
            <w:pPr>
              <w:rPr>
                <w:rFonts w:ascii="Times" w:eastAsia="Times" w:hAnsi="Times" w:cs="Times"/>
                <w:bCs/>
              </w:rPr>
            </w:pPr>
            <w:proofErr w:type="spellStart"/>
            <w:r>
              <w:rPr>
                <w:rFonts w:ascii="Times" w:eastAsia="Times" w:hAnsi="Times" w:cs="Times"/>
                <w:bCs/>
              </w:rPr>
              <w:t>Add</w:t>
            </w:r>
            <w:r>
              <w:t>P</w:t>
            </w:r>
            <w:r w:rsidRPr="005726A6">
              <w:rPr>
                <w:rFonts w:ascii="Times" w:eastAsia="Times" w:hAnsi="Times" w:cs="Times"/>
                <w:bCs/>
              </w:rPr>
              <w:t>rescription</w:t>
            </w:r>
            <w:proofErr w:type="spellEnd"/>
          </w:p>
        </w:tc>
        <w:tc>
          <w:tcPr>
            <w:tcW w:w="2700" w:type="dxa"/>
          </w:tcPr>
          <w:p w14:paraId="0F3A1F16" w14:textId="77777777" w:rsidR="00F403B5" w:rsidRPr="00D772FE" w:rsidRDefault="00F403B5" w:rsidP="00F403B5">
            <w:pPr>
              <w:rPr>
                <w:rFonts w:ascii="Times" w:eastAsia="Times" w:hAnsi="Times" w:cs="Times"/>
                <w:bCs/>
              </w:rPr>
            </w:pPr>
            <w:r>
              <w:rPr>
                <w:rFonts w:ascii="Times" w:eastAsia="Times" w:hAnsi="Times" w:cs="Times"/>
                <w:bCs/>
              </w:rPr>
              <w:t>Add a prescription to the patient</w:t>
            </w:r>
          </w:p>
        </w:tc>
        <w:tc>
          <w:tcPr>
            <w:tcW w:w="2439" w:type="dxa"/>
          </w:tcPr>
          <w:p w14:paraId="43C74C49" w14:textId="77777777" w:rsidR="00F403B5" w:rsidRPr="00D772FE" w:rsidRDefault="00F403B5" w:rsidP="00F403B5">
            <w:pPr>
              <w:rPr>
                <w:rFonts w:ascii="Times" w:eastAsia="Times" w:hAnsi="Times" w:cs="Times"/>
                <w:bCs/>
              </w:rPr>
            </w:pPr>
            <w:r>
              <w:rPr>
                <w:rFonts w:ascii="Times" w:eastAsia="Times" w:hAnsi="Times" w:cs="Times"/>
                <w:bCs/>
              </w:rPr>
              <w:t>N/A</w:t>
            </w:r>
          </w:p>
        </w:tc>
        <w:tc>
          <w:tcPr>
            <w:tcW w:w="1756" w:type="dxa"/>
          </w:tcPr>
          <w:p w14:paraId="4FC65653" w14:textId="77777777" w:rsidR="00F403B5" w:rsidRPr="00D772FE" w:rsidRDefault="00F403B5" w:rsidP="00F403B5">
            <w:pPr>
              <w:rPr>
                <w:rFonts w:ascii="Times" w:eastAsia="Times" w:hAnsi="Times" w:cs="Times"/>
                <w:bCs/>
              </w:rPr>
            </w:pPr>
            <w:r>
              <w:rPr>
                <w:rFonts w:ascii="Times" w:eastAsia="Times" w:hAnsi="Times" w:cs="Times"/>
                <w:bCs/>
              </w:rPr>
              <w:t xml:space="preserve">The Add prescription modal is shown </w:t>
            </w:r>
          </w:p>
        </w:tc>
      </w:tr>
      <w:tr w:rsidR="00F403B5" w14:paraId="504B09D0" w14:textId="77777777" w:rsidTr="2AB9BC32">
        <w:tc>
          <w:tcPr>
            <w:tcW w:w="625" w:type="dxa"/>
          </w:tcPr>
          <w:p w14:paraId="6DF45281" w14:textId="77777777" w:rsidR="00F403B5" w:rsidRDefault="00F403B5" w:rsidP="00F403B5">
            <w:pPr>
              <w:jc w:val="center"/>
              <w:rPr>
                <w:rFonts w:ascii="Times" w:eastAsia="Times" w:hAnsi="Times" w:cs="Times"/>
              </w:rPr>
            </w:pPr>
            <w:r w:rsidRPr="2AB9BC32">
              <w:rPr>
                <w:rFonts w:ascii="Times" w:eastAsia="Times" w:hAnsi="Times" w:cs="Times"/>
              </w:rPr>
              <w:t>7</w:t>
            </w:r>
          </w:p>
        </w:tc>
        <w:tc>
          <w:tcPr>
            <w:tcW w:w="1260" w:type="dxa"/>
          </w:tcPr>
          <w:p w14:paraId="510E1001" w14:textId="77777777" w:rsidR="00F403B5" w:rsidRPr="00D772FE" w:rsidRDefault="00F403B5" w:rsidP="00F403B5">
            <w:pPr>
              <w:rPr>
                <w:rFonts w:ascii="Times" w:eastAsia="Times" w:hAnsi="Times" w:cs="Times"/>
                <w:bCs/>
              </w:rPr>
            </w:pPr>
            <w:proofErr w:type="spellStart"/>
            <w:r>
              <w:rPr>
                <w:rFonts w:ascii="Times" w:eastAsia="Times" w:hAnsi="Times" w:cs="Times"/>
                <w:bCs/>
              </w:rPr>
              <w:t>ShowPatientDetail</w:t>
            </w:r>
            <w:proofErr w:type="spellEnd"/>
          </w:p>
        </w:tc>
        <w:tc>
          <w:tcPr>
            <w:tcW w:w="2700" w:type="dxa"/>
          </w:tcPr>
          <w:p w14:paraId="2388DAFE" w14:textId="77777777" w:rsidR="00F403B5" w:rsidRPr="00D772FE" w:rsidRDefault="00F403B5" w:rsidP="00F403B5">
            <w:pPr>
              <w:rPr>
                <w:rFonts w:ascii="Times" w:eastAsia="Times" w:hAnsi="Times" w:cs="Times"/>
                <w:bCs/>
              </w:rPr>
            </w:pPr>
            <w:r>
              <w:rPr>
                <w:rFonts w:ascii="Times" w:eastAsia="Times" w:hAnsi="Times" w:cs="Times"/>
                <w:bCs/>
              </w:rPr>
              <w:t xml:space="preserve">Display patient detail including basic information and </w:t>
            </w:r>
            <w:r w:rsidRPr="005726A6">
              <w:rPr>
                <w:rFonts w:ascii="Times" w:eastAsia="Times" w:hAnsi="Times" w:cs="Times"/>
                <w:bCs/>
              </w:rPr>
              <w:t>medical history</w:t>
            </w:r>
          </w:p>
        </w:tc>
        <w:tc>
          <w:tcPr>
            <w:tcW w:w="2439" w:type="dxa"/>
          </w:tcPr>
          <w:p w14:paraId="544619F0" w14:textId="77777777" w:rsidR="00F403B5" w:rsidRPr="00D772FE" w:rsidRDefault="00F403B5" w:rsidP="00F403B5">
            <w:pPr>
              <w:rPr>
                <w:rFonts w:ascii="Times" w:eastAsia="Times" w:hAnsi="Times" w:cs="Times"/>
                <w:bCs/>
              </w:rPr>
            </w:pPr>
            <w:r>
              <w:rPr>
                <w:rFonts w:ascii="Times" w:eastAsia="Times" w:hAnsi="Times" w:cs="Times"/>
                <w:bCs/>
              </w:rPr>
              <w:t>N/A</w:t>
            </w:r>
          </w:p>
        </w:tc>
        <w:tc>
          <w:tcPr>
            <w:tcW w:w="1756" w:type="dxa"/>
          </w:tcPr>
          <w:p w14:paraId="205DF9F6" w14:textId="77777777" w:rsidR="00F403B5" w:rsidRPr="00D772FE" w:rsidRDefault="00F403B5" w:rsidP="00F403B5">
            <w:pPr>
              <w:rPr>
                <w:rFonts w:ascii="Times" w:eastAsia="Times" w:hAnsi="Times" w:cs="Times"/>
                <w:bCs/>
              </w:rPr>
            </w:pPr>
            <w:r>
              <w:rPr>
                <w:rFonts w:ascii="Times" w:eastAsia="Times" w:hAnsi="Times" w:cs="Times"/>
                <w:bCs/>
              </w:rPr>
              <w:t>The Patient detail modal is shown</w:t>
            </w:r>
          </w:p>
        </w:tc>
      </w:tr>
      <w:tr w:rsidR="00F403B5" w14:paraId="1C69E287" w14:textId="77777777" w:rsidTr="2AB9BC32">
        <w:tc>
          <w:tcPr>
            <w:tcW w:w="625" w:type="dxa"/>
          </w:tcPr>
          <w:p w14:paraId="69C45A49" w14:textId="77777777" w:rsidR="00F403B5" w:rsidRDefault="00F403B5" w:rsidP="00F403B5">
            <w:pPr>
              <w:jc w:val="center"/>
              <w:rPr>
                <w:rFonts w:ascii="Times" w:eastAsia="Times" w:hAnsi="Times" w:cs="Times"/>
              </w:rPr>
            </w:pPr>
            <w:r w:rsidRPr="2AB9BC32">
              <w:rPr>
                <w:rFonts w:ascii="Times" w:eastAsia="Times" w:hAnsi="Times" w:cs="Times"/>
              </w:rPr>
              <w:t>8</w:t>
            </w:r>
          </w:p>
        </w:tc>
        <w:tc>
          <w:tcPr>
            <w:tcW w:w="1260" w:type="dxa"/>
          </w:tcPr>
          <w:p w14:paraId="2CC887AD" w14:textId="77777777" w:rsidR="00F403B5" w:rsidRPr="00D772FE" w:rsidRDefault="00F403B5" w:rsidP="00F403B5">
            <w:pPr>
              <w:rPr>
                <w:rFonts w:ascii="Times" w:eastAsia="Times" w:hAnsi="Times" w:cs="Times"/>
                <w:bCs/>
              </w:rPr>
            </w:pPr>
            <w:proofErr w:type="spellStart"/>
            <w:r>
              <w:rPr>
                <w:rFonts w:ascii="Times" w:eastAsia="Times" w:hAnsi="Times" w:cs="Times"/>
                <w:bCs/>
              </w:rPr>
              <w:t>SelectPage</w:t>
            </w:r>
            <w:proofErr w:type="spellEnd"/>
          </w:p>
        </w:tc>
        <w:tc>
          <w:tcPr>
            <w:tcW w:w="2700" w:type="dxa"/>
          </w:tcPr>
          <w:p w14:paraId="2409B391" w14:textId="77777777" w:rsidR="00F403B5" w:rsidRPr="00D772FE" w:rsidRDefault="00F403B5" w:rsidP="00F403B5">
            <w:pPr>
              <w:rPr>
                <w:rFonts w:ascii="Times" w:eastAsia="Times" w:hAnsi="Times" w:cs="Times"/>
                <w:bCs/>
              </w:rPr>
            </w:pPr>
            <w:r>
              <w:rPr>
                <w:rFonts w:ascii="Times" w:eastAsia="Times" w:hAnsi="Times" w:cs="Times"/>
                <w:bCs/>
              </w:rPr>
              <w:t>Select the next/previous page of the list</w:t>
            </w:r>
          </w:p>
        </w:tc>
        <w:tc>
          <w:tcPr>
            <w:tcW w:w="2439" w:type="dxa"/>
          </w:tcPr>
          <w:p w14:paraId="233A929A" w14:textId="77777777" w:rsidR="00F403B5" w:rsidRPr="00D772FE" w:rsidRDefault="00F403B5" w:rsidP="00F403B5">
            <w:pPr>
              <w:rPr>
                <w:rFonts w:ascii="Times" w:eastAsia="Times" w:hAnsi="Times" w:cs="Times"/>
                <w:bCs/>
              </w:rPr>
            </w:pPr>
            <w:r>
              <w:rPr>
                <w:rFonts w:ascii="Times" w:eastAsia="Times" w:hAnsi="Times" w:cs="Times"/>
                <w:bCs/>
              </w:rPr>
              <w:t>N/A</w:t>
            </w:r>
          </w:p>
        </w:tc>
        <w:tc>
          <w:tcPr>
            <w:tcW w:w="1756" w:type="dxa"/>
          </w:tcPr>
          <w:p w14:paraId="1916D804" w14:textId="77777777" w:rsidR="00F403B5" w:rsidRPr="00D772FE" w:rsidRDefault="00F403B5" w:rsidP="00F403B5">
            <w:pPr>
              <w:rPr>
                <w:rFonts w:ascii="Times" w:eastAsia="Times" w:hAnsi="Times" w:cs="Times"/>
                <w:bCs/>
              </w:rPr>
            </w:pPr>
            <w:r>
              <w:rPr>
                <w:rFonts w:ascii="Times" w:eastAsia="Times" w:hAnsi="Times" w:cs="Times"/>
                <w:bCs/>
              </w:rPr>
              <w:t>Next/Previous page is shown</w:t>
            </w:r>
          </w:p>
        </w:tc>
      </w:tr>
    </w:tbl>
    <w:p w14:paraId="25241D0D" w14:textId="77777777" w:rsidR="00F403B5" w:rsidRDefault="00F403B5" w:rsidP="00F403B5">
      <w:pPr>
        <w:rPr>
          <w:rFonts w:ascii="Times" w:eastAsia="Times" w:hAnsi="Times" w:cs="Times"/>
          <w:b/>
          <w:bCs/>
          <w:sz w:val="28"/>
          <w:szCs w:val="28"/>
        </w:rPr>
      </w:pPr>
    </w:p>
    <w:p w14:paraId="757B448D" w14:textId="77777777" w:rsidR="00F403B5" w:rsidRDefault="00F403B5" w:rsidP="00F403B5">
      <w:pPr>
        <w:ind w:left="720" w:firstLine="720"/>
        <w:rPr>
          <w:rFonts w:ascii="Times" w:eastAsia="Times" w:hAnsi="Times" w:cs="Times"/>
          <w:b/>
          <w:bCs/>
          <w:sz w:val="28"/>
          <w:szCs w:val="28"/>
        </w:rPr>
      </w:pPr>
      <w:r>
        <w:rPr>
          <w:rFonts w:ascii="Times" w:eastAsia="Times" w:hAnsi="Times" w:cs="Times"/>
          <w:b/>
          <w:bCs/>
          <w:sz w:val="28"/>
          <w:szCs w:val="28"/>
        </w:rPr>
        <w:t>5.2.2.2 View Blocked Phone Number List</w:t>
      </w:r>
    </w:p>
    <w:p w14:paraId="1501C458" w14:textId="77777777" w:rsidR="00F403B5" w:rsidRDefault="00F403B5" w:rsidP="00F403B5">
      <w:pPr>
        <w:rPr>
          <w:rFonts w:ascii="Times" w:eastAsia="Times" w:hAnsi="Times" w:cs="Times"/>
          <w:b/>
          <w:bCs/>
          <w:sz w:val="28"/>
          <w:szCs w:val="28"/>
        </w:rPr>
      </w:pPr>
      <w:r>
        <w:rPr>
          <w:rFonts w:ascii="Times" w:eastAsia="Times" w:hAnsi="Times" w:cs="Times"/>
          <w:b/>
          <w:noProof/>
          <w:sz w:val="28"/>
          <w:szCs w:val="28"/>
        </w:rPr>
        <w:drawing>
          <wp:inline distT="0" distB="0" distL="0" distR="0" wp14:anchorId="60366232" wp14:editId="2161FF1E">
            <wp:extent cx="5581650" cy="2865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nic_block_list.png"/>
                    <pic:cNvPicPr/>
                  </pic:nvPicPr>
                  <pic:blipFill>
                    <a:blip r:embed="rId72">
                      <a:extLst>
                        <a:ext uri="{28A0092B-C50C-407E-A947-70E740481C1C}">
                          <a14:useLocalDpi xmlns:a14="http://schemas.microsoft.com/office/drawing/2010/main" val="0"/>
                        </a:ext>
                      </a:extLst>
                    </a:blip>
                    <a:stretch>
                      <a:fillRect/>
                    </a:stretch>
                  </pic:blipFill>
                  <pic:spPr>
                    <a:xfrm>
                      <a:off x="0" y="0"/>
                      <a:ext cx="5581650" cy="2865755"/>
                    </a:xfrm>
                    <a:prstGeom prst="rect">
                      <a:avLst/>
                    </a:prstGeom>
                  </pic:spPr>
                </pic:pic>
              </a:graphicData>
            </a:graphic>
          </wp:inline>
        </w:drawing>
      </w:r>
    </w:p>
    <w:p w14:paraId="7FD625D4" w14:textId="77777777" w:rsidR="00F403B5" w:rsidRDefault="00F403B5" w:rsidP="00F403B5">
      <w:pPr>
        <w:rPr>
          <w:rFonts w:ascii="Times" w:eastAsia="Times" w:hAnsi="Times" w:cs="Times"/>
          <w:b/>
          <w:bCs/>
          <w:sz w:val="28"/>
          <w:szCs w:val="28"/>
        </w:rPr>
      </w:pPr>
    </w:p>
    <w:p w14:paraId="55762941" w14:textId="77777777" w:rsidR="00F403B5" w:rsidRDefault="00F403B5" w:rsidP="00F403B5">
      <w:pPr>
        <w:rPr>
          <w:rFonts w:ascii="Times" w:eastAsia="Times" w:hAnsi="Times" w:cs="Times"/>
          <w:b/>
          <w:bCs/>
        </w:rPr>
      </w:pPr>
      <w:r w:rsidRPr="00781168">
        <w:rPr>
          <w:rFonts w:ascii="Times" w:eastAsia="Times" w:hAnsi="Times" w:cs="Times"/>
          <w:b/>
          <w:bCs/>
        </w:rPr>
        <w:t>Fields</w:t>
      </w:r>
    </w:p>
    <w:p w14:paraId="31198A8A" w14:textId="77777777" w:rsidR="00F403B5"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501"/>
        <w:gridCol w:w="1355"/>
        <w:gridCol w:w="2053"/>
        <w:gridCol w:w="779"/>
        <w:gridCol w:w="1280"/>
        <w:gridCol w:w="950"/>
        <w:gridCol w:w="754"/>
        <w:gridCol w:w="1108"/>
      </w:tblGrid>
      <w:tr w:rsidR="00F403B5" w14:paraId="2973C31A" w14:textId="77777777" w:rsidTr="2AB9BC32">
        <w:tc>
          <w:tcPr>
            <w:tcW w:w="503" w:type="dxa"/>
          </w:tcPr>
          <w:p w14:paraId="3BE4A780"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358" w:type="dxa"/>
          </w:tcPr>
          <w:p w14:paraId="4DFAAB65" w14:textId="77777777" w:rsidR="00F403B5" w:rsidRDefault="00F403B5" w:rsidP="00F403B5">
            <w:pPr>
              <w:jc w:val="center"/>
              <w:rPr>
                <w:rFonts w:ascii="Times" w:eastAsia="Times" w:hAnsi="Times" w:cs="Times"/>
                <w:b/>
                <w:bCs/>
              </w:rPr>
            </w:pPr>
            <w:r w:rsidRPr="00781168">
              <w:rPr>
                <w:rFonts w:ascii="Times" w:eastAsia="Times" w:hAnsi="Times" w:cs="Times"/>
                <w:b/>
                <w:bCs/>
              </w:rPr>
              <w:t>Field</w:t>
            </w:r>
            <w:r>
              <w:rPr>
                <w:rFonts w:ascii="Times" w:eastAsia="Times" w:hAnsi="Times" w:cs="Times"/>
                <w:b/>
                <w:bCs/>
              </w:rPr>
              <w:t xml:space="preserve"> </w:t>
            </w:r>
            <w:r w:rsidRPr="00781168">
              <w:rPr>
                <w:rFonts w:ascii="Times" w:eastAsia="Times" w:hAnsi="Times" w:cs="Times"/>
                <w:b/>
                <w:bCs/>
              </w:rPr>
              <w:t>Name</w:t>
            </w:r>
          </w:p>
        </w:tc>
        <w:tc>
          <w:tcPr>
            <w:tcW w:w="2184" w:type="dxa"/>
          </w:tcPr>
          <w:p w14:paraId="248E2FFD" w14:textId="77777777" w:rsidR="00F403B5" w:rsidRDefault="00F403B5" w:rsidP="00F403B5">
            <w:pPr>
              <w:jc w:val="center"/>
              <w:rPr>
                <w:rFonts w:ascii="Times" w:eastAsia="Times" w:hAnsi="Times" w:cs="Times"/>
                <w:b/>
                <w:bCs/>
              </w:rPr>
            </w:pPr>
            <w:r w:rsidRPr="00781168">
              <w:rPr>
                <w:rFonts w:ascii="Times" w:eastAsia="Times" w:hAnsi="Times" w:cs="Times"/>
                <w:b/>
                <w:bCs/>
              </w:rPr>
              <w:t>Description</w:t>
            </w:r>
          </w:p>
        </w:tc>
        <w:tc>
          <w:tcPr>
            <w:tcW w:w="643" w:type="dxa"/>
          </w:tcPr>
          <w:p w14:paraId="7DD3BEC5" w14:textId="77777777" w:rsidR="00F403B5" w:rsidRDefault="00F403B5" w:rsidP="00F403B5">
            <w:pPr>
              <w:jc w:val="center"/>
              <w:rPr>
                <w:rFonts w:ascii="Times" w:eastAsia="Times" w:hAnsi="Times" w:cs="Times"/>
                <w:b/>
                <w:bCs/>
              </w:rPr>
            </w:pPr>
            <w:r w:rsidRPr="00781168">
              <w:rPr>
                <w:rFonts w:ascii="Times" w:eastAsia="Times" w:hAnsi="Times" w:cs="Times"/>
                <w:b/>
                <w:bCs/>
              </w:rPr>
              <w:t>Read</w:t>
            </w:r>
            <w:r>
              <w:rPr>
                <w:rFonts w:ascii="Times" w:eastAsia="Times" w:hAnsi="Times" w:cs="Times"/>
                <w:b/>
                <w:bCs/>
                <w:noProof/>
              </w:rPr>
              <w:t>-</w:t>
            </w:r>
            <w:r w:rsidRPr="00781168">
              <w:rPr>
                <w:rFonts w:ascii="Times" w:eastAsia="Times" w:hAnsi="Times" w:cs="Times"/>
                <w:b/>
                <w:bCs/>
              </w:rPr>
              <w:t>only</w:t>
            </w:r>
          </w:p>
        </w:tc>
        <w:tc>
          <w:tcPr>
            <w:tcW w:w="1280" w:type="dxa"/>
          </w:tcPr>
          <w:p w14:paraId="3F4A7ECE" w14:textId="77777777" w:rsidR="00F403B5" w:rsidRDefault="00F403B5" w:rsidP="00F403B5">
            <w:pPr>
              <w:jc w:val="center"/>
              <w:rPr>
                <w:rFonts w:ascii="Times" w:eastAsia="Times" w:hAnsi="Times" w:cs="Times"/>
                <w:b/>
                <w:bCs/>
              </w:rPr>
            </w:pPr>
            <w:r w:rsidRPr="00781168">
              <w:rPr>
                <w:rFonts w:ascii="Times" w:eastAsia="Times" w:hAnsi="Times" w:cs="Times"/>
                <w:b/>
                <w:bCs/>
              </w:rPr>
              <w:t>Mandatory</w:t>
            </w:r>
          </w:p>
        </w:tc>
        <w:tc>
          <w:tcPr>
            <w:tcW w:w="950" w:type="dxa"/>
          </w:tcPr>
          <w:p w14:paraId="27EF8CC3" w14:textId="77777777" w:rsidR="00F403B5" w:rsidRDefault="00F403B5" w:rsidP="00F403B5">
            <w:pPr>
              <w:jc w:val="center"/>
              <w:rPr>
                <w:rFonts w:ascii="Times" w:eastAsia="Times" w:hAnsi="Times" w:cs="Times"/>
                <w:b/>
                <w:bCs/>
              </w:rPr>
            </w:pPr>
            <w:r w:rsidRPr="00781168">
              <w:rPr>
                <w:rFonts w:ascii="Times" w:eastAsia="Times" w:hAnsi="Times" w:cs="Times"/>
                <w:b/>
                <w:bCs/>
              </w:rPr>
              <w:t>Control</w:t>
            </w:r>
            <w:r>
              <w:rPr>
                <w:rFonts w:ascii="Times" w:eastAsia="Times" w:hAnsi="Times" w:cs="Times"/>
                <w:b/>
                <w:bCs/>
              </w:rPr>
              <w:t xml:space="preserve"> </w:t>
            </w:r>
            <w:r w:rsidRPr="00781168">
              <w:rPr>
                <w:rFonts w:ascii="Times" w:eastAsia="Times" w:hAnsi="Times" w:cs="Times"/>
                <w:b/>
                <w:bCs/>
              </w:rPr>
              <w:t>Type</w:t>
            </w:r>
          </w:p>
        </w:tc>
        <w:tc>
          <w:tcPr>
            <w:tcW w:w="754" w:type="dxa"/>
          </w:tcPr>
          <w:p w14:paraId="2BF7EC35" w14:textId="77777777" w:rsidR="00F403B5" w:rsidRDefault="00F403B5" w:rsidP="00F403B5">
            <w:pPr>
              <w:jc w:val="center"/>
              <w:rPr>
                <w:rFonts w:ascii="Times" w:eastAsia="Times" w:hAnsi="Times" w:cs="Times"/>
                <w:b/>
                <w:bCs/>
              </w:rPr>
            </w:pPr>
            <w:r w:rsidRPr="00781168">
              <w:rPr>
                <w:rFonts w:ascii="Times" w:eastAsia="Times" w:hAnsi="Times" w:cs="Times"/>
                <w:b/>
                <w:bCs/>
              </w:rPr>
              <w:t>Data Type</w:t>
            </w:r>
          </w:p>
        </w:tc>
        <w:tc>
          <w:tcPr>
            <w:tcW w:w="1108" w:type="dxa"/>
          </w:tcPr>
          <w:p w14:paraId="612D7F26" w14:textId="77777777" w:rsidR="00F403B5" w:rsidRDefault="00F403B5" w:rsidP="00F403B5">
            <w:pPr>
              <w:jc w:val="center"/>
              <w:rPr>
                <w:rFonts w:ascii="Times" w:eastAsia="Times" w:hAnsi="Times" w:cs="Times"/>
                <w:b/>
                <w:bCs/>
              </w:rPr>
            </w:pPr>
            <w:r w:rsidRPr="00781168">
              <w:rPr>
                <w:rFonts w:ascii="Times" w:eastAsia="Times" w:hAnsi="Times" w:cs="Times"/>
                <w:b/>
                <w:bCs/>
              </w:rPr>
              <w:t>Length</w:t>
            </w:r>
          </w:p>
        </w:tc>
      </w:tr>
      <w:tr w:rsidR="00F403B5" w14:paraId="6F1574CF" w14:textId="77777777" w:rsidTr="2AB9BC32">
        <w:tc>
          <w:tcPr>
            <w:tcW w:w="503" w:type="dxa"/>
          </w:tcPr>
          <w:p w14:paraId="59107E4E" w14:textId="77777777" w:rsidR="00F403B5" w:rsidRPr="00781168" w:rsidRDefault="00F403B5" w:rsidP="00F403B5">
            <w:pPr>
              <w:jc w:val="center"/>
              <w:rPr>
                <w:rFonts w:ascii="Times" w:eastAsia="Times" w:hAnsi="Times" w:cs="Times"/>
              </w:rPr>
            </w:pPr>
            <w:r w:rsidRPr="2AB9BC32">
              <w:rPr>
                <w:rFonts w:ascii="Times" w:eastAsia="Times" w:hAnsi="Times" w:cs="Times"/>
              </w:rPr>
              <w:t>1</w:t>
            </w:r>
          </w:p>
        </w:tc>
        <w:tc>
          <w:tcPr>
            <w:tcW w:w="1358" w:type="dxa"/>
          </w:tcPr>
          <w:p w14:paraId="68CA6993" w14:textId="77777777" w:rsidR="00F403B5" w:rsidRPr="00781168" w:rsidRDefault="00F403B5" w:rsidP="00F403B5">
            <w:pPr>
              <w:rPr>
                <w:rFonts w:ascii="Times" w:eastAsia="Times" w:hAnsi="Times" w:cs="Times"/>
                <w:bCs/>
              </w:rPr>
            </w:pPr>
            <w:proofErr w:type="spellStart"/>
            <w:r>
              <w:rPr>
                <w:rFonts w:ascii="Times" w:eastAsia="Times" w:hAnsi="Times" w:cs="Times"/>
                <w:bCs/>
              </w:rPr>
              <w:t>SearchValue</w:t>
            </w:r>
            <w:proofErr w:type="spellEnd"/>
          </w:p>
        </w:tc>
        <w:tc>
          <w:tcPr>
            <w:tcW w:w="2184" w:type="dxa"/>
          </w:tcPr>
          <w:p w14:paraId="3841142E" w14:textId="77777777" w:rsidR="00F403B5" w:rsidRPr="00781168" w:rsidRDefault="00F403B5" w:rsidP="00F403B5">
            <w:pPr>
              <w:rPr>
                <w:rFonts w:ascii="Times" w:eastAsia="Times" w:hAnsi="Times" w:cs="Times"/>
                <w:bCs/>
              </w:rPr>
            </w:pPr>
            <w:r>
              <w:rPr>
                <w:rFonts w:ascii="Times" w:eastAsia="Times" w:hAnsi="Times" w:cs="Times"/>
                <w:bCs/>
              </w:rPr>
              <w:t>Fill in a phone number to filter phone number list</w:t>
            </w:r>
          </w:p>
        </w:tc>
        <w:tc>
          <w:tcPr>
            <w:tcW w:w="643" w:type="dxa"/>
          </w:tcPr>
          <w:p w14:paraId="33AFF224" w14:textId="77777777" w:rsidR="00F403B5" w:rsidRPr="00781168" w:rsidRDefault="00F403B5" w:rsidP="00F403B5">
            <w:pPr>
              <w:rPr>
                <w:rFonts w:ascii="Times" w:eastAsia="Times" w:hAnsi="Times" w:cs="Times"/>
                <w:bCs/>
              </w:rPr>
            </w:pPr>
            <w:r>
              <w:rPr>
                <w:rFonts w:ascii="Times" w:eastAsia="Times" w:hAnsi="Times" w:cs="Times"/>
                <w:bCs/>
              </w:rPr>
              <w:t>No</w:t>
            </w:r>
          </w:p>
        </w:tc>
        <w:tc>
          <w:tcPr>
            <w:tcW w:w="1280" w:type="dxa"/>
          </w:tcPr>
          <w:p w14:paraId="7FE92937" w14:textId="77777777" w:rsidR="00F403B5" w:rsidRPr="00781168" w:rsidRDefault="00F403B5" w:rsidP="00F403B5">
            <w:pPr>
              <w:rPr>
                <w:rFonts w:ascii="Times" w:eastAsia="Times" w:hAnsi="Times" w:cs="Times"/>
                <w:bCs/>
              </w:rPr>
            </w:pPr>
            <w:r>
              <w:rPr>
                <w:rFonts w:ascii="Times" w:eastAsia="Times" w:hAnsi="Times" w:cs="Times"/>
                <w:bCs/>
              </w:rPr>
              <w:t>No</w:t>
            </w:r>
          </w:p>
        </w:tc>
        <w:tc>
          <w:tcPr>
            <w:tcW w:w="950" w:type="dxa"/>
          </w:tcPr>
          <w:p w14:paraId="2EDF1087" w14:textId="77777777" w:rsidR="00F403B5" w:rsidRPr="00781168" w:rsidRDefault="00F403B5" w:rsidP="00F403B5">
            <w:pPr>
              <w:rPr>
                <w:rFonts w:ascii="Times" w:eastAsia="Times" w:hAnsi="Times" w:cs="Times"/>
                <w:bCs/>
              </w:rPr>
            </w:pPr>
            <w:r>
              <w:rPr>
                <w:rFonts w:ascii="Times" w:eastAsia="Times" w:hAnsi="Times" w:cs="Times"/>
                <w:bCs/>
              </w:rPr>
              <w:t>Text</w:t>
            </w:r>
          </w:p>
        </w:tc>
        <w:tc>
          <w:tcPr>
            <w:tcW w:w="754" w:type="dxa"/>
          </w:tcPr>
          <w:p w14:paraId="3E89D419" w14:textId="77777777" w:rsidR="00F403B5" w:rsidRPr="00781168" w:rsidRDefault="00F403B5" w:rsidP="00F403B5">
            <w:pPr>
              <w:rPr>
                <w:rFonts w:ascii="Times" w:eastAsia="Times" w:hAnsi="Times" w:cs="Times"/>
                <w:bCs/>
              </w:rPr>
            </w:pPr>
            <w:r>
              <w:rPr>
                <w:rFonts w:ascii="Times" w:eastAsia="Times" w:hAnsi="Times" w:cs="Times"/>
                <w:bCs/>
              </w:rPr>
              <w:t>String</w:t>
            </w:r>
          </w:p>
        </w:tc>
        <w:tc>
          <w:tcPr>
            <w:tcW w:w="1108" w:type="dxa"/>
          </w:tcPr>
          <w:p w14:paraId="489AA0BE" w14:textId="77777777" w:rsidR="00F403B5" w:rsidRPr="00781168" w:rsidRDefault="00F403B5" w:rsidP="00F403B5">
            <w:pPr>
              <w:rPr>
                <w:rFonts w:ascii="Times" w:eastAsia="Times" w:hAnsi="Times" w:cs="Times"/>
                <w:bCs/>
              </w:rPr>
            </w:pPr>
            <w:r>
              <w:rPr>
                <w:rFonts w:ascii="Times" w:eastAsia="Times" w:hAnsi="Times" w:cs="Times"/>
                <w:bCs/>
              </w:rPr>
              <w:t>0 – 30</w:t>
            </w:r>
            <w:r>
              <w:rPr>
                <w:rFonts w:ascii="Times" w:eastAsia="Times" w:hAnsi="Times" w:cs="Times"/>
                <w:bCs/>
              </w:rPr>
              <w:br/>
              <w:t>characters</w:t>
            </w:r>
          </w:p>
        </w:tc>
      </w:tr>
    </w:tbl>
    <w:p w14:paraId="252F1699" w14:textId="77777777" w:rsidR="00F403B5" w:rsidRDefault="00F403B5" w:rsidP="00F403B5">
      <w:pPr>
        <w:rPr>
          <w:rFonts w:ascii="Times" w:eastAsia="Times" w:hAnsi="Times" w:cs="Times"/>
          <w:b/>
          <w:bCs/>
          <w:sz w:val="28"/>
          <w:szCs w:val="28"/>
        </w:rPr>
      </w:pPr>
    </w:p>
    <w:p w14:paraId="1A82A68E" w14:textId="77777777" w:rsidR="00F403B5" w:rsidRDefault="00F403B5" w:rsidP="00F403B5">
      <w:pPr>
        <w:rPr>
          <w:rFonts w:ascii="Times" w:eastAsia="Times" w:hAnsi="Times" w:cs="Times"/>
          <w:b/>
          <w:bCs/>
        </w:rPr>
      </w:pPr>
      <w:r>
        <w:rPr>
          <w:rFonts w:ascii="Times" w:eastAsia="Times" w:hAnsi="Times" w:cs="Times"/>
          <w:b/>
          <w:bCs/>
        </w:rPr>
        <w:t>Buttons</w:t>
      </w:r>
    </w:p>
    <w:p w14:paraId="213C4731" w14:textId="77777777" w:rsidR="00F403B5"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555"/>
        <w:gridCol w:w="1942"/>
        <w:gridCol w:w="2723"/>
        <w:gridCol w:w="1207"/>
        <w:gridCol w:w="2353"/>
      </w:tblGrid>
      <w:tr w:rsidR="00F403B5" w14:paraId="04A2D0D7" w14:textId="77777777" w:rsidTr="2AB9BC32">
        <w:tc>
          <w:tcPr>
            <w:tcW w:w="558" w:type="dxa"/>
          </w:tcPr>
          <w:p w14:paraId="2083DFB8" w14:textId="77777777" w:rsidR="00F403B5" w:rsidRDefault="00F403B5" w:rsidP="00F403B5">
            <w:pPr>
              <w:jc w:val="center"/>
              <w:rPr>
                <w:rFonts w:ascii="Times" w:eastAsia="Times" w:hAnsi="Times" w:cs="Times"/>
                <w:b/>
                <w:bCs/>
              </w:rPr>
            </w:pPr>
            <w:r>
              <w:rPr>
                <w:rFonts w:ascii="Times" w:eastAsia="Times" w:hAnsi="Times" w:cs="Times"/>
                <w:b/>
                <w:bCs/>
              </w:rPr>
              <w:lastRenderedPageBreak/>
              <w:t>No</w:t>
            </w:r>
          </w:p>
        </w:tc>
        <w:tc>
          <w:tcPr>
            <w:tcW w:w="1957" w:type="dxa"/>
          </w:tcPr>
          <w:p w14:paraId="7E2A632B"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785" w:type="dxa"/>
          </w:tcPr>
          <w:p w14:paraId="3B2B53D8"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1085" w:type="dxa"/>
          </w:tcPr>
          <w:p w14:paraId="083C5C9D"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2395" w:type="dxa"/>
          </w:tcPr>
          <w:p w14:paraId="0EB9B008"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56261C54" w14:textId="77777777" w:rsidTr="2AB9BC32">
        <w:tc>
          <w:tcPr>
            <w:tcW w:w="558" w:type="dxa"/>
          </w:tcPr>
          <w:p w14:paraId="753288D7" w14:textId="77777777" w:rsidR="00F403B5" w:rsidRPr="00D772FE" w:rsidRDefault="00F403B5" w:rsidP="00F403B5">
            <w:pPr>
              <w:jc w:val="center"/>
              <w:rPr>
                <w:rFonts w:ascii="Times" w:eastAsia="Times" w:hAnsi="Times" w:cs="Times"/>
              </w:rPr>
            </w:pPr>
            <w:r w:rsidRPr="2AB9BC32">
              <w:rPr>
                <w:rFonts w:ascii="Times" w:eastAsia="Times" w:hAnsi="Times" w:cs="Times"/>
              </w:rPr>
              <w:t>2</w:t>
            </w:r>
          </w:p>
        </w:tc>
        <w:tc>
          <w:tcPr>
            <w:tcW w:w="1957" w:type="dxa"/>
          </w:tcPr>
          <w:p w14:paraId="2EB89DE9" w14:textId="77777777" w:rsidR="00F403B5" w:rsidRPr="00D772FE" w:rsidRDefault="00F403B5" w:rsidP="00F403B5">
            <w:pPr>
              <w:rPr>
                <w:rFonts w:ascii="Times" w:eastAsia="Times" w:hAnsi="Times" w:cs="Times"/>
                <w:bCs/>
              </w:rPr>
            </w:pPr>
            <w:proofErr w:type="spellStart"/>
            <w:r>
              <w:rPr>
                <w:rFonts w:ascii="Times" w:eastAsia="Times" w:hAnsi="Times" w:cs="Times"/>
                <w:bCs/>
              </w:rPr>
              <w:t>CancelBlocking</w:t>
            </w:r>
            <w:proofErr w:type="spellEnd"/>
          </w:p>
        </w:tc>
        <w:tc>
          <w:tcPr>
            <w:tcW w:w="2785" w:type="dxa"/>
          </w:tcPr>
          <w:p w14:paraId="7B8ECC95" w14:textId="77777777" w:rsidR="00F403B5" w:rsidRPr="00D772FE" w:rsidRDefault="00F403B5" w:rsidP="00F403B5">
            <w:pPr>
              <w:rPr>
                <w:rFonts w:ascii="Times" w:eastAsia="Times" w:hAnsi="Times" w:cs="Times"/>
                <w:bCs/>
              </w:rPr>
            </w:pPr>
            <w:r w:rsidRPr="00FE522D">
              <w:rPr>
                <w:rFonts w:ascii="Times" w:eastAsia="Times" w:hAnsi="Times" w:cs="Times"/>
                <w:bCs/>
              </w:rPr>
              <w:t>Unblock phone number</w:t>
            </w:r>
          </w:p>
        </w:tc>
        <w:tc>
          <w:tcPr>
            <w:tcW w:w="1085" w:type="dxa"/>
          </w:tcPr>
          <w:p w14:paraId="304B6146" w14:textId="77777777" w:rsidR="00F403B5" w:rsidRPr="00D772FE" w:rsidRDefault="00F403B5" w:rsidP="00F403B5">
            <w:pPr>
              <w:rPr>
                <w:rFonts w:ascii="Times" w:eastAsia="Times" w:hAnsi="Times" w:cs="Times"/>
                <w:bCs/>
              </w:rPr>
            </w:pPr>
            <w:r>
              <w:rPr>
                <w:rFonts w:ascii="Times" w:eastAsia="Times" w:hAnsi="Times" w:cs="Times"/>
                <w:bCs/>
              </w:rPr>
              <w:t>N/A</w:t>
            </w:r>
          </w:p>
        </w:tc>
        <w:tc>
          <w:tcPr>
            <w:tcW w:w="2395" w:type="dxa"/>
          </w:tcPr>
          <w:p w14:paraId="56DF78B2" w14:textId="77777777" w:rsidR="00F403B5" w:rsidRPr="00D772FE" w:rsidRDefault="00F403B5" w:rsidP="00F403B5">
            <w:pPr>
              <w:rPr>
                <w:rFonts w:ascii="Times" w:eastAsia="Times" w:hAnsi="Times" w:cs="Times"/>
                <w:bCs/>
              </w:rPr>
            </w:pPr>
            <w:r>
              <w:rPr>
                <w:rFonts w:ascii="Times" w:eastAsia="Times" w:hAnsi="Times" w:cs="Times"/>
                <w:bCs/>
              </w:rPr>
              <w:t>The phone number is unblocked and the list is refresh</w:t>
            </w:r>
          </w:p>
        </w:tc>
      </w:tr>
      <w:tr w:rsidR="00F403B5" w14:paraId="42000E5D" w14:textId="77777777" w:rsidTr="2AB9BC32">
        <w:tc>
          <w:tcPr>
            <w:tcW w:w="558" w:type="dxa"/>
          </w:tcPr>
          <w:p w14:paraId="0F19B04A" w14:textId="77777777" w:rsidR="00F403B5" w:rsidRDefault="00F403B5" w:rsidP="00F403B5">
            <w:pPr>
              <w:jc w:val="center"/>
              <w:rPr>
                <w:rFonts w:ascii="Times" w:eastAsia="Times" w:hAnsi="Times" w:cs="Times"/>
              </w:rPr>
            </w:pPr>
            <w:r w:rsidRPr="2AB9BC32">
              <w:rPr>
                <w:rFonts w:ascii="Times" w:eastAsia="Times" w:hAnsi="Times" w:cs="Times"/>
              </w:rPr>
              <w:t>3</w:t>
            </w:r>
          </w:p>
        </w:tc>
        <w:tc>
          <w:tcPr>
            <w:tcW w:w="1957" w:type="dxa"/>
          </w:tcPr>
          <w:p w14:paraId="678CBE54" w14:textId="77777777" w:rsidR="00F403B5" w:rsidRPr="00D772FE" w:rsidRDefault="00F403B5" w:rsidP="00F403B5">
            <w:pPr>
              <w:rPr>
                <w:rFonts w:ascii="Times" w:eastAsia="Times" w:hAnsi="Times" w:cs="Times"/>
                <w:bCs/>
              </w:rPr>
            </w:pPr>
            <w:proofErr w:type="spellStart"/>
            <w:r>
              <w:rPr>
                <w:rFonts w:ascii="Times" w:eastAsia="Times" w:hAnsi="Times" w:cs="Times"/>
                <w:bCs/>
              </w:rPr>
              <w:t>SelectPage</w:t>
            </w:r>
            <w:proofErr w:type="spellEnd"/>
          </w:p>
        </w:tc>
        <w:tc>
          <w:tcPr>
            <w:tcW w:w="2785" w:type="dxa"/>
          </w:tcPr>
          <w:p w14:paraId="1D6E863E" w14:textId="77777777" w:rsidR="00F403B5" w:rsidRPr="00D772FE" w:rsidRDefault="00F403B5" w:rsidP="00F403B5">
            <w:pPr>
              <w:rPr>
                <w:rFonts w:ascii="Times" w:eastAsia="Times" w:hAnsi="Times" w:cs="Times"/>
                <w:bCs/>
              </w:rPr>
            </w:pPr>
            <w:r>
              <w:rPr>
                <w:rFonts w:ascii="Times" w:eastAsia="Times" w:hAnsi="Times" w:cs="Times"/>
                <w:bCs/>
              </w:rPr>
              <w:t>Select the next/previous page of the list</w:t>
            </w:r>
          </w:p>
        </w:tc>
        <w:tc>
          <w:tcPr>
            <w:tcW w:w="1085" w:type="dxa"/>
          </w:tcPr>
          <w:p w14:paraId="3420B750" w14:textId="77777777" w:rsidR="00F403B5" w:rsidRPr="00D772FE" w:rsidRDefault="00F403B5" w:rsidP="00F403B5">
            <w:pPr>
              <w:rPr>
                <w:rFonts w:ascii="Times" w:eastAsia="Times" w:hAnsi="Times" w:cs="Times"/>
                <w:bCs/>
              </w:rPr>
            </w:pPr>
            <w:r>
              <w:rPr>
                <w:rFonts w:ascii="Times" w:eastAsia="Times" w:hAnsi="Times" w:cs="Times"/>
                <w:bCs/>
              </w:rPr>
              <w:t>N/A</w:t>
            </w:r>
          </w:p>
        </w:tc>
        <w:tc>
          <w:tcPr>
            <w:tcW w:w="2395" w:type="dxa"/>
          </w:tcPr>
          <w:p w14:paraId="66255A24" w14:textId="77777777" w:rsidR="00F403B5" w:rsidRPr="00D772FE" w:rsidRDefault="00F403B5" w:rsidP="00F403B5">
            <w:pPr>
              <w:rPr>
                <w:rFonts w:ascii="Times" w:eastAsia="Times" w:hAnsi="Times" w:cs="Times"/>
                <w:bCs/>
              </w:rPr>
            </w:pPr>
            <w:r>
              <w:rPr>
                <w:rFonts w:ascii="Times" w:eastAsia="Times" w:hAnsi="Times" w:cs="Times"/>
                <w:bCs/>
              </w:rPr>
              <w:t>Next/Previous page is shown</w:t>
            </w:r>
          </w:p>
        </w:tc>
      </w:tr>
    </w:tbl>
    <w:p w14:paraId="1733E638" w14:textId="77777777" w:rsidR="00F403B5" w:rsidRDefault="00F403B5" w:rsidP="00F403B5">
      <w:pPr>
        <w:rPr>
          <w:rFonts w:ascii="Times" w:eastAsia="Times" w:hAnsi="Times" w:cs="Times"/>
          <w:b/>
          <w:bCs/>
          <w:sz w:val="28"/>
          <w:szCs w:val="28"/>
        </w:rPr>
      </w:pPr>
    </w:p>
    <w:p w14:paraId="3D13C36B" w14:textId="77777777" w:rsidR="00F403B5" w:rsidRDefault="00F403B5" w:rsidP="00F403B5">
      <w:pPr>
        <w:ind w:left="720" w:firstLine="720"/>
        <w:rPr>
          <w:rFonts w:ascii="Times" w:eastAsia="Times" w:hAnsi="Times" w:cs="Times"/>
          <w:b/>
          <w:bCs/>
          <w:sz w:val="28"/>
          <w:szCs w:val="28"/>
        </w:rPr>
      </w:pPr>
      <w:r>
        <w:rPr>
          <w:rFonts w:ascii="Times" w:eastAsia="Times" w:hAnsi="Times" w:cs="Times"/>
          <w:b/>
          <w:bCs/>
          <w:sz w:val="28"/>
          <w:szCs w:val="28"/>
        </w:rPr>
        <w:t>5.2.2.3 View Blocked Phone Number List</w:t>
      </w:r>
    </w:p>
    <w:p w14:paraId="3A3CA7E1" w14:textId="77777777" w:rsidR="00F403B5" w:rsidRDefault="00F403B5" w:rsidP="00F403B5">
      <w:pPr>
        <w:ind w:left="720" w:firstLine="720"/>
        <w:rPr>
          <w:rFonts w:ascii="Times" w:eastAsia="Times" w:hAnsi="Times" w:cs="Times"/>
          <w:b/>
          <w:bCs/>
          <w:sz w:val="28"/>
          <w:szCs w:val="28"/>
        </w:rPr>
      </w:pPr>
    </w:p>
    <w:p w14:paraId="44012B92" w14:textId="77777777" w:rsidR="00F403B5" w:rsidRDefault="00F403B5" w:rsidP="00F403B5">
      <w:pPr>
        <w:rPr>
          <w:rFonts w:ascii="Times" w:eastAsia="Times" w:hAnsi="Times" w:cs="Times"/>
          <w:b/>
          <w:bCs/>
          <w:sz w:val="28"/>
          <w:szCs w:val="28"/>
        </w:rPr>
      </w:pPr>
      <w:r>
        <w:rPr>
          <w:rFonts w:ascii="Times" w:eastAsia="Times" w:hAnsi="Times" w:cs="Times"/>
          <w:b/>
          <w:noProof/>
          <w:sz w:val="28"/>
          <w:szCs w:val="28"/>
        </w:rPr>
        <w:drawing>
          <wp:inline distT="0" distB="0" distL="0" distR="0" wp14:anchorId="4784EB67" wp14:editId="5147AF86">
            <wp:extent cx="5581650" cy="28936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nic_view report.png"/>
                    <pic:cNvPicPr/>
                  </pic:nvPicPr>
                  <pic:blipFill>
                    <a:blip r:embed="rId73">
                      <a:extLst>
                        <a:ext uri="{28A0092B-C50C-407E-A947-70E740481C1C}">
                          <a14:useLocalDpi xmlns:a14="http://schemas.microsoft.com/office/drawing/2010/main" val="0"/>
                        </a:ext>
                      </a:extLst>
                    </a:blip>
                    <a:stretch>
                      <a:fillRect/>
                    </a:stretch>
                  </pic:blipFill>
                  <pic:spPr>
                    <a:xfrm>
                      <a:off x="0" y="0"/>
                      <a:ext cx="5581650" cy="2893695"/>
                    </a:xfrm>
                    <a:prstGeom prst="rect">
                      <a:avLst/>
                    </a:prstGeom>
                  </pic:spPr>
                </pic:pic>
              </a:graphicData>
            </a:graphic>
          </wp:inline>
        </w:drawing>
      </w:r>
    </w:p>
    <w:p w14:paraId="7BF148CB" w14:textId="77777777" w:rsidR="00F403B5" w:rsidRDefault="00F403B5" w:rsidP="00F403B5">
      <w:pPr>
        <w:rPr>
          <w:rFonts w:ascii="Times" w:eastAsia="Times" w:hAnsi="Times" w:cs="Times"/>
          <w:b/>
          <w:bCs/>
          <w:sz w:val="28"/>
          <w:szCs w:val="28"/>
        </w:rPr>
      </w:pPr>
    </w:p>
    <w:p w14:paraId="72827BE5" w14:textId="77777777" w:rsidR="00F403B5" w:rsidRDefault="00F403B5" w:rsidP="00F403B5">
      <w:pPr>
        <w:rPr>
          <w:rFonts w:ascii="Times" w:eastAsia="Times" w:hAnsi="Times" w:cs="Times"/>
          <w:b/>
          <w:bCs/>
        </w:rPr>
      </w:pPr>
      <w:r>
        <w:rPr>
          <w:rFonts w:ascii="Times" w:eastAsia="Times" w:hAnsi="Times" w:cs="Times"/>
          <w:b/>
          <w:bCs/>
        </w:rPr>
        <w:t>Buttons</w:t>
      </w:r>
    </w:p>
    <w:p w14:paraId="12D7EC9E" w14:textId="77777777" w:rsidR="00F403B5" w:rsidRDefault="00F403B5" w:rsidP="00F403B5">
      <w:pPr>
        <w:rPr>
          <w:rFonts w:ascii="Times" w:eastAsia="Times" w:hAnsi="Times" w:cs="Times"/>
          <w:b/>
          <w:bCs/>
        </w:rPr>
      </w:pPr>
    </w:p>
    <w:tbl>
      <w:tblPr>
        <w:tblStyle w:val="TableGrid"/>
        <w:tblW w:w="0" w:type="auto"/>
        <w:tblLook w:val="04A0" w:firstRow="1" w:lastRow="0" w:firstColumn="1" w:lastColumn="0" w:noHBand="0" w:noVBand="1"/>
      </w:tblPr>
      <w:tblGrid>
        <w:gridCol w:w="556"/>
        <w:gridCol w:w="1707"/>
        <w:gridCol w:w="2502"/>
        <w:gridCol w:w="2700"/>
        <w:gridCol w:w="1315"/>
      </w:tblGrid>
      <w:tr w:rsidR="00F403B5" w14:paraId="2DEEBA7F" w14:textId="77777777" w:rsidTr="2AB9BC32">
        <w:tc>
          <w:tcPr>
            <w:tcW w:w="556" w:type="dxa"/>
          </w:tcPr>
          <w:p w14:paraId="009D1696" w14:textId="77777777" w:rsidR="00F403B5" w:rsidRDefault="00F403B5" w:rsidP="00F403B5">
            <w:pPr>
              <w:jc w:val="center"/>
              <w:rPr>
                <w:rFonts w:ascii="Times" w:eastAsia="Times" w:hAnsi="Times" w:cs="Times"/>
                <w:b/>
                <w:bCs/>
              </w:rPr>
            </w:pPr>
            <w:r>
              <w:rPr>
                <w:rFonts w:ascii="Times" w:eastAsia="Times" w:hAnsi="Times" w:cs="Times"/>
                <w:b/>
                <w:bCs/>
              </w:rPr>
              <w:t>No</w:t>
            </w:r>
          </w:p>
        </w:tc>
        <w:tc>
          <w:tcPr>
            <w:tcW w:w="1707" w:type="dxa"/>
          </w:tcPr>
          <w:p w14:paraId="257819EA" w14:textId="77777777" w:rsidR="00F403B5" w:rsidRDefault="00F403B5" w:rsidP="00F403B5">
            <w:pPr>
              <w:jc w:val="center"/>
              <w:rPr>
                <w:rFonts w:ascii="Times" w:eastAsia="Times" w:hAnsi="Times" w:cs="Times"/>
                <w:b/>
                <w:bCs/>
              </w:rPr>
            </w:pPr>
            <w:r>
              <w:rPr>
                <w:rFonts w:ascii="Times" w:eastAsia="Times" w:hAnsi="Times" w:cs="Times"/>
                <w:b/>
                <w:bCs/>
              </w:rPr>
              <w:t>Function</w:t>
            </w:r>
          </w:p>
        </w:tc>
        <w:tc>
          <w:tcPr>
            <w:tcW w:w="2502" w:type="dxa"/>
          </w:tcPr>
          <w:p w14:paraId="0B86D9F0" w14:textId="77777777" w:rsidR="00F403B5" w:rsidRDefault="00F403B5" w:rsidP="00F403B5">
            <w:pPr>
              <w:jc w:val="center"/>
              <w:rPr>
                <w:rFonts w:ascii="Times" w:eastAsia="Times" w:hAnsi="Times" w:cs="Times"/>
                <w:b/>
                <w:bCs/>
              </w:rPr>
            </w:pPr>
            <w:r>
              <w:rPr>
                <w:rFonts w:ascii="Times" w:eastAsia="Times" w:hAnsi="Times" w:cs="Times"/>
                <w:b/>
                <w:bCs/>
              </w:rPr>
              <w:t>Description</w:t>
            </w:r>
          </w:p>
        </w:tc>
        <w:tc>
          <w:tcPr>
            <w:tcW w:w="2700" w:type="dxa"/>
          </w:tcPr>
          <w:p w14:paraId="4F638672" w14:textId="77777777" w:rsidR="00F403B5" w:rsidRDefault="00F403B5" w:rsidP="00F403B5">
            <w:pPr>
              <w:jc w:val="center"/>
              <w:rPr>
                <w:rFonts w:ascii="Times" w:eastAsia="Times" w:hAnsi="Times" w:cs="Times"/>
                <w:b/>
                <w:bCs/>
              </w:rPr>
            </w:pPr>
            <w:r>
              <w:rPr>
                <w:rFonts w:ascii="Times" w:eastAsia="Times" w:hAnsi="Times" w:cs="Times"/>
                <w:b/>
                <w:bCs/>
              </w:rPr>
              <w:t>Validation</w:t>
            </w:r>
          </w:p>
        </w:tc>
        <w:tc>
          <w:tcPr>
            <w:tcW w:w="1315" w:type="dxa"/>
          </w:tcPr>
          <w:p w14:paraId="382992BA" w14:textId="77777777" w:rsidR="00F403B5" w:rsidRDefault="00F403B5" w:rsidP="00F403B5">
            <w:pPr>
              <w:jc w:val="center"/>
              <w:rPr>
                <w:rFonts w:ascii="Times" w:eastAsia="Times" w:hAnsi="Times" w:cs="Times"/>
                <w:b/>
                <w:bCs/>
              </w:rPr>
            </w:pPr>
            <w:r>
              <w:rPr>
                <w:rFonts w:ascii="Times" w:eastAsia="Times" w:hAnsi="Times" w:cs="Times"/>
                <w:b/>
                <w:bCs/>
              </w:rPr>
              <w:t>Outcome</w:t>
            </w:r>
          </w:p>
        </w:tc>
      </w:tr>
      <w:tr w:rsidR="00F403B5" w14:paraId="21D11B1F" w14:textId="77777777" w:rsidTr="2AB9BC32">
        <w:tc>
          <w:tcPr>
            <w:tcW w:w="556" w:type="dxa"/>
          </w:tcPr>
          <w:p w14:paraId="3A755435" w14:textId="77777777" w:rsidR="00F403B5" w:rsidRPr="00D772FE" w:rsidRDefault="00F403B5" w:rsidP="00F403B5">
            <w:pPr>
              <w:jc w:val="center"/>
              <w:rPr>
                <w:rFonts w:ascii="Times" w:eastAsia="Times" w:hAnsi="Times" w:cs="Times"/>
              </w:rPr>
            </w:pPr>
            <w:r w:rsidRPr="2AB9BC32">
              <w:rPr>
                <w:rFonts w:ascii="Times" w:eastAsia="Times" w:hAnsi="Times" w:cs="Times"/>
              </w:rPr>
              <w:t>1</w:t>
            </w:r>
          </w:p>
        </w:tc>
        <w:tc>
          <w:tcPr>
            <w:tcW w:w="1707" w:type="dxa"/>
          </w:tcPr>
          <w:p w14:paraId="422C4654" w14:textId="77777777" w:rsidR="00F403B5" w:rsidRPr="00D772FE" w:rsidRDefault="00F403B5" w:rsidP="00F403B5">
            <w:pPr>
              <w:rPr>
                <w:rFonts w:ascii="Times" w:eastAsia="Times" w:hAnsi="Times" w:cs="Times"/>
                <w:bCs/>
              </w:rPr>
            </w:pPr>
            <w:proofErr w:type="spellStart"/>
            <w:r>
              <w:rPr>
                <w:rFonts w:ascii="Times" w:eastAsia="Times" w:hAnsi="Times" w:cs="Times"/>
                <w:bCs/>
              </w:rPr>
              <w:t>ChooseStartDate</w:t>
            </w:r>
            <w:proofErr w:type="spellEnd"/>
          </w:p>
        </w:tc>
        <w:tc>
          <w:tcPr>
            <w:tcW w:w="2502" w:type="dxa"/>
          </w:tcPr>
          <w:p w14:paraId="3792CC86" w14:textId="77777777" w:rsidR="00F403B5" w:rsidRPr="00D772FE" w:rsidRDefault="00F403B5" w:rsidP="00F403B5">
            <w:pPr>
              <w:rPr>
                <w:rFonts w:ascii="Times" w:eastAsia="Times" w:hAnsi="Times" w:cs="Times"/>
                <w:bCs/>
              </w:rPr>
            </w:pPr>
            <w:r>
              <w:rPr>
                <w:rFonts w:ascii="Times" w:eastAsia="Times" w:hAnsi="Times" w:cs="Times"/>
                <w:bCs/>
              </w:rPr>
              <w:t>Select the start day of the report</w:t>
            </w:r>
          </w:p>
        </w:tc>
        <w:tc>
          <w:tcPr>
            <w:tcW w:w="2700" w:type="dxa"/>
          </w:tcPr>
          <w:p w14:paraId="15BCF983" w14:textId="77777777" w:rsidR="00F403B5" w:rsidRPr="00D772FE" w:rsidRDefault="00F403B5" w:rsidP="00F403B5">
            <w:pPr>
              <w:rPr>
                <w:rFonts w:ascii="Times" w:eastAsia="Times" w:hAnsi="Times" w:cs="Times"/>
                <w:bCs/>
              </w:rPr>
            </w:pPr>
            <w:r>
              <w:rPr>
                <w:rFonts w:ascii="Times" w:eastAsia="Times" w:hAnsi="Times" w:cs="Times"/>
                <w:bCs/>
              </w:rPr>
              <w:t>Picked value much greater than 01-01-2000 and smaller than end day</w:t>
            </w:r>
          </w:p>
        </w:tc>
        <w:tc>
          <w:tcPr>
            <w:tcW w:w="1315" w:type="dxa"/>
          </w:tcPr>
          <w:p w14:paraId="0DBCDF59" w14:textId="77777777" w:rsidR="00F403B5" w:rsidRPr="00D772FE" w:rsidRDefault="00F403B5" w:rsidP="00F403B5">
            <w:pPr>
              <w:rPr>
                <w:rFonts w:ascii="Times" w:eastAsia="Times" w:hAnsi="Times" w:cs="Times"/>
                <w:bCs/>
              </w:rPr>
            </w:pPr>
            <w:r>
              <w:rPr>
                <w:rFonts w:ascii="Times" w:eastAsia="Times" w:hAnsi="Times" w:cs="Times"/>
                <w:bCs/>
              </w:rPr>
              <w:t>The graph is updated</w:t>
            </w:r>
          </w:p>
        </w:tc>
      </w:tr>
      <w:tr w:rsidR="00F403B5" w14:paraId="43ABD5F6" w14:textId="77777777" w:rsidTr="2AB9BC32">
        <w:tc>
          <w:tcPr>
            <w:tcW w:w="556" w:type="dxa"/>
          </w:tcPr>
          <w:p w14:paraId="6E0A3A2B" w14:textId="77777777" w:rsidR="00F403B5" w:rsidRDefault="00F403B5" w:rsidP="00F403B5">
            <w:pPr>
              <w:jc w:val="center"/>
              <w:rPr>
                <w:rFonts w:ascii="Times" w:eastAsia="Times" w:hAnsi="Times" w:cs="Times"/>
              </w:rPr>
            </w:pPr>
            <w:r w:rsidRPr="2AB9BC32">
              <w:rPr>
                <w:rFonts w:ascii="Times" w:eastAsia="Times" w:hAnsi="Times" w:cs="Times"/>
              </w:rPr>
              <w:t>2</w:t>
            </w:r>
          </w:p>
        </w:tc>
        <w:tc>
          <w:tcPr>
            <w:tcW w:w="1707" w:type="dxa"/>
          </w:tcPr>
          <w:p w14:paraId="19666F85" w14:textId="77777777" w:rsidR="00F403B5" w:rsidRPr="00D772FE" w:rsidRDefault="00F403B5" w:rsidP="00F403B5">
            <w:pPr>
              <w:rPr>
                <w:rFonts w:ascii="Times" w:eastAsia="Times" w:hAnsi="Times" w:cs="Times"/>
                <w:bCs/>
              </w:rPr>
            </w:pPr>
            <w:proofErr w:type="spellStart"/>
            <w:r>
              <w:rPr>
                <w:rFonts w:ascii="Times" w:eastAsia="Times" w:hAnsi="Times" w:cs="Times"/>
                <w:bCs/>
              </w:rPr>
              <w:t>ChromeEndDate</w:t>
            </w:r>
            <w:proofErr w:type="spellEnd"/>
          </w:p>
        </w:tc>
        <w:tc>
          <w:tcPr>
            <w:tcW w:w="2502" w:type="dxa"/>
          </w:tcPr>
          <w:p w14:paraId="09D10A60" w14:textId="77777777" w:rsidR="00F403B5" w:rsidRPr="00D772FE" w:rsidRDefault="00F403B5" w:rsidP="00F403B5">
            <w:pPr>
              <w:rPr>
                <w:rFonts w:ascii="Times" w:eastAsia="Times" w:hAnsi="Times" w:cs="Times"/>
                <w:bCs/>
              </w:rPr>
            </w:pPr>
            <w:r>
              <w:rPr>
                <w:rFonts w:ascii="Times" w:eastAsia="Times" w:hAnsi="Times" w:cs="Times"/>
                <w:bCs/>
              </w:rPr>
              <w:t xml:space="preserve">Select the end day of the report </w:t>
            </w:r>
          </w:p>
        </w:tc>
        <w:tc>
          <w:tcPr>
            <w:tcW w:w="2700" w:type="dxa"/>
          </w:tcPr>
          <w:p w14:paraId="3387BC2C" w14:textId="77777777" w:rsidR="00F403B5" w:rsidRPr="00D772FE" w:rsidRDefault="00F403B5" w:rsidP="00F403B5">
            <w:pPr>
              <w:rPr>
                <w:rFonts w:ascii="Times" w:eastAsia="Times" w:hAnsi="Times" w:cs="Times"/>
                <w:bCs/>
              </w:rPr>
            </w:pPr>
            <w:r>
              <w:rPr>
                <w:rFonts w:ascii="Times" w:eastAsia="Times" w:hAnsi="Times" w:cs="Times"/>
                <w:bCs/>
              </w:rPr>
              <w:t>Picked value much smaller than current day</w:t>
            </w:r>
          </w:p>
        </w:tc>
        <w:tc>
          <w:tcPr>
            <w:tcW w:w="1315" w:type="dxa"/>
          </w:tcPr>
          <w:p w14:paraId="794ABFC5" w14:textId="77777777" w:rsidR="00F403B5" w:rsidRPr="00D772FE" w:rsidRDefault="00F403B5" w:rsidP="00F403B5">
            <w:pPr>
              <w:rPr>
                <w:rFonts w:ascii="Times" w:eastAsia="Times" w:hAnsi="Times" w:cs="Times"/>
                <w:bCs/>
              </w:rPr>
            </w:pPr>
            <w:r>
              <w:rPr>
                <w:rFonts w:ascii="Times" w:eastAsia="Times" w:hAnsi="Times" w:cs="Times"/>
                <w:bCs/>
              </w:rPr>
              <w:t>The graph is updated</w:t>
            </w:r>
          </w:p>
        </w:tc>
      </w:tr>
    </w:tbl>
    <w:p w14:paraId="323C1FB3" w14:textId="77777777" w:rsidR="00F403B5" w:rsidRDefault="00F403B5" w:rsidP="00F403B5">
      <w:pPr>
        <w:rPr>
          <w:rFonts w:ascii="Times" w:eastAsia="Times" w:hAnsi="Times" w:cs="Times"/>
          <w:b/>
          <w:bCs/>
          <w:sz w:val="28"/>
          <w:szCs w:val="28"/>
        </w:rPr>
      </w:pPr>
    </w:p>
    <w:p w14:paraId="4798EDFE" w14:textId="77777777" w:rsidR="00F403B5" w:rsidRDefault="00F403B5" w:rsidP="00F403B5">
      <w:pPr>
        <w:rPr>
          <w:rFonts w:ascii="Times" w:eastAsia="Times" w:hAnsi="Times" w:cs="Times"/>
          <w:b/>
          <w:bCs/>
          <w:sz w:val="28"/>
          <w:szCs w:val="28"/>
        </w:rPr>
      </w:pPr>
    </w:p>
    <w:p w14:paraId="50EF0C8D" w14:textId="77777777" w:rsidR="00F403B5" w:rsidRPr="00C05574" w:rsidRDefault="00F403B5" w:rsidP="00F403B5">
      <w:pPr>
        <w:rPr>
          <w:rFonts w:ascii="Times" w:eastAsia="Times" w:hAnsi="Times" w:cs="Times"/>
          <w:b/>
          <w:bCs/>
          <w:sz w:val="28"/>
          <w:szCs w:val="28"/>
        </w:rPr>
      </w:pPr>
    </w:p>
    <w:p w14:paraId="7DC170E9" w14:textId="77777777" w:rsidR="00F403B5" w:rsidRDefault="00F403B5" w:rsidP="00F403B5">
      <w:pPr>
        <w:pStyle w:val="Heading2"/>
        <w:rPr>
          <w:rFonts w:ascii="Times" w:eastAsia="Times" w:hAnsi="Times" w:cs="Times"/>
        </w:rPr>
      </w:pPr>
      <w:bookmarkStart w:id="369" w:name="_Toc520105371"/>
      <w:bookmarkStart w:id="370" w:name="_Toc520105541"/>
      <w:r w:rsidRPr="75A703E1">
        <w:rPr>
          <w:rFonts w:ascii="Times" w:eastAsia="Times" w:hAnsi="Times" w:cs="Times"/>
        </w:rPr>
        <w:t>6. Database Design</w:t>
      </w:r>
      <w:bookmarkEnd w:id="366"/>
      <w:bookmarkEnd w:id="367"/>
      <w:bookmarkEnd w:id="368"/>
      <w:bookmarkEnd w:id="369"/>
      <w:bookmarkEnd w:id="370"/>
    </w:p>
    <w:p w14:paraId="011585DF" w14:textId="77777777" w:rsidR="00F403B5" w:rsidRDefault="00F403B5" w:rsidP="00F403B5">
      <w:pPr>
        <w:rPr>
          <w:rFonts w:ascii="Times,Cambria" w:eastAsia="Times,Cambria" w:hAnsi="Times,Cambria" w:cs="Times,Cambria"/>
          <w:b/>
          <w:bCs/>
          <w:sz w:val="28"/>
          <w:szCs w:val="28"/>
        </w:rPr>
      </w:pPr>
      <w:r>
        <w:tab/>
      </w:r>
      <w:r w:rsidRPr="7C864585">
        <w:rPr>
          <w:rFonts w:ascii="Times" w:eastAsia="Times" w:hAnsi="Times" w:cs="Times"/>
          <w:b/>
          <w:bCs/>
          <w:sz w:val="28"/>
          <w:szCs w:val="28"/>
        </w:rPr>
        <w:t>6.1 Entity relationship diagram (ERD)</w:t>
      </w:r>
    </w:p>
    <w:p w14:paraId="31BD6CCB" w14:textId="77777777" w:rsidR="00F403B5" w:rsidRDefault="00F403B5" w:rsidP="00F403B5">
      <w:pPr>
        <w:rPr>
          <w:rFonts w:ascii="Times" w:eastAsia="Cambria" w:hAnsi="Times" w:cs="Times"/>
          <w:b/>
          <w:sz w:val="28"/>
          <w:szCs w:val="28"/>
        </w:rPr>
      </w:pPr>
      <w:r>
        <w:rPr>
          <w:noProof/>
        </w:rPr>
        <w:lastRenderedPageBreak/>
        <w:drawing>
          <wp:inline distT="0" distB="0" distL="0" distR="0" wp14:anchorId="4625911B" wp14:editId="2A3C8217">
            <wp:extent cx="5789958" cy="2715842"/>
            <wp:effectExtent l="0" t="0" r="1270" b="0"/>
            <wp:docPr id="2275538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89958" cy="2715842"/>
                    </a:xfrm>
                    <a:prstGeom prst="rect">
                      <a:avLst/>
                    </a:prstGeom>
                  </pic:spPr>
                </pic:pic>
              </a:graphicData>
            </a:graphic>
          </wp:inline>
        </w:drawing>
      </w:r>
    </w:p>
    <w:p w14:paraId="4B0364BD" w14:textId="77777777" w:rsidR="00F403B5" w:rsidRDefault="00F403B5" w:rsidP="00F403B5">
      <w:pPr>
        <w:rPr>
          <w:rFonts w:ascii="Times,Cambria" w:eastAsia="Times,Cambria" w:hAnsi="Times,Cambria" w:cs="Times,Cambria"/>
          <w:b/>
          <w:bCs/>
          <w:sz w:val="28"/>
          <w:szCs w:val="28"/>
        </w:rPr>
      </w:pPr>
      <w:r>
        <w:tab/>
      </w:r>
      <w:r w:rsidRPr="7C864585">
        <w:rPr>
          <w:rFonts w:ascii="Times" w:eastAsia="Times" w:hAnsi="Times" w:cs="Times"/>
          <w:b/>
          <w:bCs/>
          <w:sz w:val="28"/>
          <w:szCs w:val="28"/>
        </w:rPr>
        <w:t>6.2 Data Dictionary</w:t>
      </w:r>
    </w:p>
    <w:tbl>
      <w:tblPr>
        <w:tblStyle w:val="TableGrid31"/>
        <w:tblW w:w="9330" w:type="dxa"/>
        <w:tblLayout w:type="fixed"/>
        <w:tblLook w:val="04A0" w:firstRow="1" w:lastRow="0" w:firstColumn="1" w:lastColumn="0" w:noHBand="0" w:noVBand="1"/>
      </w:tblPr>
      <w:tblGrid>
        <w:gridCol w:w="2405"/>
        <w:gridCol w:w="6925"/>
      </w:tblGrid>
      <w:tr w:rsidR="00F403B5" w:rsidRPr="00E600A9" w14:paraId="0A93439F" w14:textId="77777777" w:rsidTr="75A703E1">
        <w:trPr>
          <w:trHeight w:val="280"/>
        </w:trPr>
        <w:tc>
          <w:tcPr>
            <w:tcW w:w="2405" w:type="dxa"/>
            <w:tcBorders>
              <w:top w:val="single" w:sz="4" w:space="0" w:color="auto"/>
              <w:left w:val="single" w:sz="4" w:space="0" w:color="auto"/>
              <w:bottom w:val="single" w:sz="4" w:space="0" w:color="auto"/>
              <w:right w:val="single" w:sz="4" w:space="0" w:color="auto"/>
            </w:tcBorders>
          </w:tcPr>
          <w:p w14:paraId="5C3C8674" w14:textId="77777777" w:rsidR="00F403B5" w:rsidRPr="00E600A9" w:rsidRDefault="00F403B5" w:rsidP="00F403B5">
            <w:pPr>
              <w:rPr>
                <w:rFonts w:ascii="Times,Cambria" w:eastAsia="Times,Cambria" w:hAnsi="Times,Cambria" w:cs="Times,Cambria"/>
                <w:b/>
                <w:bCs/>
                <w:color w:val="auto"/>
                <w:sz w:val="26"/>
                <w:szCs w:val="26"/>
              </w:rPr>
            </w:pPr>
          </w:p>
        </w:tc>
        <w:tc>
          <w:tcPr>
            <w:tcW w:w="6925" w:type="dxa"/>
            <w:tcBorders>
              <w:top w:val="single" w:sz="4" w:space="0" w:color="auto"/>
              <w:left w:val="single" w:sz="4" w:space="0" w:color="auto"/>
              <w:bottom w:val="single" w:sz="4" w:space="0" w:color="auto"/>
              <w:right w:val="single" w:sz="4" w:space="0" w:color="auto"/>
            </w:tcBorders>
            <w:hideMark/>
          </w:tcPr>
          <w:p w14:paraId="18FF05EE" w14:textId="77777777" w:rsidR="00F403B5" w:rsidRPr="00E600A9" w:rsidRDefault="00F403B5" w:rsidP="00F403B5">
            <w:pPr>
              <w:ind w:left="408"/>
              <w:rPr>
                <w:rFonts w:ascii="Times,Cambria" w:eastAsia="Times,Cambria" w:hAnsi="Times,Cambria" w:cs="Times,Cambria"/>
                <w:b/>
                <w:bCs/>
                <w:color w:val="auto"/>
                <w:sz w:val="26"/>
                <w:szCs w:val="26"/>
              </w:rPr>
            </w:pPr>
            <w:r w:rsidRPr="75A703E1">
              <w:rPr>
                <w:rFonts w:ascii="Times" w:eastAsia="Times" w:hAnsi="Times" w:cs="Times"/>
                <w:color w:val="auto"/>
                <w:sz w:val="26"/>
                <w:szCs w:val="26"/>
              </w:rPr>
              <w:t>Entity Data Dictionary</w:t>
            </w:r>
          </w:p>
        </w:tc>
      </w:tr>
      <w:tr w:rsidR="00F403B5" w:rsidRPr="00E600A9" w14:paraId="05CF1E41" w14:textId="77777777" w:rsidTr="75A703E1">
        <w:trPr>
          <w:trHeight w:val="220"/>
        </w:trPr>
        <w:tc>
          <w:tcPr>
            <w:tcW w:w="2405" w:type="dxa"/>
            <w:tcBorders>
              <w:top w:val="single" w:sz="4" w:space="0" w:color="auto"/>
              <w:left w:val="single" w:sz="4" w:space="0" w:color="auto"/>
              <w:bottom w:val="single" w:sz="4" w:space="0" w:color="auto"/>
              <w:right w:val="single" w:sz="4" w:space="0" w:color="auto"/>
            </w:tcBorders>
            <w:hideMark/>
          </w:tcPr>
          <w:p w14:paraId="4E95DB2A" w14:textId="77777777" w:rsidR="00F403B5" w:rsidRPr="00E600A9" w:rsidRDefault="00F403B5" w:rsidP="00F403B5">
            <w:pPr>
              <w:rPr>
                <w:rFonts w:ascii="Times,Cambria" w:eastAsia="Times,Cambria" w:hAnsi="Times,Cambria" w:cs="Times,Cambria"/>
                <w:b/>
                <w:bCs/>
                <w:color w:val="auto"/>
                <w:sz w:val="26"/>
                <w:szCs w:val="26"/>
              </w:rPr>
            </w:pPr>
            <w:r w:rsidRPr="75A703E1">
              <w:rPr>
                <w:rFonts w:ascii="Times" w:eastAsia="Times" w:hAnsi="Times" w:cs="Times"/>
                <w:b/>
                <w:bCs/>
                <w:color w:val="auto"/>
                <w:sz w:val="26"/>
                <w:szCs w:val="26"/>
              </w:rPr>
              <w:t>Entity name</w:t>
            </w:r>
          </w:p>
        </w:tc>
        <w:tc>
          <w:tcPr>
            <w:tcW w:w="6925" w:type="dxa"/>
            <w:tcBorders>
              <w:top w:val="single" w:sz="4" w:space="0" w:color="auto"/>
              <w:left w:val="single" w:sz="4" w:space="0" w:color="auto"/>
              <w:bottom w:val="single" w:sz="4" w:space="0" w:color="auto"/>
              <w:right w:val="single" w:sz="4" w:space="0" w:color="auto"/>
            </w:tcBorders>
            <w:hideMark/>
          </w:tcPr>
          <w:p w14:paraId="6605C122" w14:textId="77777777" w:rsidR="00F403B5" w:rsidRPr="00E600A9" w:rsidRDefault="00F403B5" w:rsidP="00F403B5">
            <w:pPr>
              <w:rPr>
                <w:rFonts w:ascii="Times,Cambria" w:eastAsia="Times,Cambria" w:hAnsi="Times,Cambria" w:cs="Times,Cambria"/>
                <w:b/>
                <w:bCs/>
                <w:color w:val="auto"/>
                <w:sz w:val="26"/>
                <w:szCs w:val="26"/>
              </w:rPr>
            </w:pPr>
            <w:r w:rsidRPr="75A703E1">
              <w:rPr>
                <w:rFonts w:ascii="Times" w:eastAsia="Times" w:hAnsi="Times" w:cs="Times"/>
                <w:b/>
                <w:bCs/>
                <w:color w:val="auto"/>
                <w:sz w:val="26"/>
                <w:szCs w:val="26"/>
              </w:rPr>
              <w:t xml:space="preserve">Description </w:t>
            </w:r>
          </w:p>
        </w:tc>
      </w:tr>
      <w:tr w:rsidR="00F403B5" w:rsidRPr="00E600A9" w14:paraId="27AFDF94"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75C8627A" w14:textId="77777777" w:rsidR="00F403B5" w:rsidRPr="00E600A9" w:rsidRDefault="00F403B5" w:rsidP="00F403B5">
            <w:pPr>
              <w:rPr>
                <w:rFonts w:ascii="Times,Cambria" w:eastAsia="Times,Cambria" w:hAnsi="Times,Cambria" w:cs="Times,Cambria"/>
                <w:color w:val="auto"/>
                <w:sz w:val="26"/>
                <w:szCs w:val="26"/>
              </w:rPr>
            </w:pPr>
            <w:proofErr w:type="spellStart"/>
            <w:r w:rsidRPr="75A703E1">
              <w:rPr>
                <w:rFonts w:ascii="Times" w:eastAsia="Times" w:hAnsi="Times" w:cs="Times"/>
                <w:color w:val="auto"/>
                <w:sz w:val="26"/>
                <w:szCs w:val="26"/>
              </w:rPr>
              <w:t>Tbl_Working_Hours</w:t>
            </w:r>
            <w:proofErr w:type="spellEnd"/>
          </w:p>
        </w:tc>
        <w:tc>
          <w:tcPr>
            <w:tcW w:w="6925" w:type="dxa"/>
            <w:tcBorders>
              <w:top w:val="single" w:sz="4" w:space="0" w:color="auto"/>
              <w:left w:val="single" w:sz="4" w:space="0" w:color="auto"/>
              <w:bottom w:val="single" w:sz="4" w:space="0" w:color="auto"/>
              <w:right w:val="single" w:sz="4" w:space="0" w:color="auto"/>
            </w:tcBorders>
            <w:hideMark/>
          </w:tcPr>
          <w:p w14:paraId="2376CB5F" w14:textId="77777777" w:rsidR="00F403B5" w:rsidRPr="00E600A9" w:rsidRDefault="00F403B5" w:rsidP="00F403B5">
            <w:pPr>
              <w:rPr>
                <w:rFonts w:ascii="Times,Cambria" w:eastAsia="Times,Cambria" w:hAnsi="Times,Cambria" w:cs="Times,Cambria"/>
                <w:color w:val="auto"/>
                <w:sz w:val="26"/>
                <w:szCs w:val="26"/>
              </w:rPr>
            </w:pPr>
            <w:r w:rsidRPr="75A703E1">
              <w:rPr>
                <w:rFonts w:ascii="Times" w:eastAsia="Times" w:hAnsi="Times" w:cs="Times"/>
                <w:color w:val="auto"/>
                <w:sz w:val="26"/>
                <w:szCs w:val="26"/>
              </w:rPr>
              <w:t xml:space="preserve">Contain the working </w:t>
            </w:r>
            <w:r w:rsidRPr="00894534">
              <w:rPr>
                <w:rFonts w:ascii="Times" w:eastAsia="Times" w:hAnsi="Times" w:cs="Times"/>
                <w:noProof/>
                <w:color w:val="auto"/>
                <w:sz w:val="26"/>
                <w:szCs w:val="26"/>
              </w:rPr>
              <w:t>hour</w:t>
            </w:r>
            <w:r>
              <w:rPr>
                <w:rFonts w:ascii="Times" w:eastAsia="Times" w:hAnsi="Times" w:cs="Times"/>
                <w:noProof/>
                <w:color w:val="auto"/>
                <w:sz w:val="26"/>
                <w:szCs w:val="26"/>
              </w:rPr>
              <w:t>'</w:t>
            </w:r>
            <w:r w:rsidRPr="00894534">
              <w:rPr>
                <w:rFonts w:ascii="Times" w:eastAsia="Times" w:hAnsi="Times" w:cs="Times"/>
                <w:noProof/>
                <w:color w:val="auto"/>
                <w:sz w:val="26"/>
                <w:szCs w:val="26"/>
              </w:rPr>
              <w:t>s</w:t>
            </w:r>
            <w:r w:rsidRPr="75A703E1">
              <w:rPr>
                <w:rFonts w:ascii="Times" w:eastAsia="Times" w:hAnsi="Times" w:cs="Times"/>
                <w:color w:val="auto"/>
                <w:sz w:val="26"/>
                <w:szCs w:val="26"/>
              </w:rPr>
              <w:t xml:space="preserve"> </w:t>
            </w:r>
            <w:r w:rsidRPr="00E3374E">
              <w:rPr>
                <w:rFonts w:ascii="Times" w:eastAsia="Times" w:hAnsi="Times" w:cs="Times"/>
                <w:noProof/>
                <w:color w:val="auto"/>
                <w:sz w:val="26"/>
                <w:szCs w:val="26"/>
              </w:rPr>
              <w:t>information</w:t>
            </w:r>
            <w:r w:rsidRPr="75A703E1">
              <w:rPr>
                <w:rFonts w:ascii="Times" w:eastAsia="Times" w:hAnsi="Times" w:cs="Times"/>
                <w:color w:val="auto"/>
                <w:sz w:val="26"/>
                <w:szCs w:val="26"/>
              </w:rPr>
              <w:t>:</w:t>
            </w:r>
          </w:p>
          <w:p w14:paraId="1F64C877" w14:textId="77777777" w:rsidR="00F403B5" w:rsidRPr="00E600A9" w:rsidRDefault="00F403B5" w:rsidP="00F403B5">
            <w:pPr>
              <w:pStyle w:val="ListParagraph"/>
              <w:numPr>
                <w:ilvl w:val="0"/>
                <w:numId w:val="7"/>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startWorking</w:t>
            </w:r>
            <w:proofErr w:type="spellEnd"/>
            <w:r w:rsidRPr="75A703E1">
              <w:rPr>
                <w:rFonts w:ascii="Times" w:eastAsia="Times" w:hAnsi="Times" w:cs="Times"/>
                <w:color w:val="auto"/>
                <w:sz w:val="26"/>
                <w:szCs w:val="26"/>
              </w:rPr>
              <w:t>: opening hours in one day.</w:t>
            </w:r>
          </w:p>
          <w:p w14:paraId="786B459C" w14:textId="77777777" w:rsidR="00F403B5" w:rsidRPr="00E600A9" w:rsidRDefault="00F403B5" w:rsidP="00F403B5">
            <w:pPr>
              <w:pStyle w:val="ListParagraph"/>
              <w:numPr>
                <w:ilvl w:val="0"/>
                <w:numId w:val="7"/>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endWorking</w:t>
            </w:r>
            <w:proofErr w:type="spellEnd"/>
            <w:r w:rsidRPr="75A703E1">
              <w:rPr>
                <w:rFonts w:ascii="Times" w:eastAsia="Times" w:hAnsi="Times" w:cs="Times"/>
                <w:color w:val="auto"/>
                <w:sz w:val="26"/>
                <w:szCs w:val="26"/>
              </w:rPr>
              <w:t>: closing hours in one day.</w:t>
            </w:r>
          </w:p>
          <w:p w14:paraId="465A5D58" w14:textId="77777777" w:rsidR="00F403B5" w:rsidRPr="00E600A9" w:rsidRDefault="00F403B5" w:rsidP="00F403B5">
            <w:pPr>
              <w:pStyle w:val="ListParagraph"/>
              <w:numPr>
                <w:ilvl w:val="0"/>
                <w:numId w:val="7"/>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applyDate</w:t>
            </w:r>
            <w:proofErr w:type="spellEnd"/>
            <w:r w:rsidRPr="75A703E1">
              <w:rPr>
                <w:rFonts w:ascii="Times" w:eastAsia="Times" w:hAnsi="Times" w:cs="Times"/>
                <w:color w:val="auto"/>
                <w:sz w:val="26"/>
                <w:szCs w:val="26"/>
              </w:rPr>
              <w:t xml:space="preserve">: </w:t>
            </w:r>
            <w:r>
              <w:rPr>
                <w:rFonts w:ascii="Times" w:eastAsia="Times" w:hAnsi="Times" w:cs="Times"/>
                <w:color w:val="auto"/>
                <w:sz w:val="26"/>
                <w:szCs w:val="26"/>
              </w:rPr>
              <w:t xml:space="preserve">the </w:t>
            </w:r>
            <w:r>
              <w:rPr>
                <w:rFonts w:ascii="Times" w:eastAsia="Times" w:hAnsi="Times" w:cs="Times"/>
                <w:noProof/>
                <w:color w:val="auto"/>
                <w:sz w:val="26"/>
                <w:szCs w:val="26"/>
              </w:rPr>
              <w:t>dates</w:t>
            </w:r>
            <w:r w:rsidRPr="75A703E1">
              <w:rPr>
                <w:rFonts w:ascii="Times" w:eastAsia="Times" w:hAnsi="Times" w:cs="Times"/>
                <w:color w:val="auto"/>
                <w:sz w:val="26"/>
                <w:szCs w:val="26"/>
              </w:rPr>
              <w:t xml:space="preserve"> of </w:t>
            </w:r>
            <w:r>
              <w:rPr>
                <w:rFonts w:ascii="Times" w:eastAsia="Times" w:hAnsi="Times" w:cs="Times"/>
                <w:color w:val="auto"/>
                <w:sz w:val="26"/>
                <w:szCs w:val="26"/>
              </w:rPr>
              <w:t xml:space="preserve">the </w:t>
            </w:r>
            <w:r w:rsidRPr="75A703E1">
              <w:rPr>
                <w:rFonts w:ascii="Times" w:eastAsia="Times" w:hAnsi="Times" w:cs="Times"/>
                <w:color w:val="auto"/>
                <w:sz w:val="26"/>
                <w:szCs w:val="26"/>
              </w:rPr>
              <w:t>week.</w:t>
            </w:r>
          </w:p>
          <w:p w14:paraId="13BBD38F" w14:textId="77777777" w:rsidR="00F403B5" w:rsidRPr="00E600A9" w:rsidRDefault="00F403B5" w:rsidP="00F403B5">
            <w:pPr>
              <w:pStyle w:val="ListParagraph"/>
              <w:numPr>
                <w:ilvl w:val="0"/>
                <w:numId w:val="7"/>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isDayOff</w:t>
            </w:r>
            <w:proofErr w:type="spellEnd"/>
            <w:r w:rsidRPr="75A703E1">
              <w:rPr>
                <w:rFonts w:ascii="Times" w:eastAsia="Times" w:hAnsi="Times" w:cs="Times"/>
                <w:color w:val="auto"/>
                <w:sz w:val="26"/>
                <w:szCs w:val="26"/>
              </w:rPr>
              <w:t>: status opening/closing.</w:t>
            </w:r>
          </w:p>
        </w:tc>
      </w:tr>
      <w:tr w:rsidR="00F403B5" w:rsidRPr="00E600A9" w14:paraId="46406C74"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2121074F" w14:textId="77777777" w:rsidR="00F403B5" w:rsidRPr="00E600A9" w:rsidRDefault="00F403B5" w:rsidP="00F403B5">
            <w:pPr>
              <w:rPr>
                <w:rFonts w:ascii="Times,Cambria" w:eastAsia="Times,Cambria" w:hAnsi="Times,Cambria" w:cs="Times,Cambria"/>
                <w:color w:val="auto"/>
                <w:sz w:val="26"/>
                <w:szCs w:val="26"/>
              </w:rPr>
            </w:pPr>
            <w:proofErr w:type="spellStart"/>
            <w:r w:rsidRPr="75A703E1">
              <w:rPr>
                <w:rFonts w:ascii="Times" w:eastAsia="Times" w:hAnsi="Times" w:cs="Times"/>
                <w:color w:val="auto"/>
                <w:sz w:val="26"/>
                <w:szCs w:val="26"/>
              </w:rPr>
              <w:t>Tbl_User</w:t>
            </w:r>
            <w:proofErr w:type="spellEnd"/>
          </w:p>
        </w:tc>
        <w:tc>
          <w:tcPr>
            <w:tcW w:w="6925" w:type="dxa"/>
            <w:tcBorders>
              <w:top w:val="single" w:sz="4" w:space="0" w:color="auto"/>
              <w:left w:val="single" w:sz="4" w:space="0" w:color="auto"/>
              <w:bottom w:val="single" w:sz="4" w:space="0" w:color="auto"/>
              <w:right w:val="single" w:sz="4" w:space="0" w:color="auto"/>
            </w:tcBorders>
            <w:hideMark/>
          </w:tcPr>
          <w:p w14:paraId="0B2233AD" w14:textId="77777777" w:rsidR="00F403B5" w:rsidRPr="00E600A9" w:rsidRDefault="00F403B5" w:rsidP="00F403B5">
            <w:pPr>
              <w:rPr>
                <w:rFonts w:ascii="Times,Cambria" w:eastAsia="Times,Cambria" w:hAnsi="Times,Cambria" w:cs="Times,Cambria"/>
                <w:color w:val="auto"/>
                <w:sz w:val="26"/>
                <w:szCs w:val="26"/>
              </w:rPr>
            </w:pPr>
            <w:r w:rsidRPr="75A703E1">
              <w:rPr>
                <w:rFonts w:ascii="Times" w:eastAsia="Times" w:hAnsi="Times" w:cs="Times"/>
                <w:color w:val="auto"/>
                <w:sz w:val="26"/>
                <w:szCs w:val="26"/>
              </w:rPr>
              <w:t xml:space="preserve">Contain the user </w:t>
            </w:r>
            <w:r w:rsidRPr="00E3374E">
              <w:rPr>
                <w:rFonts w:ascii="Times" w:eastAsia="Times" w:hAnsi="Times" w:cs="Times"/>
                <w:noProof/>
                <w:color w:val="auto"/>
                <w:sz w:val="26"/>
                <w:szCs w:val="26"/>
              </w:rPr>
              <w:t>information</w:t>
            </w:r>
            <w:r w:rsidRPr="75A703E1">
              <w:rPr>
                <w:rFonts w:ascii="Times" w:eastAsia="Times" w:hAnsi="Times" w:cs="Times"/>
                <w:color w:val="auto"/>
                <w:sz w:val="26"/>
                <w:szCs w:val="26"/>
              </w:rPr>
              <w:t>:</w:t>
            </w:r>
          </w:p>
          <w:p w14:paraId="3A251C62" w14:textId="77777777" w:rsidR="00F403B5" w:rsidRPr="00E600A9" w:rsidRDefault="00F403B5" w:rsidP="00F403B5">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 xml:space="preserve">username: Name of </w:t>
            </w:r>
            <w:r>
              <w:rPr>
                <w:rFonts w:ascii="Times" w:eastAsia="Times" w:hAnsi="Times" w:cs="Times"/>
                <w:color w:val="auto"/>
                <w:sz w:val="26"/>
                <w:szCs w:val="26"/>
              </w:rPr>
              <w:t xml:space="preserve">the </w:t>
            </w:r>
            <w:r w:rsidRPr="75A703E1">
              <w:rPr>
                <w:rFonts w:ascii="Times" w:eastAsia="Times" w:hAnsi="Times" w:cs="Times"/>
                <w:color w:val="auto"/>
                <w:sz w:val="26"/>
                <w:szCs w:val="26"/>
              </w:rPr>
              <w:t>user. User maybe is administrator or clinic.</w:t>
            </w:r>
          </w:p>
          <w:p w14:paraId="3CBEBFB5" w14:textId="77777777" w:rsidR="00F403B5" w:rsidRPr="00E600A9" w:rsidRDefault="00F403B5" w:rsidP="00F403B5">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 xml:space="preserve">password: each user would be having </w:t>
            </w:r>
            <w:r>
              <w:rPr>
                <w:rFonts w:ascii="Times" w:eastAsia="Times" w:hAnsi="Times" w:cs="Times"/>
                <w:color w:val="auto"/>
                <w:sz w:val="26"/>
                <w:szCs w:val="26"/>
              </w:rPr>
              <w:t xml:space="preserve">a </w:t>
            </w:r>
            <w:r w:rsidRPr="75A703E1">
              <w:rPr>
                <w:rFonts w:ascii="Times" w:eastAsia="Times" w:hAnsi="Times" w:cs="Times"/>
                <w:color w:val="auto"/>
                <w:sz w:val="26"/>
                <w:szCs w:val="26"/>
              </w:rPr>
              <w:t>password.</w:t>
            </w:r>
          </w:p>
          <w:p w14:paraId="7CCD5000" w14:textId="77777777" w:rsidR="00F403B5" w:rsidRPr="00E600A9" w:rsidRDefault="00F403B5" w:rsidP="00F403B5">
            <w:pPr>
              <w:pStyle w:val="ListParagraph"/>
              <w:numPr>
                <w:ilvl w:val="0"/>
                <w:numId w:val="6"/>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phoneNumber</w:t>
            </w:r>
            <w:proofErr w:type="spellEnd"/>
            <w:r w:rsidRPr="75A703E1">
              <w:rPr>
                <w:rFonts w:ascii="Times" w:eastAsia="Times" w:hAnsi="Times" w:cs="Times"/>
                <w:color w:val="auto"/>
                <w:sz w:val="26"/>
                <w:szCs w:val="26"/>
              </w:rPr>
              <w:t>: A telephone number of each user.</w:t>
            </w:r>
          </w:p>
          <w:p w14:paraId="6B831A9D" w14:textId="77777777" w:rsidR="00F403B5" w:rsidRPr="00E600A9" w:rsidRDefault="00F403B5" w:rsidP="00F403B5">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 xml:space="preserve">role: </w:t>
            </w:r>
            <w:r>
              <w:rPr>
                <w:rFonts w:ascii="Times" w:eastAsia="Times" w:hAnsi="Times" w:cs="Times"/>
                <w:color w:val="auto"/>
                <w:sz w:val="26"/>
                <w:szCs w:val="26"/>
              </w:rPr>
              <w:t xml:space="preserve">the </w:t>
            </w:r>
            <w:r w:rsidRPr="75A703E1">
              <w:rPr>
                <w:rFonts w:ascii="Times" w:eastAsia="Times" w:hAnsi="Times" w:cs="Times"/>
                <w:color w:val="auto"/>
                <w:sz w:val="26"/>
                <w:szCs w:val="26"/>
              </w:rPr>
              <w:t xml:space="preserve">role of </w:t>
            </w:r>
            <w:r>
              <w:rPr>
                <w:rFonts w:ascii="Times" w:eastAsia="Times" w:hAnsi="Times" w:cs="Times"/>
                <w:color w:val="auto"/>
                <w:sz w:val="26"/>
                <w:szCs w:val="26"/>
              </w:rPr>
              <w:t xml:space="preserve">the </w:t>
            </w:r>
            <w:r w:rsidRPr="75A703E1">
              <w:rPr>
                <w:rFonts w:ascii="Times" w:eastAsia="Times" w:hAnsi="Times" w:cs="Times"/>
                <w:color w:val="auto"/>
                <w:sz w:val="26"/>
                <w:szCs w:val="26"/>
              </w:rPr>
              <w:t>user.</w:t>
            </w:r>
          </w:p>
          <w:p w14:paraId="1FA0FABD" w14:textId="77777777" w:rsidR="00F403B5" w:rsidRPr="00E600A9" w:rsidRDefault="00F403B5" w:rsidP="00F403B5">
            <w:pPr>
              <w:pStyle w:val="ListParagraph"/>
              <w:numPr>
                <w:ilvl w:val="0"/>
                <w:numId w:val="6"/>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isActive</w:t>
            </w:r>
            <w:proofErr w:type="spellEnd"/>
            <w:r w:rsidRPr="75A703E1">
              <w:rPr>
                <w:rFonts w:ascii="Times" w:eastAsia="Times" w:hAnsi="Times" w:cs="Times"/>
                <w:color w:val="auto"/>
                <w:sz w:val="26"/>
                <w:szCs w:val="26"/>
              </w:rPr>
              <w:t xml:space="preserve">: status of </w:t>
            </w:r>
            <w:r>
              <w:rPr>
                <w:rFonts w:ascii="Times" w:eastAsia="Times" w:hAnsi="Times" w:cs="Times"/>
                <w:color w:val="auto"/>
                <w:sz w:val="26"/>
                <w:szCs w:val="26"/>
              </w:rPr>
              <w:t xml:space="preserve">the </w:t>
            </w:r>
            <w:r w:rsidRPr="75A703E1">
              <w:rPr>
                <w:rFonts w:ascii="Times" w:eastAsia="Times" w:hAnsi="Times" w:cs="Times"/>
                <w:color w:val="auto"/>
                <w:sz w:val="26"/>
                <w:szCs w:val="26"/>
              </w:rPr>
              <w:t>user.</w:t>
            </w:r>
          </w:p>
          <w:p w14:paraId="7DBFE851" w14:textId="77777777" w:rsidR="00F403B5" w:rsidRPr="00E600A9" w:rsidRDefault="00F403B5" w:rsidP="00F403B5">
            <w:pPr>
              <w:pStyle w:val="ListParagraph"/>
              <w:numPr>
                <w:ilvl w:val="0"/>
                <w:numId w:val="6"/>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fullName</w:t>
            </w:r>
            <w:proofErr w:type="spellEnd"/>
            <w:r w:rsidRPr="75A703E1">
              <w:rPr>
                <w:rFonts w:ascii="Times" w:eastAsia="Times" w:hAnsi="Times" w:cs="Times"/>
                <w:color w:val="auto"/>
                <w:sz w:val="26"/>
                <w:szCs w:val="26"/>
              </w:rPr>
              <w:t xml:space="preserve">: real name of </w:t>
            </w:r>
            <w:r>
              <w:rPr>
                <w:rFonts w:ascii="Times" w:eastAsia="Times" w:hAnsi="Times" w:cs="Times"/>
                <w:color w:val="auto"/>
                <w:sz w:val="26"/>
                <w:szCs w:val="26"/>
              </w:rPr>
              <w:t xml:space="preserve">the </w:t>
            </w:r>
            <w:r w:rsidRPr="75A703E1">
              <w:rPr>
                <w:rFonts w:ascii="Times" w:eastAsia="Times" w:hAnsi="Times" w:cs="Times"/>
                <w:color w:val="auto"/>
                <w:sz w:val="26"/>
                <w:szCs w:val="26"/>
              </w:rPr>
              <w:t>user.</w:t>
            </w:r>
          </w:p>
        </w:tc>
      </w:tr>
      <w:tr w:rsidR="00F403B5" w:rsidRPr="00E600A9" w14:paraId="47C59F13"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308D6FE3" w14:textId="77777777" w:rsidR="00F403B5" w:rsidRPr="00E600A9" w:rsidRDefault="00F403B5" w:rsidP="00F403B5">
            <w:pPr>
              <w:rPr>
                <w:rFonts w:ascii="Times,Cambria" w:eastAsia="Times,Cambria" w:hAnsi="Times,Cambria" w:cs="Times,Cambria"/>
                <w:color w:val="auto"/>
                <w:sz w:val="26"/>
                <w:szCs w:val="26"/>
              </w:rPr>
            </w:pPr>
            <w:proofErr w:type="spellStart"/>
            <w:r w:rsidRPr="75A703E1">
              <w:rPr>
                <w:rFonts w:ascii="Times" w:eastAsia="Times" w:hAnsi="Times" w:cs="Times"/>
                <w:color w:val="auto"/>
                <w:sz w:val="26"/>
                <w:szCs w:val="26"/>
              </w:rPr>
              <w:t>Tbl_Clinic</w:t>
            </w:r>
            <w:proofErr w:type="spellEnd"/>
          </w:p>
        </w:tc>
        <w:tc>
          <w:tcPr>
            <w:tcW w:w="6925" w:type="dxa"/>
            <w:tcBorders>
              <w:top w:val="single" w:sz="4" w:space="0" w:color="auto"/>
              <w:left w:val="single" w:sz="4" w:space="0" w:color="auto"/>
              <w:bottom w:val="single" w:sz="4" w:space="0" w:color="auto"/>
              <w:right w:val="single" w:sz="4" w:space="0" w:color="auto"/>
            </w:tcBorders>
            <w:hideMark/>
          </w:tcPr>
          <w:p w14:paraId="3D0A37D3" w14:textId="77777777" w:rsidR="00F403B5" w:rsidRPr="00E600A9" w:rsidRDefault="00F403B5" w:rsidP="00F403B5">
            <w:pPr>
              <w:rPr>
                <w:rFonts w:ascii="Times,Cambria" w:eastAsia="Times,Cambria" w:hAnsi="Times,Cambria" w:cs="Times,Cambria"/>
                <w:color w:val="auto"/>
                <w:sz w:val="26"/>
                <w:szCs w:val="26"/>
              </w:rPr>
            </w:pPr>
            <w:r w:rsidRPr="75A703E1">
              <w:rPr>
                <w:rFonts w:ascii="Times" w:eastAsia="Times" w:hAnsi="Times" w:cs="Times"/>
                <w:color w:val="auto"/>
                <w:sz w:val="26"/>
                <w:szCs w:val="26"/>
              </w:rPr>
              <w:t>Contain the</w:t>
            </w:r>
            <w:r w:rsidRPr="75A703E1">
              <w:rPr>
                <w:rFonts w:ascii="Times,Cambria" w:eastAsia="Times,Cambria" w:hAnsi="Times,Cambria" w:cs="Times,Cambria"/>
                <w:color w:val="auto"/>
                <w:sz w:val="26"/>
                <w:szCs w:val="26"/>
              </w:rPr>
              <w:t xml:space="preserve"> </w:t>
            </w:r>
            <w:r w:rsidRPr="75A703E1">
              <w:rPr>
                <w:rFonts w:ascii="Times" w:eastAsia="Times" w:hAnsi="Times" w:cs="Times"/>
                <w:color w:val="auto"/>
                <w:sz w:val="26"/>
                <w:szCs w:val="26"/>
              </w:rPr>
              <w:t xml:space="preserve">clinic </w:t>
            </w:r>
            <w:r w:rsidRPr="00E3374E">
              <w:rPr>
                <w:rFonts w:ascii="Times" w:eastAsia="Times" w:hAnsi="Times" w:cs="Times"/>
                <w:noProof/>
                <w:color w:val="auto"/>
                <w:sz w:val="26"/>
                <w:szCs w:val="26"/>
              </w:rPr>
              <w:t>information</w:t>
            </w:r>
            <w:r w:rsidRPr="75A703E1">
              <w:rPr>
                <w:rFonts w:ascii="Times" w:eastAsia="Times" w:hAnsi="Times" w:cs="Times"/>
                <w:color w:val="auto"/>
                <w:sz w:val="26"/>
                <w:szCs w:val="26"/>
              </w:rPr>
              <w:t>:</w:t>
            </w:r>
          </w:p>
          <w:p w14:paraId="4C0C63C2" w14:textId="77777777" w:rsidR="00F403B5" w:rsidRPr="00E600A9" w:rsidRDefault="00F403B5" w:rsidP="00F403B5">
            <w:pPr>
              <w:pStyle w:val="ListParagraph"/>
              <w:numPr>
                <w:ilvl w:val="0"/>
                <w:numId w:val="5"/>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address: address of clinic.</w:t>
            </w:r>
          </w:p>
          <w:p w14:paraId="125BD59B" w14:textId="77777777" w:rsidR="00F403B5" w:rsidRPr="00E600A9" w:rsidRDefault="00F403B5" w:rsidP="00F403B5">
            <w:pPr>
              <w:pStyle w:val="ListParagraph"/>
              <w:numPr>
                <w:ilvl w:val="0"/>
                <w:numId w:val="5"/>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clinicName</w:t>
            </w:r>
            <w:proofErr w:type="spellEnd"/>
            <w:r w:rsidRPr="75A703E1">
              <w:rPr>
                <w:rFonts w:ascii="Times" w:eastAsia="Times" w:hAnsi="Times" w:cs="Times"/>
                <w:color w:val="auto"/>
                <w:sz w:val="26"/>
                <w:szCs w:val="26"/>
              </w:rPr>
              <w:t xml:space="preserve">: name of </w:t>
            </w:r>
            <w:r>
              <w:rPr>
                <w:rFonts w:ascii="Times" w:eastAsia="Times" w:hAnsi="Times" w:cs="Times"/>
                <w:color w:val="auto"/>
                <w:sz w:val="26"/>
                <w:szCs w:val="26"/>
              </w:rPr>
              <w:t xml:space="preserve">the </w:t>
            </w:r>
            <w:r w:rsidRPr="75A703E1">
              <w:rPr>
                <w:rFonts w:ascii="Times" w:eastAsia="Times" w:hAnsi="Times" w:cs="Times"/>
                <w:color w:val="auto"/>
                <w:sz w:val="26"/>
                <w:szCs w:val="26"/>
              </w:rPr>
              <w:t>clinic.</w:t>
            </w:r>
          </w:p>
          <w:p w14:paraId="681E63C3" w14:textId="77777777" w:rsidR="00F403B5" w:rsidRPr="00E600A9" w:rsidRDefault="00F403B5" w:rsidP="00F403B5">
            <w:pPr>
              <w:pStyle w:val="ListParagraph"/>
              <w:numPr>
                <w:ilvl w:val="0"/>
                <w:numId w:val="5"/>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examinationDuration</w:t>
            </w:r>
            <w:proofErr w:type="spellEnd"/>
            <w:r w:rsidRPr="75A703E1">
              <w:rPr>
                <w:rFonts w:ascii="Times" w:eastAsia="Times" w:hAnsi="Times" w:cs="Times"/>
                <w:color w:val="auto"/>
                <w:sz w:val="26"/>
                <w:szCs w:val="26"/>
              </w:rPr>
              <w:t xml:space="preserve">: the </w:t>
            </w:r>
            <w:r w:rsidRPr="00894534">
              <w:rPr>
                <w:rFonts w:ascii="Times" w:eastAsia="Times" w:hAnsi="Times" w:cs="Times"/>
                <w:noProof/>
                <w:color w:val="auto"/>
                <w:sz w:val="26"/>
                <w:szCs w:val="26"/>
              </w:rPr>
              <w:t>examinat</w:t>
            </w:r>
            <w:r>
              <w:rPr>
                <w:rFonts w:ascii="Times" w:eastAsia="Times" w:hAnsi="Times" w:cs="Times"/>
                <w:noProof/>
                <w:color w:val="auto"/>
                <w:sz w:val="26"/>
                <w:szCs w:val="26"/>
              </w:rPr>
              <w:t>ion</w:t>
            </w:r>
            <w:r w:rsidRPr="75A703E1">
              <w:rPr>
                <w:rFonts w:ascii="Times" w:eastAsia="Times" w:hAnsi="Times" w:cs="Times"/>
                <w:color w:val="auto"/>
                <w:sz w:val="26"/>
                <w:szCs w:val="26"/>
              </w:rPr>
              <w:t xml:space="preserve"> time of one slot </w:t>
            </w:r>
          </w:p>
          <w:p w14:paraId="70E6227A" w14:textId="77777777" w:rsidR="00F403B5" w:rsidRPr="00E600A9" w:rsidRDefault="00F403B5" w:rsidP="00F403B5">
            <w:pPr>
              <w:pStyle w:val="ListParagraph"/>
              <w:numPr>
                <w:ilvl w:val="0"/>
                <w:numId w:val="5"/>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expiredLicense</w:t>
            </w:r>
            <w:proofErr w:type="spellEnd"/>
            <w:r w:rsidRPr="75A703E1">
              <w:rPr>
                <w:rFonts w:ascii="Times" w:eastAsia="Times" w:hAnsi="Times" w:cs="Times"/>
                <w:color w:val="auto"/>
                <w:sz w:val="26"/>
                <w:szCs w:val="26"/>
              </w:rPr>
              <w:t xml:space="preserve">: Expiry date of </w:t>
            </w:r>
            <w:r>
              <w:rPr>
                <w:rFonts w:ascii="Times" w:eastAsia="Times" w:hAnsi="Times" w:cs="Times"/>
                <w:color w:val="auto"/>
                <w:sz w:val="26"/>
                <w:szCs w:val="26"/>
              </w:rPr>
              <w:t xml:space="preserve">the </w:t>
            </w:r>
            <w:r w:rsidRPr="75A703E1">
              <w:rPr>
                <w:rFonts w:ascii="Times" w:eastAsia="Times" w:hAnsi="Times" w:cs="Times"/>
                <w:color w:val="auto"/>
                <w:sz w:val="26"/>
                <w:szCs w:val="26"/>
              </w:rPr>
              <w:t>license</w:t>
            </w:r>
          </w:p>
        </w:tc>
      </w:tr>
      <w:tr w:rsidR="00F403B5" w:rsidRPr="00E600A9" w14:paraId="71918A16"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03748661" w14:textId="77777777" w:rsidR="00F403B5" w:rsidRPr="00E600A9" w:rsidRDefault="00F403B5" w:rsidP="00F403B5">
            <w:pPr>
              <w:rPr>
                <w:rFonts w:ascii="Times,Cambria" w:eastAsia="Times,Cambria" w:hAnsi="Times,Cambria" w:cs="Times,Cambria"/>
                <w:color w:val="auto"/>
                <w:sz w:val="26"/>
                <w:szCs w:val="26"/>
              </w:rPr>
            </w:pPr>
            <w:proofErr w:type="spellStart"/>
            <w:r w:rsidRPr="75A703E1">
              <w:rPr>
                <w:rFonts w:ascii="Times" w:eastAsia="Times" w:hAnsi="Times" w:cs="Times"/>
                <w:color w:val="auto"/>
                <w:sz w:val="26"/>
                <w:szCs w:val="26"/>
              </w:rPr>
              <w:t>Tbl_License</w:t>
            </w:r>
            <w:proofErr w:type="spellEnd"/>
          </w:p>
        </w:tc>
        <w:tc>
          <w:tcPr>
            <w:tcW w:w="6925" w:type="dxa"/>
            <w:tcBorders>
              <w:top w:val="single" w:sz="4" w:space="0" w:color="auto"/>
              <w:left w:val="single" w:sz="4" w:space="0" w:color="auto"/>
              <w:bottom w:val="single" w:sz="4" w:space="0" w:color="auto"/>
              <w:right w:val="single" w:sz="4" w:space="0" w:color="auto"/>
            </w:tcBorders>
            <w:hideMark/>
          </w:tcPr>
          <w:p w14:paraId="2853EEFD" w14:textId="77777777" w:rsidR="00F403B5" w:rsidRPr="00E600A9" w:rsidRDefault="00F403B5" w:rsidP="00F403B5">
            <w:pPr>
              <w:rPr>
                <w:rFonts w:ascii="Times" w:eastAsia="Times" w:hAnsi="Times" w:cs="Times"/>
                <w:color w:val="auto"/>
                <w:sz w:val="26"/>
                <w:szCs w:val="26"/>
              </w:rPr>
            </w:pPr>
            <w:r w:rsidRPr="75A703E1">
              <w:rPr>
                <w:rFonts w:ascii="Times" w:eastAsia="Times" w:hAnsi="Times" w:cs="Times"/>
                <w:color w:val="auto"/>
                <w:sz w:val="26"/>
                <w:szCs w:val="26"/>
              </w:rPr>
              <w:t xml:space="preserve">Contain the license </w:t>
            </w:r>
            <w:r w:rsidRPr="00E3374E">
              <w:rPr>
                <w:rFonts w:ascii="Times" w:eastAsia="Times" w:hAnsi="Times" w:cs="Times"/>
                <w:noProof/>
                <w:color w:val="auto"/>
                <w:sz w:val="26"/>
                <w:szCs w:val="26"/>
              </w:rPr>
              <w:t>information</w:t>
            </w:r>
            <w:r w:rsidRPr="75A703E1">
              <w:rPr>
                <w:rFonts w:ascii="Times" w:eastAsia="Times" w:hAnsi="Times" w:cs="Times"/>
                <w:color w:val="auto"/>
                <w:sz w:val="26"/>
                <w:szCs w:val="26"/>
              </w:rPr>
              <w:t>:</w:t>
            </w:r>
          </w:p>
          <w:p w14:paraId="370418C8" w14:textId="77777777" w:rsidR="00F403B5" w:rsidRPr="00E600A9" w:rsidRDefault="00F403B5" w:rsidP="00F403B5">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price: A price of each license.</w:t>
            </w:r>
          </w:p>
          <w:p w14:paraId="33378554" w14:textId="77777777" w:rsidR="00F403B5" w:rsidRPr="00E600A9" w:rsidRDefault="00F403B5" w:rsidP="00F403B5">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duration: duration of each license.</w:t>
            </w:r>
          </w:p>
          <w:p w14:paraId="7402A4BB" w14:textId="77777777" w:rsidR="00F403B5" w:rsidRPr="00E600A9" w:rsidRDefault="00F403B5" w:rsidP="00F403B5">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name: name of each license.</w:t>
            </w:r>
          </w:p>
          <w:p w14:paraId="24768323" w14:textId="77777777" w:rsidR="00F403B5" w:rsidRPr="00E600A9" w:rsidRDefault="00F403B5" w:rsidP="00F403B5">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description: description of each license.</w:t>
            </w:r>
          </w:p>
        </w:tc>
      </w:tr>
      <w:tr w:rsidR="00F403B5" w:rsidRPr="00E600A9" w14:paraId="6911D2DB"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776B6CEB" w14:textId="77777777" w:rsidR="00F403B5" w:rsidRPr="00E600A9" w:rsidRDefault="00F403B5" w:rsidP="00F403B5">
            <w:pPr>
              <w:rPr>
                <w:rFonts w:ascii="Times,Cambria" w:eastAsia="Times,Cambria" w:hAnsi="Times,Cambria" w:cs="Times,Cambria"/>
                <w:color w:val="auto"/>
                <w:sz w:val="26"/>
                <w:szCs w:val="26"/>
              </w:rPr>
            </w:pPr>
            <w:proofErr w:type="spellStart"/>
            <w:r w:rsidRPr="75A703E1">
              <w:rPr>
                <w:rFonts w:ascii="Times" w:eastAsia="Times" w:hAnsi="Times" w:cs="Times"/>
                <w:color w:val="auto"/>
                <w:sz w:val="26"/>
                <w:szCs w:val="26"/>
              </w:rPr>
              <w:t>Tbl_Appointment</w:t>
            </w:r>
            <w:proofErr w:type="spellEnd"/>
          </w:p>
        </w:tc>
        <w:tc>
          <w:tcPr>
            <w:tcW w:w="6925" w:type="dxa"/>
            <w:tcBorders>
              <w:top w:val="single" w:sz="4" w:space="0" w:color="auto"/>
              <w:left w:val="single" w:sz="4" w:space="0" w:color="auto"/>
              <w:bottom w:val="single" w:sz="4" w:space="0" w:color="auto"/>
              <w:right w:val="single" w:sz="4" w:space="0" w:color="auto"/>
            </w:tcBorders>
            <w:hideMark/>
          </w:tcPr>
          <w:p w14:paraId="6F3E682F" w14:textId="77777777" w:rsidR="00F403B5" w:rsidRPr="00E600A9" w:rsidRDefault="00F403B5" w:rsidP="00F403B5">
            <w:pPr>
              <w:rPr>
                <w:rFonts w:ascii="Times" w:eastAsia="Times" w:hAnsi="Times" w:cs="Times"/>
                <w:color w:val="auto"/>
                <w:sz w:val="26"/>
                <w:szCs w:val="26"/>
              </w:rPr>
            </w:pPr>
            <w:r w:rsidRPr="75A703E1">
              <w:rPr>
                <w:rFonts w:ascii="Times" w:eastAsia="Times" w:hAnsi="Times" w:cs="Times"/>
                <w:color w:val="auto"/>
                <w:sz w:val="26"/>
                <w:szCs w:val="26"/>
              </w:rPr>
              <w:t xml:space="preserve">Contain the appointment </w:t>
            </w:r>
            <w:r w:rsidRPr="00E3374E">
              <w:rPr>
                <w:rFonts w:ascii="Times" w:eastAsia="Times" w:hAnsi="Times" w:cs="Times"/>
                <w:noProof/>
                <w:color w:val="auto"/>
                <w:sz w:val="26"/>
                <w:szCs w:val="26"/>
              </w:rPr>
              <w:t>information</w:t>
            </w:r>
            <w:r w:rsidRPr="75A703E1">
              <w:rPr>
                <w:rFonts w:ascii="Times" w:eastAsia="Times" w:hAnsi="Times" w:cs="Times"/>
                <w:color w:val="auto"/>
                <w:sz w:val="26"/>
                <w:szCs w:val="26"/>
              </w:rPr>
              <w:t>:</w:t>
            </w:r>
          </w:p>
          <w:p w14:paraId="482FB3CE" w14:textId="77777777" w:rsidR="00F403B5" w:rsidRPr="00E600A9" w:rsidRDefault="00F403B5" w:rsidP="00F403B5">
            <w:pPr>
              <w:pStyle w:val="ListParagraph"/>
              <w:numPr>
                <w:ilvl w:val="0"/>
                <w:numId w:val="3"/>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lastRenderedPageBreak/>
              <w:t>appointmentTime</w:t>
            </w:r>
            <w:proofErr w:type="spellEnd"/>
            <w:r w:rsidRPr="75A703E1">
              <w:rPr>
                <w:rFonts w:ascii="Times" w:eastAsia="Times" w:hAnsi="Times" w:cs="Times"/>
                <w:color w:val="auto"/>
                <w:sz w:val="26"/>
                <w:szCs w:val="26"/>
              </w:rPr>
              <w:t xml:space="preserve">: the time when </w:t>
            </w:r>
            <w:r>
              <w:rPr>
                <w:rFonts w:ascii="Times" w:eastAsia="Times" w:hAnsi="Times" w:cs="Times"/>
                <w:color w:val="auto"/>
                <w:sz w:val="26"/>
                <w:szCs w:val="26"/>
              </w:rPr>
              <w:t xml:space="preserve">the </w:t>
            </w:r>
            <w:r w:rsidRPr="75A703E1">
              <w:rPr>
                <w:rFonts w:ascii="Times" w:eastAsia="Times" w:hAnsi="Times" w:cs="Times"/>
                <w:color w:val="auto"/>
                <w:sz w:val="26"/>
                <w:szCs w:val="26"/>
              </w:rPr>
              <w:t xml:space="preserve">appointment </w:t>
            </w:r>
            <w:r>
              <w:rPr>
                <w:rFonts w:ascii="Times" w:eastAsia="Times" w:hAnsi="Times" w:cs="Times"/>
                <w:noProof/>
                <w:color w:val="auto"/>
                <w:sz w:val="26"/>
                <w:szCs w:val="26"/>
              </w:rPr>
              <w:t>is</w:t>
            </w:r>
            <w:r w:rsidRPr="75A703E1">
              <w:rPr>
                <w:rFonts w:ascii="Times" w:eastAsia="Times" w:hAnsi="Times" w:cs="Times"/>
                <w:color w:val="auto"/>
                <w:sz w:val="26"/>
                <w:szCs w:val="26"/>
              </w:rPr>
              <w:t xml:space="preserve"> created.</w:t>
            </w:r>
          </w:p>
        </w:tc>
      </w:tr>
      <w:tr w:rsidR="00F403B5" w:rsidRPr="00E600A9" w14:paraId="6338C7E2"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6BD30069" w14:textId="77777777" w:rsidR="00F403B5" w:rsidRPr="00E600A9" w:rsidRDefault="00F403B5" w:rsidP="00F403B5">
            <w:pPr>
              <w:rPr>
                <w:rFonts w:ascii="Times,Cambria" w:eastAsia="Times,Cambria" w:hAnsi="Times,Cambria" w:cs="Times,Cambria"/>
                <w:color w:val="auto"/>
                <w:sz w:val="26"/>
                <w:szCs w:val="26"/>
              </w:rPr>
            </w:pPr>
            <w:proofErr w:type="spellStart"/>
            <w:r w:rsidRPr="75A703E1">
              <w:rPr>
                <w:rFonts w:ascii="Times" w:eastAsia="Times" w:hAnsi="Times" w:cs="Times"/>
                <w:color w:val="auto"/>
                <w:sz w:val="26"/>
                <w:szCs w:val="26"/>
              </w:rPr>
              <w:lastRenderedPageBreak/>
              <w:t>Tbl_Patient</w:t>
            </w:r>
            <w:proofErr w:type="spellEnd"/>
          </w:p>
        </w:tc>
        <w:tc>
          <w:tcPr>
            <w:tcW w:w="6925" w:type="dxa"/>
            <w:tcBorders>
              <w:top w:val="single" w:sz="4" w:space="0" w:color="auto"/>
              <w:left w:val="single" w:sz="4" w:space="0" w:color="auto"/>
              <w:bottom w:val="single" w:sz="4" w:space="0" w:color="auto"/>
              <w:right w:val="single" w:sz="4" w:space="0" w:color="auto"/>
            </w:tcBorders>
            <w:hideMark/>
          </w:tcPr>
          <w:p w14:paraId="18C3A8B8" w14:textId="77777777" w:rsidR="00F403B5" w:rsidRPr="00E600A9" w:rsidRDefault="00F403B5" w:rsidP="00F403B5">
            <w:pPr>
              <w:rPr>
                <w:rFonts w:ascii="Times" w:eastAsia="Times" w:hAnsi="Times" w:cs="Times"/>
                <w:color w:val="auto"/>
                <w:sz w:val="26"/>
                <w:szCs w:val="26"/>
              </w:rPr>
            </w:pPr>
            <w:r w:rsidRPr="75A703E1">
              <w:rPr>
                <w:rFonts w:ascii="Times" w:eastAsia="Times" w:hAnsi="Times" w:cs="Times"/>
                <w:color w:val="auto"/>
                <w:sz w:val="26"/>
                <w:szCs w:val="26"/>
              </w:rPr>
              <w:t>Contain the patient information's:</w:t>
            </w:r>
          </w:p>
          <w:p w14:paraId="252C55F7" w14:textId="77777777" w:rsidR="00F403B5" w:rsidRPr="00E600A9" w:rsidRDefault="00F403B5" w:rsidP="00F403B5">
            <w:pPr>
              <w:pStyle w:val="ListParagraph"/>
              <w:numPr>
                <w:ilvl w:val="0"/>
                <w:numId w:val="2"/>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phoneNumber</w:t>
            </w:r>
            <w:proofErr w:type="spellEnd"/>
            <w:r w:rsidRPr="75A703E1">
              <w:rPr>
                <w:rFonts w:ascii="Times" w:eastAsia="Times" w:hAnsi="Times" w:cs="Times"/>
                <w:color w:val="auto"/>
                <w:sz w:val="26"/>
                <w:szCs w:val="26"/>
              </w:rPr>
              <w:t xml:space="preserve">: telephone number of </w:t>
            </w:r>
            <w:r>
              <w:rPr>
                <w:rFonts w:ascii="Times" w:eastAsia="Times" w:hAnsi="Times" w:cs="Times"/>
                <w:color w:val="auto"/>
                <w:sz w:val="26"/>
                <w:szCs w:val="26"/>
              </w:rPr>
              <w:t xml:space="preserve">the </w:t>
            </w:r>
            <w:r w:rsidRPr="75A703E1">
              <w:rPr>
                <w:rFonts w:ascii="Times" w:eastAsia="Times" w:hAnsi="Times" w:cs="Times"/>
                <w:color w:val="auto"/>
                <w:sz w:val="26"/>
                <w:szCs w:val="26"/>
              </w:rPr>
              <w:t>patient.</w:t>
            </w:r>
          </w:p>
          <w:p w14:paraId="30EAA445" w14:textId="77777777" w:rsidR="00F403B5" w:rsidRPr="00E600A9" w:rsidRDefault="00F403B5" w:rsidP="00F403B5">
            <w:pPr>
              <w:pStyle w:val="ListParagraph"/>
              <w:numPr>
                <w:ilvl w:val="0"/>
                <w:numId w:val="2"/>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fullname</w:t>
            </w:r>
            <w:proofErr w:type="spellEnd"/>
            <w:r w:rsidRPr="75A703E1">
              <w:rPr>
                <w:rFonts w:ascii="Times" w:eastAsia="Times" w:hAnsi="Times" w:cs="Times"/>
                <w:color w:val="auto"/>
                <w:sz w:val="26"/>
                <w:szCs w:val="26"/>
              </w:rPr>
              <w:t xml:space="preserve">: A real name of </w:t>
            </w:r>
            <w:r>
              <w:rPr>
                <w:rFonts w:ascii="Times" w:eastAsia="Times" w:hAnsi="Times" w:cs="Times"/>
                <w:color w:val="auto"/>
                <w:sz w:val="26"/>
                <w:szCs w:val="26"/>
              </w:rPr>
              <w:t xml:space="preserve">the </w:t>
            </w:r>
            <w:r w:rsidRPr="75A703E1">
              <w:rPr>
                <w:rFonts w:ascii="Times" w:eastAsia="Times" w:hAnsi="Times" w:cs="Times"/>
                <w:color w:val="auto"/>
                <w:sz w:val="26"/>
                <w:szCs w:val="26"/>
              </w:rPr>
              <w:t>patient.</w:t>
            </w:r>
          </w:p>
          <w:p w14:paraId="34ACC61B" w14:textId="77777777" w:rsidR="00F403B5" w:rsidRPr="00E600A9" w:rsidRDefault="00F403B5" w:rsidP="00F403B5">
            <w:pPr>
              <w:pStyle w:val="ListParagraph"/>
              <w:numPr>
                <w:ilvl w:val="0"/>
                <w:numId w:val="2"/>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 xml:space="preserve">address: address of </w:t>
            </w:r>
            <w:r>
              <w:rPr>
                <w:rFonts w:ascii="Times" w:eastAsia="Times" w:hAnsi="Times" w:cs="Times"/>
                <w:color w:val="auto"/>
                <w:sz w:val="26"/>
                <w:szCs w:val="26"/>
              </w:rPr>
              <w:t xml:space="preserve">the </w:t>
            </w:r>
            <w:r w:rsidRPr="75A703E1">
              <w:rPr>
                <w:rFonts w:ascii="Times" w:eastAsia="Times" w:hAnsi="Times" w:cs="Times"/>
                <w:color w:val="auto"/>
                <w:sz w:val="26"/>
                <w:szCs w:val="26"/>
              </w:rPr>
              <w:t>patient.</w:t>
            </w:r>
          </w:p>
        </w:tc>
      </w:tr>
      <w:tr w:rsidR="00F403B5" w:rsidRPr="00E600A9" w14:paraId="0E82C560"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tcPr>
          <w:p w14:paraId="14590D49" w14:textId="77777777" w:rsidR="00F403B5" w:rsidRPr="00064A0F" w:rsidRDefault="00F403B5" w:rsidP="00F403B5">
            <w:pPr>
              <w:rPr>
                <w:rFonts w:ascii="Times" w:eastAsia="Times" w:hAnsi="Times" w:cs="Times"/>
                <w:color w:val="auto"/>
                <w:sz w:val="26"/>
                <w:szCs w:val="26"/>
              </w:rPr>
            </w:pPr>
            <w:proofErr w:type="spellStart"/>
            <w:r w:rsidRPr="75A703E1">
              <w:rPr>
                <w:rFonts w:ascii="Times" w:eastAsia="Times" w:hAnsi="Times" w:cs="Times"/>
                <w:color w:val="auto"/>
                <w:sz w:val="26"/>
                <w:szCs w:val="26"/>
              </w:rPr>
              <w:t>Tbl_Bill</w:t>
            </w:r>
            <w:proofErr w:type="spellEnd"/>
          </w:p>
        </w:tc>
        <w:tc>
          <w:tcPr>
            <w:tcW w:w="6925" w:type="dxa"/>
            <w:tcBorders>
              <w:top w:val="single" w:sz="4" w:space="0" w:color="auto"/>
              <w:left w:val="single" w:sz="4" w:space="0" w:color="auto"/>
              <w:bottom w:val="single" w:sz="4" w:space="0" w:color="auto"/>
              <w:right w:val="single" w:sz="4" w:space="0" w:color="auto"/>
            </w:tcBorders>
          </w:tcPr>
          <w:p w14:paraId="375F5760" w14:textId="77777777" w:rsidR="00F403B5" w:rsidRPr="00064A0F" w:rsidRDefault="00F403B5" w:rsidP="00F403B5">
            <w:pPr>
              <w:rPr>
                <w:rFonts w:ascii="Times" w:eastAsia="Times" w:hAnsi="Times" w:cs="Times"/>
                <w:color w:val="auto"/>
                <w:sz w:val="26"/>
                <w:szCs w:val="26"/>
              </w:rPr>
            </w:pPr>
            <w:r w:rsidRPr="75A703E1">
              <w:rPr>
                <w:rFonts w:ascii="Times" w:eastAsia="Times" w:hAnsi="Times" w:cs="Times"/>
                <w:color w:val="auto"/>
                <w:sz w:val="26"/>
                <w:szCs w:val="26"/>
              </w:rPr>
              <w:t xml:space="preserve">Contain the bill </w:t>
            </w:r>
            <w:r w:rsidRPr="00E3374E">
              <w:rPr>
                <w:rFonts w:ascii="Times" w:eastAsia="Times" w:hAnsi="Times" w:cs="Times"/>
                <w:noProof/>
                <w:color w:val="auto"/>
                <w:sz w:val="26"/>
                <w:szCs w:val="26"/>
              </w:rPr>
              <w:t>information</w:t>
            </w:r>
            <w:r w:rsidRPr="75A703E1">
              <w:rPr>
                <w:rFonts w:ascii="Times" w:eastAsia="Times" w:hAnsi="Times" w:cs="Times"/>
                <w:color w:val="auto"/>
                <w:sz w:val="26"/>
                <w:szCs w:val="26"/>
              </w:rPr>
              <w:t>:</w:t>
            </w:r>
          </w:p>
          <w:p w14:paraId="5FA7DE02" w14:textId="77777777" w:rsidR="00F403B5" w:rsidRPr="00064A0F" w:rsidRDefault="00F403B5" w:rsidP="00F403B5">
            <w:pPr>
              <w:pStyle w:val="ListParagraph"/>
              <w:numPr>
                <w:ilvl w:val="0"/>
                <w:numId w:val="1"/>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startDate</w:t>
            </w:r>
            <w:proofErr w:type="spellEnd"/>
            <w:r w:rsidRPr="75A703E1">
              <w:rPr>
                <w:rFonts w:ascii="Times" w:eastAsia="Times" w:hAnsi="Times" w:cs="Times"/>
                <w:color w:val="auto"/>
                <w:sz w:val="26"/>
                <w:szCs w:val="26"/>
              </w:rPr>
              <w:t>: day of beginning.</w:t>
            </w:r>
          </w:p>
          <w:p w14:paraId="45FCCE4A" w14:textId="77777777" w:rsidR="00F403B5" w:rsidRPr="00064A0F" w:rsidRDefault="00F403B5" w:rsidP="00F403B5">
            <w:pPr>
              <w:pStyle w:val="ListParagraph"/>
              <w:numPr>
                <w:ilvl w:val="0"/>
                <w:numId w:val="1"/>
              </w:numPr>
              <w:rPr>
                <w:rFonts w:asciiTheme="minorHAnsi" w:eastAsiaTheme="minorEastAsia" w:hAnsiTheme="minorHAnsi" w:cstheme="minorBidi"/>
                <w:color w:val="auto"/>
                <w:sz w:val="26"/>
                <w:szCs w:val="26"/>
              </w:rPr>
            </w:pPr>
            <w:proofErr w:type="spellStart"/>
            <w:r w:rsidRPr="75A703E1">
              <w:rPr>
                <w:rFonts w:ascii="Times" w:eastAsia="Times" w:hAnsi="Times" w:cs="Times"/>
                <w:color w:val="auto"/>
                <w:sz w:val="26"/>
                <w:szCs w:val="26"/>
              </w:rPr>
              <w:t>salePrice</w:t>
            </w:r>
            <w:proofErr w:type="spellEnd"/>
            <w:r w:rsidRPr="75A703E1">
              <w:rPr>
                <w:rFonts w:ascii="Times" w:eastAsia="Times" w:hAnsi="Times" w:cs="Times"/>
                <w:color w:val="auto"/>
                <w:sz w:val="26"/>
                <w:szCs w:val="26"/>
              </w:rPr>
              <w:t>: price to pay.</w:t>
            </w:r>
          </w:p>
        </w:tc>
      </w:tr>
      <w:tr w:rsidR="00F403B5" w14:paraId="2B5DD618"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tcPr>
          <w:p w14:paraId="49DABB35" w14:textId="77777777" w:rsidR="00F403B5" w:rsidRDefault="00F403B5" w:rsidP="00F403B5">
            <w:pPr>
              <w:rPr>
                <w:rFonts w:ascii="Times" w:eastAsia="Times" w:hAnsi="Times" w:cs="Times"/>
                <w:color w:val="auto"/>
                <w:sz w:val="26"/>
                <w:szCs w:val="26"/>
              </w:rPr>
            </w:pPr>
            <w:proofErr w:type="spellStart"/>
            <w:r w:rsidRPr="75A703E1">
              <w:rPr>
                <w:rFonts w:ascii="Times" w:eastAsia="Times" w:hAnsi="Times" w:cs="Times"/>
                <w:color w:val="auto"/>
                <w:sz w:val="26"/>
                <w:szCs w:val="26"/>
              </w:rPr>
              <w:t>Tbl_Role</w:t>
            </w:r>
            <w:proofErr w:type="spellEnd"/>
          </w:p>
        </w:tc>
        <w:tc>
          <w:tcPr>
            <w:tcW w:w="6925" w:type="dxa"/>
            <w:tcBorders>
              <w:top w:val="single" w:sz="4" w:space="0" w:color="auto"/>
              <w:left w:val="single" w:sz="4" w:space="0" w:color="auto"/>
              <w:bottom w:val="single" w:sz="4" w:space="0" w:color="auto"/>
              <w:right w:val="single" w:sz="4" w:space="0" w:color="auto"/>
            </w:tcBorders>
          </w:tcPr>
          <w:p w14:paraId="674CB718" w14:textId="77777777" w:rsidR="00F403B5" w:rsidRDefault="00F403B5" w:rsidP="00F403B5">
            <w:pPr>
              <w:rPr>
                <w:rFonts w:ascii="Times" w:eastAsia="Times" w:hAnsi="Times" w:cs="Times"/>
                <w:color w:val="auto"/>
                <w:sz w:val="26"/>
                <w:szCs w:val="26"/>
              </w:rPr>
            </w:pPr>
            <w:r w:rsidRPr="75A703E1">
              <w:rPr>
                <w:rFonts w:ascii="Times" w:eastAsia="Times" w:hAnsi="Times" w:cs="Times"/>
                <w:color w:val="auto"/>
                <w:sz w:val="26"/>
                <w:szCs w:val="26"/>
              </w:rPr>
              <w:t xml:space="preserve">Contain the role </w:t>
            </w:r>
            <w:r w:rsidRPr="00E3374E">
              <w:rPr>
                <w:rFonts w:ascii="Times" w:eastAsia="Times" w:hAnsi="Times" w:cs="Times"/>
                <w:noProof/>
                <w:color w:val="auto"/>
                <w:sz w:val="26"/>
                <w:szCs w:val="26"/>
              </w:rPr>
              <w:t>information</w:t>
            </w:r>
            <w:r w:rsidRPr="75A703E1">
              <w:rPr>
                <w:rFonts w:ascii="Times" w:eastAsia="Times" w:hAnsi="Times" w:cs="Times"/>
                <w:color w:val="auto"/>
                <w:sz w:val="26"/>
                <w:szCs w:val="26"/>
              </w:rPr>
              <w:t>:</w:t>
            </w:r>
          </w:p>
          <w:p w14:paraId="05190191" w14:textId="77777777" w:rsidR="00F403B5" w:rsidRDefault="00F403B5" w:rsidP="00CB7118">
            <w:pPr>
              <w:pStyle w:val="ListParagraph"/>
              <w:numPr>
                <w:ilvl w:val="0"/>
                <w:numId w:val="18"/>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 xml:space="preserve">Name: kind of role in </w:t>
            </w:r>
            <w:r>
              <w:rPr>
                <w:rFonts w:ascii="Times" w:eastAsia="Times" w:hAnsi="Times" w:cs="Times"/>
                <w:color w:val="auto"/>
                <w:sz w:val="26"/>
                <w:szCs w:val="26"/>
              </w:rPr>
              <w:t xml:space="preserve">the </w:t>
            </w:r>
            <w:r w:rsidRPr="75A703E1">
              <w:rPr>
                <w:rFonts w:ascii="Times" w:eastAsia="Times" w:hAnsi="Times" w:cs="Times"/>
                <w:color w:val="auto"/>
                <w:sz w:val="26"/>
                <w:szCs w:val="26"/>
              </w:rPr>
              <w:t>system.</w:t>
            </w:r>
          </w:p>
        </w:tc>
      </w:tr>
    </w:tbl>
    <w:p w14:paraId="49EB15F5" w14:textId="77777777" w:rsidR="00F403B5" w:rsidRDefault="00F403B5" w:rsidP="00F403B5">
      <w:pPr>
        <w:pStyle w:val="Heading2"/>
        <w:rPr>
          <w:rFonts w:ascii="Times" w:eastAsia="Times" w:hAnsi="Times" w:cs="Times"/>
        </w:rPr>
      </w:pPr>
      <w:bookmarkStart w:id="371" w:name="_Toc516816068"/>
      <w:bookmarkStart w:id="372" w:name="_Toc516816211"/>
      <w:bookmarkStart w:id="373" w:name="_Toc520105372"/>
      <w:bookmarkStart w:id="374" w:name="_Toc520105542"/>
      <w:r w:rsidRPr="75A703E1">
        <w:rPr>
          <w:rFonts w:ascii="Times" w:eastAsia="Times" w:hAnsi="Times" w:cs="Times"/>
        </w:rPr>
        <w:t>7. Algorithms</w:t>
      </w:r>
      <w:bookmarkEnd w:id="371"/>
      <w:bookmarkEnd w:id="372"/>
      <w:bookmarkEnd w:id="373"/>
      <w:bookmarkEnd w:id="374"/>
    </w:p>
    <w:p w14:paraId="5AB63D88" w14:textId="77777777" w:rsidR="00F403B5" w:rsidRDefault="00F403B5" w:rsidP="00F403B5">
      <w:pPr>
        <w:pStyle w:val="Heading3"/>
        <w:ind w:left="10" w:firstLine="0"/>
        <w:rPr>
          <w:rFonts w:ascii="Times" w:eastAsia="Times" w:hAnsi="Times" w:cs="Times"/>
        </w:rPr>
      </w:pPr>
      <w:bookmarkStart w:id="375" w:name="_Toc520105373"/>
      <w:bookmarkStart w:id="376" w:name="_Toc520105543"/>
      <w:r w:rsidRPr="006602D5">
        <w:rPr>
          <w:rFonts w:ascii="Times" w:eastAsia="Times" w:hAnsi="Times" w:cs="Times"/>
        </w:rPr>
        <w:t>7.1. Schedule appointment</w:t>
      </w:r>
      <w:bookmarkEnd w:id="375"/>
      <w:bookmarkEnd w:id="376"/>
    </w:p>
    <w:p w14:paraId="1C6368F8" w14:textId="77777777" w:rsidR="00F403B5" w:rsidRDefault="00F403B5" w:rsidP="00F403B5">
      <w:pPr>
        <w:pStyle w:val="Heading4"/>
        <w:ind w:left="720" w:firstLine="0"/>
        <w:rPr>
          <w:rFonts w:ascii="Times" w:eastAsia="Times" w:hAnsi="Times" w:cs="Times"/>
        </w:rPr>
      </w:pPr>
      <w:bookmarkStart w:id="377" w:name="_Toc520105374"/>
      <w:bookmarkStart w:id="378" w:name="_Toc520105544"/>
      <w:r>
        <w:rPr>
          <w:rFonts w:ascii="Times" w:eastAsia="Times" w:hAnsi="Times" w:cs="Times"/>
        </w:rPr>
        <w:t>7.1.1</w:t>
      </w:r>
      <w:r w:rsidRPr="283A54EB">
        <w:rPr>
          <w:rFonts w:ascii="Times" w:eastAsia="Times" w:hAnsi="Times" w:cs="Times"/>
        </w:rPr>
        <w:t xml:space="preserve">. </w:t>
      </w:r>
      <w:r>
        <w:rPr>
          <w:rFonts w:ascii="Times" w:eastAsia="Times" w:hAnsi="Times" w:cs="Times"/>
        </w:rPr>
        <w:t>Definition</w:t>
      </w:r>
      <w:bookmarkEnd w:id="377"/>
      <w:bookmarkEnd w:id="378"/>
    </w:p>
    <w:p w14:paraId="2CBEAE6A" w14:textId="77777777" w:rsidR="00F403B5" w:rsidRPr="002952BA" w:rsidRDefault="00F403B5" w:rsidP="00F403B5">
      <w:pPr>
        <w:rPr>
          <w:rFonts w:eastAsia="Times"/>
          <w:lang w:val="vi-VN"/>
        </w:rPr>
      </w:pPr>
      <w:r>
        <w:rPr>
          <w:rFonts w:eastAsia="Times"/>
          <w:lang w:val="vi-VN"/>
        </w:rPr>
        <w:tab/>
      </w:r>
    </w:p>
    <w:p w14:paraId="2A35D474" w14:textId="77777777" w:rsidR="00F403B5" w:rsidRDefault="00F403B5" w:rsidP="00F403B5">
      <w:pPr>
        <w:pStyle w:val="Heading4"/>
        <w:ind w:left="720" w:firstLine="0"/>
        <w:rPr>
          <w:rFonts w:ascii="Times" w:eastAsia="Times" w:hAnsi="Times" w:cs="Times"/>
        </w:rPr>
      </w:pPr>
      <w:bookmarkStart w:id="379" w:name="_Toc520105375"/>
      <w:bookmarkStart w:id="380" w:name="_Toc520105545"/>
      <w:r>
        <w:rPr>
          <w:rFonts w:ascii="Times" w:eastAsia="Times" w:hAnsi="Times" w:cs="Times"/>
        </w:rPr>
        <w:t>7.1.2</w:t>
      </w:r>
      <w:r w:rsidRPr="283A54EB">
        <w:rPr>
          <w:rFonts w:ascii="Times" w:eastAsia="Times" w:hAnsi="Times" w:cs="Times"/>
        </w:rPr>
        <w:t xml:space="preserve">. </w:t>
      </w:r>
      <w:r>
        <w:rPr>
          <w:rFonts w:ascii="Times" w:eastAsia="Times" w:hAnsi="Times" w:cs="Times"/>
        </w:rPr>
        <w:t>Define problem</w:t>
      </w:r>
      <w:bookmarkEnd w:id="379"/>
      <w:bookmarkEnd w:id="380"/>
    </w:p>
    <w:p w14:paraId="6E24259A" w14:textId="77777777" w:rsidR="00F403B5" w:rsidRPr="002952BA" w:rsidRDefault="00F403B5" w:rsidP="00F403B5">
      <w:pPr>
        <w:rPr>
          <w:rFonts w:eastAsia="Times"/>
        </w:rPr>
      </w:pPr>
    </w:p>
    <w:p w14:paraId="7BC37F60" w14:textId="77777777" w:rsidR="00F403B5" w:rsidRDefault="00F403B5" w:rsidP="00F403B5">
      <w:pPr>
        <w:pStyle w:val="Heading4"/>
        <w:ind w:left="720" w:firstLine="0"/>
        <w:rPr>
          <w:rFonts w:ascii="Times" w:eastAsia="Times" w:hAnsi="Times" w:cs="Times"/>
        </w:rPr>
      </w:pPr>
      <w:bookmarkStart w:id="381" w:name="_Toc520105376"/>
      <w:bookmarkStart w:id="382" w:name="_Toc520105546"/>
      <w:r>
        <w:rPr>
          <w:rFonts w:ascii="Times" w:eastAsia="Times" w:hAnsi="Times" w:cs="Times"/>
        </w:rPr>
        <w:t>7.1.3</w:t>
      </w:r>
      <w:r w:rsidRPr="283A54EB">
        <w:rPr>
          <w:rFonts w:ascii="Times" w:eastAsia="Times" w:hAnsi="Times" w:cs="Times"/>
        </w:rPr>
        <w:t xml:space="preserve">. </w:t>
      </w:r>
      <w:r>
        <w:rPr>
          <w:rFonts w:ascii="Times" w:eastAsia="Times" w:hAnsi="Times" w:cs="Times"/>
        </w:rPr>
        <w:t>Solution</w:t>
      </w:r>
      <w:bookmarkEnd w:id="381"/>
      <w:bookmarkEnd w:id="382"/>
      <w:r>
        <w:rPr>
          <w:rFonts w:ascii="Times" w:eastAsia="Times" w:hAnsi="Times" w:cs="Times"/>
        </w:rPr>
        <w:tab/>
      </w:r>
    </w:p>
    <w:p w14:paraId="56E48DD3" w14:textId="252AB3D6" w:rsidR="001D047E" w:rsidRPr="002E3278" w:rsidRDefault="001D047E" w:rsidP="00CB7118">
      <w:pPr>
        <w:pStyle w:val="a"/>
        <w:numPr>
          <w:ilvl w:val="0"/>
          <w:numId w:val="36"/>
        </w:numPr>
        <w:ind w:left="567" w:hanging="567"/>
        <w:rPr>
          <w:rFonts w:ascii="Times" w:eastAsia="Times" w:hAnsi="Times" w:cs="Times"/>
        </w:rPr>
      </w:pPr>
      <w:bookmarkStart w:id="383" w:name="_Toc520105377"/>
      <w:bookmarkStart w:id="384" w:name="_Toc520105547"/>
      <w:r>
        <w:rPr>
          <w:rFonts w:ascii="Times" w:eastAsia="Times" w:hAnsi="Times" w:cs="Times"/>
        </w:rPr>
        <w:t>System Implementation &amp; Test</w:t>
      </w:r>
      <w:bookmarkEnd w:id="383"/>
      <w:bookmarkEnd w:id="384"/>
      <w:r w:rsidRPr="75A703E1">
        <w:rPr>
          <w:rFonts w:ascii="Times" w:eastAsia="Times" w:hAnsi="Times" w:cs="Times"/>
        </w:rPr>
        <w:t xml:space="preserve">  </w:t>
      </w:r>
    </w:p>
    <w:p w14:paraId="72255EA3" w14:textId="21293845" w:rsidR="00323546" w:rsidRPr="008D5860" w:rsidRDefault="75A703E1" w:rsidP="75A703E1">
      <w:pPr>
        <w:pStyle w:val="Heading2"/>
        <w:rPr>
          <w:rFonts w:ascii="Times" w:eastAsia="Times" w:hAnsi="Times" w:cs="Times"/>
        </w:rPr>
      </w:pPr>
      <w:bookmarkStart w:id="385" w:name="_Toc516816070"/>
      <w:bookmarkStart w:id="386" w:name="_Toc516816213"/>
      <w:bookmarkStart w:id="387" w:name="_Toc520105378"/>
      <w:bookmarkStart w:id="388" w:name="_Toc520105548"/>
      <w:bookmarkEnd w:id="262"/>
      <w:bookmarkEnd w:id="263"/>
      <w:bookmarkEnd w:id="264"/>
      <w:r w:rsidRPr="75A703E1">
        <w:rPr>
          <w:rFonts w:ascii="Times" w:eastAsia="Times" w:hAnsi="Times" w:cs="Times"/>
        </w:rPr>
        <w:t>1. Introduction</w:t>
      </w:r>
      <w:bookmarkEnd w:id="385"/>
      <w:bookmarkEnd w:id="386"/>
      <w:bookmarkEnd w:id="387"/>
      <w:bookmarkEnd w:id="388"/>
    </w:p>
    <w:p w14:paraId="45607F2A" w14:textId="0E8C0E23" w:rsidR="00323546" w:rsidRPr="008D5860" w:rsidRDefault="75A703E1" w:rsidP="75A703E1">
      <w:pPr>
        <w:pStyle w:val="Heading3"/>
        <w:ind w:left="10" w:firstLine="0"/>
        <w:rPr>
          <w:rFonts w:ascii="Times" w:eastAsia="Times" w:hAnsi="Times" w:cs="Times"/>
        </w:rPr>
      </w:pPr>
      <w:bookmarkStart w:id="389" w:name="_Toc516816071"/>
      <w:bookmarkStart w:id="390" w:name="_Toc516816214"/>
      <w:bookmarkStart w:id="391" w:name="_Toc520105379"/>
      <w:bookmarkStart w:id="392" w:name="_Toc520105549"/>
      <w:r w:rsidRPr="75A703E1">
        <w:rPr>
          <w:rFonts w:ascii="Times" w:eastAsia="Times" w:hAnsi="Times" w:cs="Times"/>
        </w:rPr>
        <w:t>1.1 Overview</w:t>
      </w:r>
      <w:bookmarkEnd w:id="389"/>
      <w:bookmarkEnd w:id="390"/>
      <w:bookmarkEnd w:id="391"/>
      <w:bookmarkEnd w:id="392"/>
    </w:p>
    <w:p w14:paraId="75A479A8" w14:textId="71CE6E74" w:rsidR="0016157D" w:rsidRPr="0016157D" w:rsidRDefault="00791771" w:rsidP="0016157D">
      <w:pPr>
        <w:rPr>
          <w:rFonts w:eastAsia="Times"/>
        </w:rPr>
      </w:pPr>
      <w:r w:rsidRPr="00791771">
        <w:rPr>
          <w:rFonts w:eastAsia="Times"/>
        </w:rPr>
        <w:t xml:space="preserve">This chapter describes </w:t>
      </w:r>
      <w:r w:rsidR="00894534">
        <w:rPr>
          <w:rFonts w:eastAsia="Times"/>
        </w:rPr>
        <w:t xml:space="preserve">the </w:t>
      </w:r>
      <w:r w:rsidRPr="00791771">
        <w:rPr>
          <w:rFonts w:eastAsia="Times"/>
        </w:rPr>
        <w:t>testing and implementation Call Center system. It includes test plans, test cases, test result and risks estimations and some modification to the previous design phase and system testing to minimize t</w:t>
      </w:r>
      <w:r>
        <w:rPr>
          <w:rFonts w:eastAsia="Times"/>
        </w:rPr>
        <w:t>he programming and system error</w:t>
      </w:r>
      <w:r w:rsidR="0016157D" w:rsidRPr="0016157D">
        <w:rPr>
          <w:rFonts w:eastAsia="Times"/>
        </w:rPr>
        <w:t>.</w:t>
      </w:r>
    </w:p>
    <w:p w14:paraId="2E0719F3" w14:textId="531D57DF" w:rsidR="00323546" w:rsidRPr="008D5860" w:rsidRDefault="75A703E1" w:rsidP="75A703E1">
      <w:pPr>
        <w:pStyle w:val="Heading3"/>
        <w:ind w:left="10" w:firstLine="0"/>
        <w:rPr>
          <w:rFonts w:ascii="Times" w:eastAsia="Times" w:hAnsi="Times" w:cs="Times"/>
        </w:rPr>
      </w:pPr>
      <w:bookmarkStart w:id="393" w:name="_Toc516816072"/>
      <w:bookmarkStart w:id="394" w:name="_Toc516816215"/>
      <w:bookmarkStart w:id="395" w:name="_Toc520105380"/>
      <w:bookmarkStart w:id="396" w:name="_Toc520105550"/>
      <w:r w:rsidRPr="75A703E1">
        <w:rPr>
          <w:rFonts w:ascii="Times" w:eastAsia="Times" w:hAnsi="Times" w:cs="Times"/>
        </w:rPr>
        <w:t>1.2 Test Approach</w:t>
      </w:r>
      <w:bookmarkEnd w:id="393"/>
      <w:bookmarkEnd w:id="394"/>
      <w:bookmarkEnd w:id="395"/>
      <w:bookmarkEnd w:id="396"/>
    </w:p>
    <w:p w14:paraId="67D6E8A7" w14:textId="0DBEF5AD" w:rsidR="007C6CE4" w:rsidRPr="007C6CE4" w:rsidRDefault="2AB9BC32" w:rsidP="00CB7118">
      <w:pPr>
        <w:pStyle w:val="ListParagraph"/>
        <w:numPr>
          <w:ilvl w:val="0"/>
          <w:numId w:val="22"/>
        </w:numPr>
        <w:rPr>
          <w:rFonts w:asciiTheme="minorHAnsi" w:eastAsiaTheme="minorEastAsia" w:hAnsiTheme="minorHAnsi" w:cstheme="minorBidi"/>
        </w:rPr>
      </w:pPr>
      <w:r>
        <w:t xml:space="preserve">Goal: Test all features in the whole </w:t>
      </w:r>
      <w:r w:rsidR="008B531F">
        <w:t>Call Center</w:t>
      </w:r>
      <w:r>
        <w:t xml:space="preserve"> system based on the core flow.</w:t>
      </w:r>
    </w:p>
    <w:p w14:paraId="2EDD5B34" w14:textId="26B8BAE6" w:rsidR="007C6CE4" w:rsidRPr="008B531F" w:rsidRDefault="2AB9BC32" w:rsidP="00CB7118">
      <w:pPr>
        <w:pStyle w:val="ListParagraph"/>
        <w:numPr>
          <w:ilvl w:val="0"/>
          <w:numId w:val="22"/>
        </w:numPr>
        <w:rPr>
          <w:rFonts w:asciiTheme="minorHAnsi" w:eastAsiaTheme="minorEastAsia" w:hAnsiTheme="minorHAnsi" w:cstheme="minorBidi"/>
        </w:rPr>
      </w:pPr>
      <w:r>
        <w:t>Method: black-box testing</w:t>
      </w:r>
    </w:p>
    <w:p w14:paraId="17E6CA5F" w14:textId="7DE40EA0" w:rsidR="008B531F" w:rsidRPr="008B531F" w:rsidRDefault="008B531F" w:rsidP="008B531F">
      <w:pPr>
        <w:rPr>
          <w:rFonts w:asciiTheme="minorHAnsi" w:eastAsiaTheme="minorEastAsia" w:hAnsiTheme="minorHAnsi" w:cstheme="minorBidi"/>
        </w:rPr>
      </w:pPr>
      <w:bookmarkStart w:id="397" w:name="_Toc516816073"/>
      <w:bookmarkStart w:id="398" w:name="_Toc516816216"/>
      <w:r w:rsidRPr="008B531F">
        <w:rPr>
          <w:rFonts w:eastAsiaTheme="minorEastAsia"/>
        </w:rPr>
        <w:t>Testing based on the functionality of the software, customer req</w:t>
      </w:r>
      <w:r w:rsidR="00DC090A">
        <w:rPr>
          <w:rFonts w:eastAsiaTheme="minorEastAsia"/>
        </w:rPr>
        <w:t xml:space="preserve">uirements, and implementations. </w:t>
      </w:r>
      <w:r w:rsidR="00F66E95">
        <w:rPr>
          <w:rFonts w:eastAsiaTheme="minorEastAsia"/>
        </w:rPr>
        <w:t xml:space="preserve">So </w:t>
      </w:r>
      <w:r w:rsidRPr="008B531F">
        <w:rPr>
          <w:rFonts w:eastAsiaTheme="minorEastAsia"/>
        </w:rPr>
        <w:t xml:space="preserve">testers input data and only </w:t>
      </w:r>
      <w:r w:rsidRPr="00894534">
        <w:rPr>
          <w:rFonts w:eastAsiaTheme="minorEastAsia"/>
          <w:noProof/>
        </w:rPr>
        <w:t>see</w:t>
      </w:r>
      <w:r w:rsidRPr="008B531F">
        <w:rPr>
          <w:rFonts w:eastAsiaTheme="minorEastAsia"/>
        </w:rPr>
        <w:t xml:space="preserve"> results on the screen.</w:t>
      </w:r>
    </w:p>
    <w:p w14:paraId="2CDC7732" w14:textId="6EC1B945" w:rsidR="00323546" w:rsidRPr="008D5860" w:rsidRDefault="75A703E1" w:rsidP="75A703E1">
      <w:pPr>
        <w:pStyle w:val="Heading2"/>
        <w:rPr>
          <w:rFonts w:ascii="Times" w:eastAsia="Times" w:hAnsi="Times" w:cs="Times"/>
        </w:rPr>
      </w:pPr>
      <w:bookmarkStart w:id="399" w:name="_Toc520105381"/>
      <w:bookmarkStart w:id="400" w:name="_Toc520105551"/>
      <w:r w:rsidRPr="75A703E1">
        <w:rPr>
          <w:rFonts w:ascii="Times" w:eastAsia="Times" w:hAnsi="Times" w:cs="Times"/>
        </w:rPr>
        <w:lastRenderedPageBreak/>
        <w:t>2. Database Relationship Diagram</w:t>
      </w:r>
      <w:bookmarkEnd w:id="397"/>
      <w:bookmarkEnd w:id="398"/>
      <w:bookmarkEnd w:id="399"/>
      <w:bookmarkEnd w:id="400"/>
    </w:p>
    <w:p w14:paraId="18ED9064" w14:textId="24003B8C" w:rsidR="00323546" w:rsidRPr="00721FF5" w:rsidRDefault="75A703E1" w:rsidP="75A703E1">
      <w:pPr>
        <w:pStyle w:val="Heading3"/>
        <w:ind w:left="10" w:firstLine="0"/>
        <w:rPr>
          <w:rFonts w:ascii="Times" w:eastAsia="Times" w:hAnsi="Times" w:cs="Times"/>
        </w:rPr>
      </w:pPr>
      <w:bookmarkStart w:id="401" w:name="_Toc516816074"/>
      <w:bookmarkStart w:id="402" w:name="_Toc516816217"/>
      <w:bookmarkStart w:id="403" w:name="_Toc520105382"/>
      <w:bookmarkStart w:id="404" w:name="_Toc520105552"/>
      <w:r w:rsidRPr="75A703E1">
        <w:rPr>
          <w:rFonts w:ascii="Times" w:eastAsia="Times" w:hAnsi="Times" w:cs="Times"/>
        </w:rPr>
        <w:t>2.1 Physical Diagram</w:t>
      </w:r>
      <w:bookmarkEnd w:id="401"/>
      <w:bookmarkEnd w:id="402"/>
      <w:bookmarkEnd w:id="403"/>
      <w:bookmarkEnd w:id="404"/>
    </w:p>
    <w:p w14:paraId="2BC5AB79" w14:textId="42792819" w:rsidR="616CF1B4" w:rsidRDefault="008D0F1E" w:rsidP="616CF1B4">
      <w:r>
        <w:rPr>
          <w:noProof/>
        </w:rPr>
        <w:tab/>
      </w:r>
      <w:r w:rsidR="00162F0D">
        <w:rPr>
          <w:noProof/>
        </w:rPr>
        <w:drawing>
          <wp:inline distT="0" distB="0" distL="0" distR="0" wp14:anchorId="18BEA476" wp14:editId="1C281FB9">
            <wp:extent cx="5581650" cy="46938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D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81650" cy="4693835"/>
                    </a:xfrm>
                    <a:prstGeom prst="rect">
                      <a:avLst/>
                    </a:prstGeom>
                  </pic:spPr>
                </pic:pic>
              </a:graphicData>
            </a:graphic>
          </wp:inline>
        </w:drawing>
      </w:r>
    </w:p>
    <w:p w14:paraId="37F93F21" w14:textId="2D50553C" w:rsidR="00323546" w:rsidRDefault="75A703E1" w:rsidP="00CB7118">
      <w:pPr>
        <w:pStyle w:val="Heading3"/>
        <w:numPr>
          <w:ilvl w:val="1"/>
          <w:numId w:val="19"/>
        </w:numPr>
        <w:rPr>
          <w:rFonts w:ascii="Times" w:eastAsia="Times" w:hAnsi="Times" w:cs="Times"/>
        </w:rPr>
      </w:pPr>
      <w:bookmarkStart w:id="405" w:name="_Toc516816075"/>
      <w:bookmarkStart w:id="406" w:name="_Toc516816218"/>
      <w:bookmarkStart w:id="407" w:name="_Toc520105383"/>
      <w:bookmarkStart w:id="408" w:name="_Toc520105553"/>
      <w:r w:rsidRPr="75A703E1">
        <w:rPr>
          <w:rFonts w:ascii="Times" w:eastAsia="Times" w:hAnsi="Times" w:cs="Times"/>
        </w:rPr>
        <w:t>Data Dictionary</w:t>
      </w:r>
      <w:bookmarkEnd w:id="405"/>
      <w:bookmarkEnd w:id="406"/>
      <w:bookmarkEnd w:id="407"/>
      <w:bookmarkEnd w:id="408"/>
    </w:p>
    <w:tbl>
      <w:tblPr>
        <w:tblStyle w:val="TableGrid"/>
        <w:tblpPr w:leftFromText="180" w:rightFromText="180" w:vertAnchor="text" w:horzAnchor="margin" w:tblpY="129"/>
        <w:tblW w:w="8784" w:type="dxa"/>
        <w:tblLook w:val="04A0" w:firstRow="1" w:lastRow="0" w:firstColumn="1" w:lastColumn="0" w:noHBand="0" w:noVBand="1"/>
      </w:tblPr>
      <w:tblGrid>
        <w:gridCol w:w="2442"/>
        <w:gridCol w:w="6342"/>
      </w:tblGrid>
      <w:tr w:rsidR="00B24FFE" w14:paraId="3E95F3B0" w14:textId="77777777" w:rsidTr="75A703E1">
        <w:tc>
          <w:tcPr>
            <w:tcW w:w="8784" w:type="dxa"/>
            <w:gridSpan w:val="2"/>
          </w:tcPr>
          <w:p w14:paraId="095FE30C" w14:textId="77777777" w:rsidR="00B24FFE" w:rsidRPr="006378B8" w:rsidRDefault="00B24FFE" w:rsidP="00DA5E57">
            <w:pPr>
              <w:pStyle w:val="ListParagraph"/>
              <w:ind w:left="0"/>
              <w:rPr>
                <w:rFonts w:ascii="Times" w:hAnsi="Times" w:cs="Times"/>
                <w:sz w:val="24"/>
                <w:szCs w:val="24"/>
              </w:rPr>
            </w:pPr>
            <w:r w:rsidRPr="006378B8">
              <w:rPr>
                <w:rFonts w:ascii="Times" w:hAnsi="Times" w:cs="Times"/>
                <w:sz w:val="24"/>
                <w:szCs w:val="24"/>
              </w:rPr>
              <w:tab/>
            </w:r>
          </w:p>
        </w:tc>
      </w:tr>
      <w:tr w:rsidR="00B24FFE" w14:paraId="27CF1544" w14:textId="77777777" w:rsidTr="75A703E1">
        <w:tc>
          <w:tcPr>
            <w:tcW w:w="2043" w:type="dxa"/>
          </w:tcPr>
          <w:p w14:paraId="19B286D9" w14:textId="77777777" w:rsidR="00B24FFE" w:rsidRPr="006378B8" w:rsidRDefault="75A703E1" w:rsidP="75A703E1">
            <w:pPr>
              <w:pStyle w:val="ListParagraph"/>
              <w:ind w:left="0"/>
              <w:rPr>
                <w:rFonts w:ascii="Times" w:eastAsia="Times" w:hAnsi="Times" w:cs="Times"/>
                <w:b/>
                <w:bCs/>
                <w:sz w:val="24"/>
                <w:szCs w:val="24"/>
              </w:rPr>
            </w:pPr>
            <w:r w:rsidRPr="75A703E1">
              <w:rPr>
                <w:rFonts w:ascii="Times" w:eastAsia="Times" w:hAnsi="Times" w:cs="Times"/>
                <w:b/>
                <w:bCs/>
                <w:sz w:val="24"/>
                <w:szCs w:val="24"/>
              </w:rPr>
              <w:t>Table Name</w:t>
            </w:r>
          </w:p>
        </w:tc>
        <w:tc>
          <w:tcPr>
            <w:tcW w:w="6741" w:type="dxa"/>
          </w:tcPr>
          <w:p w14:paraId="70EBF97D" w14:textId="77777777" w:rsidR="00B24FFE" w:rsidRPr="006378B8" w:rsidRDefault="75A703E1" w:rsidP="75A703E1">
            <w:pPr>
              <w:pStyle w:val="ListParagraph"/>
              <w:ind w:left="0"/>
              <w:rPr>
                <w:rFonts w:ascii="Times" w:eastAsia="Times" w:hAnsi="Times" w:cs="Times"/>
                <w:b/>
                <w:bCs/>
                <w:sz w:val="24"/>
                <w:szCs w:val="24"/>
              </w:rPr>
            </w:pPr>
            <w:r w:rsidRPr="75A703E1">
              <w:rPr>
                <w:rFonts w:ascii="Times" w:eastAsia="Times" w:hAnsi="Times" w:cs="Times"/>
                <w:b/>
                <w:bCs/>
                <w:sz w:val="24"/>
                <w:szCs w:val="24"/>
              </w:rPr>
              <w:t>Description</w:t>
            </w:r>
          </w:p>
        </w:tc>
      </w:tr>
      <w:tr w:rsidR="00B24FFE" w14:paraId="0B9D84CE" w14:textId="77777777" w:rsidTr="75A703E1">
        <w:tc>
          <w:tcPr>
            <w:tcW w:w="2043" w:type="dxa"/>
          </w:tcPr>
          <w:p w14:paraId="4E6F980F"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tbl_working_hours</w:t>
            </w:r>
            <w:proofErr w:type="spellEnd"/>
          </w:p>
        </w:tc>
        <w:tc>
          <w:tcPr>
            <w:tcW w:w="6741" w:type="dxa"/>
          </w:tcPr>
          <w:p w14:paraId="723F90A8" w14:textId="7779808B" w:rsidR="00B24FFE" w:rsidRPr="00DA5E57" w:rsidRDefault="75A703E1" w:rsidP="75A703E1">
            <w:pPr>
              <w:pStyle w:val="ListParagraph"/>
              <w:ind w:left="0"/>
              <w:rPr>
                <w:rFonts w:ascii="Times" w:eastAsia="Times" w:hAnsi="Times" w:cs="Times"/>
                <w:sz w:val="24"/>
                <w:szCs w:val="24"/>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working hours information</w:t>
            </w:r>
          </w:p>
        </w:tc>
      </w:tr>
      <w:tr w:rsidR="00B24FFE" w14:paraId="2FF81731" w14:textId="77777777" w:rsidTr="75A703E1">
        <w:tc>
          <w:tcPr>
            <w:tcW w:w="2043" w:type="dxa"/>
          </w:tcPr>
          <w:p w14:paraId="34FC8B68"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tbl_user</w:t>
            </w:r>
            <w:proofErr w:type="spellEnd"/>
          </w:p>
        </w:tc>
        <w:tc>
          <w:tcPr>
            <w:tcW w:w="6741" w:type="dxa"/>
          </w:tcPr>
          <w:p w14:paraId="768A3AA1" w14:textId="2C99834B" w:rsidR="00B24FFE" w:rsidRPr="009B012C" w:rsidRDefault="75A703E1" w:rsidP="75A703E1">
            <w:pPr>
              <w:rPr>
                <w:rFonts w:ascii="Times" w:eastAsia="Times" w:hAnsi="Times" w:cs="Times"/>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user information.</w:t>
            </w:r>
          </w:p>
        </w:tc>
      </w:tr>
      <w:tr w:rsidR="00B24FFE" w14:paraId="7A445E59" w14:textId="77777777" w:rsidTr="75A703E1">
        <w:tc>
          <w:tcPr>
            <w:tcW w:w="2043" w:type="dxa"/>
          </w:tcPr>
          <w:p w14:paraId="5B9E916F"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tbl_clinic</w:t>
            </w:r>
            <w:proofErr w:type="spellEnd"/>
          </w:p>
        </w:tc>
        <w:tc>
          <w:tcPr>
            <w:tcW w:w="6741" w:type="dxa"/>
          </w:tcPr>
          <w:p w14:paraId="61BBBCBC" w14:textId="5AAC9C34" w:rsidR="00B24FFE" w:rsidRPr="008471F7" w:rsidRDefault="75A703E1" w:rsidP="75A703E1">
            <w:pPr>
              <w:rPr>
                <w:rFonts w:ascii="Times" w:eastAsia="Times" w:hAnsi="Times" w:cs="Times"/>
                <w:sz w:val="24"/>
                <w:szCs w:val="24"/>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clinic information.</w:t>
            </w:r>
          </w:p>
        </w:tc>
      </w:tr>
      <w:tr w:rsidR="00B24FFE" w14:paraId="33B6FD4F" w14:textId="77777777" w:rsidTr="75A703E1">
        <w:tc>
          <w:tcPr>
            <w:tcW w:w="2043" w:type="dxa"/>
          </w:tcPr>
          <w:p w14:paraId="2BE4654F"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tbl_role</w:t>
            </w:r>
            <w:proofErr w:type="spellEnd"/>
          </w:p>
        </w:tc>
        <w:tc>
          <w:tcPr>
            <w:tcW w:w="6741" w:type="dxa"/>
          </w:tcPr>
          <w:p w14:paraId="0A211F35" w14:textId="0F7F13C5" w:rsidR="00B24FFE" w:rsidRPr="00173661" w:rsidRDefault="75A703E1" w:rsidP="75A703E1">
            <w:pPr>
              <w:rPr>
                <w:rFonts w:ascii="Times" w:eastAsia="Times" w:hAnsi="Times" w:cs="Times"/>
                <w:sz w:val="24"/>
                <w:szCs w:val="24"/>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role information.</w:t>
            </w:r>
          </w:p>
        </w:tc>
      </w:tr>
      <w:tr w:rsidR="00B24FFE" w14:paraId="3476C5FE" w14:textId="77777777" w:rsidTr="75A703E1">
        <w:tc>
          <w:tcPr>
            <w:tcW w:w="2043" w:type="dxa"/>
          </w:tcPr>
          <w:p w14:paraId="0E209D5D"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tbl_appointment</w:t>
            </w:r>
            <w:proofErr w:type="spellEnd"/>
          </w:p>
        </w:tc>
        <w:tc>
          <w:tcPr>
            <w:tcW w:w="6741" w:type="dxa"/>
          </w:tcPr>
          <w:p w14:paraId="7F03162D" w14:textId="5174327C" w:rsidR="00B24FFE" w:rsidRPr="00173661" w:rsidRDefault="75A703E1" w:rsidP="75A703E1">
            <w:pPr>
              <w:rPr>
                <w:rFonts w:ascii="Times" w:eastAsia="Times" w:hAnsi="Times" w:cs="Times"/>
                <w:sz w:val="24"/>
                <w:szCs w:val="24"/>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appointment information</w:t>
            </w:r>
            <w:r w:rsidR="000E3FD3">
              <w:rPr>
                <w:rFonts w:ascii="Times" w:eastAsia="Times" w:hAnsi="Times" w:cs="Times"/>
                <w:sz w:val="24"/>
                <w:szCs w:val="24"/>
              </w:rPr>
              <w:t>.</w:t>
            </w:r>
          </w:p>
        </w:tc>
      </w:tr>
      <w:tr w:rsidR="00B24FFE" w14:paraId="14290471" w14:textId="77777777" w:rsidTr="75A703E1">
        <w:tc>
          <w:tcPr>
            <w:tcW w:w="2043" w:type="dxa"/>
          </w:tcPr>
          <w:p w14:paraId="4B966EAD"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tbl_patient</w:t>
            </w:r>
            <w:proofErr w:type="spellEnd"/>
          </w:p>
        </w:tc>
        <w:tc>
          <w:tcPr>
            <w:tcW w:w="6741" w:type="dxa"/>
          </w:tcPr>
          <w:p w14:paraId="727BD861" w14:textId="71C1A53F" w:rsidR="00B24FFE" w:rsidRPr="006378B8" w:rsidRDefault="75A703E1" w:rsidP="75A703E1">
            <w:pPr>
              <w:rPr>
                <w:rFonts w:ascii="Times" w:eastAsia="Times" w:hAnsi="Times" w:cs="Times"/>
                <w:sz w:val="24"/>
                <w:szCs w:val="24"/>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patient information</w:t>
            </w:r>
            <w:r w:rsidR="000E3FD3">
              <w:rPr>
                <w:rFonts w:ascii="Times" w:eastAsia="Times" w:hAnsi="Times" w:cs="Times"/>
                <w:sz w:val="24"/>
                <w:szCs w:val="24"/>
              </w:rPr>
              <w:t>.</w:t>
            </w:r>
          </w:p>
        </w:tc>
      </w:tr>
      <w:tr w:rsidR="00B24FFE" w14:paraId="26CD721E" w14:textId="77777777" w:rsidTr="75A703E1">
        <w:tc>
          <w:tcPr>
            <w:tcW w:w="2043" w:type="dxa"/>
          </w:tcPr>
          <w:p w14:paraId="049C18A1"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tbl_bill</w:t>
            </w:r>
            <w:proofErr w:type="spellEnd"/>
          </w:p>
        </w:tc>
        <w:tc>
          <w:tcPr>
            <w:tcW w:w="6741" w:type="dxa"/>
          </w:tcPr>
          <w:p w14:paraId="2070E9FE" w14:textId="2CED58CD" w:rsidR="00B24FFE" w:rsidRPr="006378B8" w:rsidRDefault="75A703E1" w:rsidP="75A703E1">
            <w:pPr>
              <w:rPr>
                <w:rFonts w:ascii="Times" w:eastAsia="Times" w:hAnsi="Times" w:cs="Times"/>
                <w:sz w:val="24"/>
                <w:szCs w:val="24"/>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bill information</w:t>
            </w:r>
            <w:r w:rsidR="000E3FD3">
              <w:rPr>
                <w:rFonts w:ascii="Times" w:eastAsia="Times" w:hAnsi="Times" w:cs="Times"/>
                <w:sz w:val="24"/>
                <w:szCs w:val="24"/>
              </w:rPr>
              <w:t>.</w:t>
            </w:r>
          </w:p>
        </w:tc>
      </w:tr>
      <w:tr w:rsidR="00B24FFE" w14:paraId="35BD99A5" w14:textId="77777777" w:rsidTr="75A703E1">
        <w:tc>
          <w:tcPr>
            <w:tcW w:w="2043" w:type="dxa"/>
          </w:tcPr>
          <w:p w14:paraId="329FAF42" w14:textId="77777777" w:rsidR="00B24FFE" w:rsidRPr="006378B8" w:rsidRDefault="75A703E1" w:rsidP="75A703E1">
            <w:pPr>
              <w:pStyle w:val="ListParagraph"/>
              <w:ind w:left="0"/>
              <w:rPr>
                <w:rFonts w:ascii="Times" w:eastAsia="Times" w:hAnsi="Times" w:cs="Times"/>
                <w:sz w:val="24"/>
                <w:szCs w:val="24"/>
              </w:rPr>
            </w:pPr>
            <w:proofErr w:type="spellStart"/>
            <w:r w:rsidRPr="75A703E1">
              <w:rPr>
                <w:rFonts w:ascii="Times" w:eastAsia="Times" w:hAnsi="Times" w:cs="Times"/>
                <w:sz w:val="24"/>
                <w:szCs w:val="24"/>
              </w:rPr>
              <w:t>tbl_license</w:t>
            </w:r>
            <w:proofErr w:type="spellEnd"/>
          </w:p>
        </w:tc>
        <w:tc>
          <w:tcPr>
            <w:tcW w:w="6741" w:type="dxa"/>
          </w:tcPr>
          <w:p w14:paraId="32C474B2" w14:textId="28746E24" w:rsidR="00B24FFE" w:rsidRPr="006378B8" w:rsidRDefault="75A703E1" w:rsidP="75A703E1">
            <w:pPr>
              <w:rPr>
                <w:rFonts w:ascii="Times" w:eastAsia="Times" w:hAnsi="Times" w:cs="Times"/>
                <w:sz w:val="24"/>
                <w:szCs w:val="24"/>
              </w:rPr>
            </w:pPr>
            <w:r w:rsidRPr="00894534">
              <w:rPr>
                <w:rFonts w:ascii="Times" w:eastAsia="Times" w:hAnsi="Times" w:cs="Times"/>
                <w:noProof/>
                <w:sz w:val="24"/>
                <w:szCs w:val="24"/>
              </w:rPr>
              <w:t>T</w:t>
            </w:r>
            <w:r w:rsidR="00894534">
              <w:rPr>
                <w:rFonts w:ascii="Times" w:eastAsia="Times" w:hAnsi="Times" w:cs="Times"/>
                <w:noProof/>
                <w:sz w:val="24"/>
                <w:szCs w:val="24"/>
              </w:rPr>
              <w:t>he t</w:t>
            </w:r>
            <w:r w:rsidRPr="00894534">
              <w:rPr>
                <w:rFonts w:ascii="Times" w:eastAsia="Times" w:hAnsi="Times" w:cs="Times"/>
                <w:noProof/>
                <w:sz w:val="24"/>
                <w:szCs w:val="24"/>
              </w:rPr>
              <w:t>able</w:t>
            </w:r>
            <w:r w:rsidRPr="75A703E1">
              <w:rPr>
                <w:rFonts w:ascii="Times" w:eastAsia="Times" w:hAnsi="Times" w:cs="Times"/>
                <w:sz w:val="24"/>
                <w:szCs w:val="24"/>
              </w:rPr>
              <w:t xml:space="preserve"> which contains the license information</w:t>
            </w:r>
            <w:r w:rsidR="000E3FD3">
              <w:rPr>
                <w:rFonts w:ascii="Times" w:eastAsia="Times" w:hAnsi="Times" w:cs="Times"/>
                <w:sz w:val="24"/>
                <w:szCs w:val="24"/>
              </w:rPr>
              <w:t>.</w:t>
            </w:r>
          </w:p>
        </w:tc>
      </w:tr>
      <w:tr w:rsidR="0074225E" w14:paraId="07018B87" w14:textId="77777777" w:rsidTr="75A703E1">
        <w:tc>
          <w:tcPr>
            <w:tcW w:w="2043" w:type="dxa"/>
          </w:tcPr>
          <w:p w14:paraId="7F37C454" w14:textId="41338EA3" w:rsidR="0074225E" w:rsidRPr="000E3FD3" w:rsidRDefault="00C2338A" w:rsidP="75A703E1">
            <w:pPr>
              <w:pStyle w:val="ListParagraph"/>
              <w:ind w:left="0"/>
              <w:rPr>
                <w:rFonts w:ascii="Times" w:eastAsia="Times" w:hAnsi="Times" w:cs="Times"/>
                <w:sz w:val="24"/>
                <w:szCs w:val="24"/>
              </w:rPr>
            </w:pPr>
            <w:proofErr w:type="spellStart"/>
            <w:r w:rsidRPr="000E3FD3">
              <w:rPr>
                <w:rFonts w:ascii="Times" w:eastAsia="Times" w:hAnsi="Times" w:cs="Times"/>
                <w:sz w:val="24"/>
                <w:szCs w:val="24"/>
              </w:rPr>
              <w:t>tbl_block</w:t>
            </w:r>
            <w:proofErr w:type="spellEnd"/>
          </w:p>
        </w:tc>
        <w:tc>
          <w:tcPr>
            <w:tcW w:w="6741" w:type="dxa"/>
          </w:tcPr>
          <w:p w14:paraId="1973B55E" w14:textId="535726B1" w:rsidR="0074225E" w:rsidRPr="000E3FD3" w:rsidRDefault="00C2338A" w:rsidP="75A703E1">
            <w:pPr>
              <w:rPr>
                <w:rFonts w:ascii="Times" w:eastAsia="Times" w:hAnsi="Times" w:cs="Times"/>
                <w:noProof/>
                <w:sz w:val="24"/>
                <w:szCs w:val="24"/>
              </w:rPr>
            </w:pPr>
            <w:r w:rsidRPr="000E3FD3">
              <w:rPr>
                <w:rFonts w:ascii="Times" w:eastAsia="Times" w:hAnsi="Times" w:cs="Times"/>
                <w:noProof/>
                <w:sz w:val="24"/>
                <w:szCs w:val="24"/>
              </w:rPr>
              <w:t>The table which contains</w:t>
            </w:r>
            <w:r w:rsidR="00520163" w:rsidRPr="000E3FD3">
              <w:rPr>
                <w:rFonts w:ascii="Times" w:eastAsia="Times" w:hAnsi="Times" w:cs="Times"/>
                <w:noProof/>
                <w:sz w:val="24"/>
                <w:szCs w:val="24"/>
              </w:rPr>
              <w:t xml:space="preserve"> the </w:t>
            </w:r>
            <w:r w:rsidR="000E3FD3" w:rsidRPr="000E3FD3">
              <w:rPr>
                <w:rFonts w:ascii="Times" w:eastAsia="Times" w:hAnsi="Times" w:cs="Times"/>
                <w:noProof/>
                <w:sz w:val="24"/>
                <w:szCs w:val="24"/>
              </w:rPr>
              <w:t>block information.</w:t>
            </w:r>
          </w:p>
        </w:tc>
      </w:tr>
      <w:tr w:rsidR="0074225E" w14:paraId="3921EE02" w14:textId="77777777" w:rsidTr="75A703E1">
        <w:tc>
          <w:tcPr>
            <w:tcW w:w="2043" w:type="dxa"/>
          </w:tcPr>
          <w:p w14:paraId="16F5B329" w14:textId="70AE7539" w:rsidR="0074225E" w:rsidRPr="000E3FD3" w:rsidRDefault="00B05BC5" w:rsidP="75A703E1">
            <w:pPr>
              <w:pStyle w:val="ListParagraph"/>
              <w:ind w:left="0"/>
              <w:rPr>
                <w:rFonts w:ascii="Times" w:eastAsia="Times" w:hAnsi="Times" w:cs="Times"/>
                <w:sz w:val="24"/>
                <w:szCs w:val="24"/>
              </w:rPr>
            </w:pPr>
            <w:proofErr w:type="spellStart"/>
            <w:r>
              <w:rPr>
                <w:rFonts w:ascii="Times" w:eastAsia="Times" w:hAnsi="Times" w:cs="Times"/>
                <w:sz w:val="24"/>
                <w:szCs w:val="24"/>
              </w:rPr>
              <w:t>tbl</w:t>
            </w:r>
            <w:r w:rsidR="000E3FD3">
              <w:rPr>
                <w:rFonts w:ascii="Times" w:eastAsia="Times" w:hAnsi="Times" w:cs="Times"/>
                <w:sz w:val="24"/>
                <w:szCs w:val="24"/>
              </w:rPr>
              <w:t>_disease</w:t>
            </w:r>
            <w:proofErr w:type="spellEnd"/>
          </w:p>
        </w:tc>
        <w:tc>
          <w:tcPr>
            <w:tcW w:w="6741" w:type="dxa"/>
          </w:tcPr>
          <w:p w14:paraId="6AE6F3C0" w14:textId="0F73990F" w:rsidR="0074225E" w:rsidRPr="000E3FD3" w:rsidRDefault="000E3FD3" w:rsidP="75A703E1">
            <w:pPr>
              <w:rPr>
                <w:rFonts w:ascii="Times" w:eastAsia="Times" w:hAnsi="Times" w:cs="Times"/>
                <w:noProof/>
                <w:sz w:val="24"/>
                <w:szCs w:val="24"/>
              </w:rPr>
            </w:pPr>
            <w:r>
              <w:rPr>
                <w:rFonts w:ascii="Times" w:eastAsia="Times" w:hAnsi="Times" w:cs="Times"/>
                <w:noProof/>
                <w:sz w:val="24"/>
                <w:szCs w:val="24"/>
              </w:rPr>
              <w:t>The table which contains the disease information.</w:t>
            </w:r>
          </w:p>
        </w:tc>
      </w:tr>
      <w:tr w:rsidR="0074225E" w14:paraId="44A73867" w14:textId="77777777" w:rsidTr="00EE1414">
        <w:trPr>
          <w:trHeight w:val="665"/>
        </w:trPr>
        <w:tc>
          <w:tcPr>
            <w:tcW w:w="2043" w:type="dxa"/>
          </w:tcPr>
          <w:p w14:paraId="6C776938" w14:textId="358BF360" w:rsidR="0074225E" w:rsidRPr="000E3FD3" w:rsidRDefault="00B05BC5" w:rsidP="75A703E1">
            <w:pPr>
              <w:pStyle w:val="ListParagraph"/>
              <w:ind w:left="0"/>
              <w:rPr>
                <w:rFonts w:ascii="Times" w:eastAsia="Times" w:hAnsi="Times" w:cs="Times"/>
                <w:sz w:val="24"/>
                <w:szCs w:val="24"/>
              </w:rPr>
            </w:pPr>
            <w:proofErr w:type="spellStart"/>
            <w:r>
              <w:rPr>
                <w:rFonts w:ascii="Times" w:eastAsia="Times" w:hAnsi="Times" w:cs="Times"/>
                <w:sz w:val="24"/>
                <w:szCs w:val="24"/>
              </w:rPr>
              <w:t>tbl_medical_disease</w:t>
            </w:r>
            <w:proofErr w:type="spellEnd"/>
          </w:p>
        </w:tc>
        <w:tc>
          <w:tcPr>
            <w:tcW w:w="6741" w:type="dxa"/>
          </w:tcPr>
          <w:p w14:paraId="3C0C7311" w14:textId="00D4A702" w:rsidR="0074225E" w:rsidRPr="000E3FD3" w:rsidRDefault="00EE1414" w:rsidP="75A703E1">
            <w:pPr>
              <w:rPr>
                <w:rFonts w:ascii="Times" w:eastAsia="Times" w:hAnsi="Times" w:cs="Times"/>
                <w:noProof/>
                <w:sz w:val="24"/>
                <w:szCs w:val="24"/>
              </w:rPr>
            </w:pPr>
            <w:r>
              <w:rPr>
                <w:rFonts w:ascii="Times" w:eastAsia="Times" w:hAnsi="Times" w:cs="Times"/>
                <w:noProof/>
                <w:sz w:val="24"/>
                <w:szCs w:val="24"/>
              </w:rPr>
              <w:t>The table which contains the relationship between tbl_medical_record and tbl_disease information.</w:t>
            </w:r>
          </w:p>
        </w:tc>
      </w:tr>
      <w:tr w:rsidR="0074225E" w14:paraId="4584E146" w14:textId="77777777" w:rsidTr="75A703E1">
        <w:tc>
          <w:tcPr>
            <w:tcW w:w="2043" w:type="dxa"/>
          </w:tcPr>
          <w:p w14:paraId="35818C68" w14:textId="5FE302E4" w:rsidR="0074225E" w:rsidRPr="000E3FD3" w:rsidRDefault="00E834CE" w:rsidP="75A703E1">
            <w:pPr>
              <w:pStyle w:val="ListParagraph"/>
              <w:ind w:left="0"/>
              <w:rPr>
                <w:rFonts w:ascii="Times" w:eastAsia="Times" w:hAnsi="Times" w:cs="Times"/>
                <w:sz w:val="24"/>
                <w:szCs w:val="24"/>
              </w:rPr>
            </w:pPr>
            <w:proofErr w:type="spellStart"/>
            <w:r>
              <w:rPr>
                <w:rFonts w:ascii="Times" w:eastAsia="Times" w:hAnsi="Times" w:cs="Times"/>
                <w:sz w:val="24"/>
                <w:szCs w:val="24"/>
              </w:rPr>
              <w:t>tbl</w:t>
            </w:r>
            <w:r w:rsidR="00B05BC5">
              <w:rPr>
                <w:rFonts w:ascii="Times" w:eastAsia="Times" w:hAnsi="Times" w:cs="Times"/>
                <w:sz w:val="24"/>
                <w:szCs w:val="24"/>
              </w:rPr>
              <w:t>_</w:t>
            </w:r>
            <w:r w:rsidR="00B40E54">
              <w:rPr>
                <w:rFonts w:ascii="Times" w:eastAsia="Times" w:hAnsi="Times" w:cs="Times"/>
                <w:sz w:val="24"/>
                <w:szCs w:val="24"/>
              </w:rPr>
              <w:t>medical_medicines</w:t>
            </w:r>
            <w:proofErr w:type="spellEnd"/>
          </w:p>
        </w:tc>
        <w:tc>
          <w:tcPr>
            <w:tcW w:w="6741" w:type="dxa"/>
          </w:tcPr>
          <w:p w14:paraId="45F43AE9" w14:textId="0747E30B" w:rsidR="0074225E" w:rsidRPr="000E3FD3" w:rsidRDefault="00D50F05" w:rsidP="75A703E1">
            <w:pPr>
              <w:rPr>
                <w:rFonts w:ascii="Times" w:eastAsia="Times" w:hAnsi="Times" w:cs="Times"/>
                <w:noProof/>
                <w:sz w:val="24"/>
                <w:szCs w:val="24"/>
              </w:rPr>
            </w:pPr>
            <w:r>
              <w:rPr>
                <w:rFonts w:ascii="Times" w:eastAsia="Times" w:hAnsi="Times" w:cs="Times"/>
                <w:noProof/>
                <w:sz w:val="24"/>
                <w:szCs w:val="24"/>
              </w:rPr>
              <w:t>The table which contains the relationship between tbl_medical_record and tbl_</w:t>
            </w:r>
            <w:r w:rsidR="00E24DCF">
              <w:rPr>
                <w:rFonts w:ascii="Times" w:eastAsia="Times" w:hAnsi="Times" w:cs="Times"/>
                <w:noProof/>
                <w:sz w:val="24"/>
                <w:szCs w:val="24"/>
              </w:rPr>
              <w:t>medicine</w:t>
            </w:r>
            <w:r>
              <w:rPr>
                <w:rFonts w:ascii="Times" w:eastAsia="Times" w:hAnsi="Times" w:cs="Times"/>
                <w:noProof/>
                <w:sz w:val="24"/>
                <w:szCs w:val="24"/>
              </w:rPr>
              <w:t xml:space="preserve"> information.</w:t>
            </w:r>
          </w:p>
        </w:tc>
      </w:tr>
      <w:tr w:rsidR="0074225E" w14:paraId="4A9F4B7D" w14:textId="77777777" w:rsidTr="75A703E1">
        <w:tc>
          <w:tcPr>
            <w:tcW w:w="2043" w:type="dxa"/>
          </w:tcPr>
          <w:p w14:paraId="0837DB81" w14:textId="57FEFB78" w:rsidR="0074225E" w:rsidRPr="000E3FD3" w:rsidRDefault="00E834CE" w:rsidP="75A703E1">
            <w:pPr>
              <w:pStyle w:val="ListParagraph"/>
              <w:ind w:left="0"/>
              <w:rPr>
                <w:rFonts w:ascii="Times" w:eastAsia="Times" w:hAnsi="Times" w:cs="Times"/>
                <w:sz w:val="24"/>
                <w:szCs w:val="24"/>
              </w:rPr>
            </w:pPr>
            <w:proofErr w:type="spellStart"/>
            <w:r>
              <w:rPr>
                <w:rFonts w:ascii="Times" w:eastAsia="Times" w:hAnsi="Times" w:cs="Times"/>
                <w:sz w:val="24"/>
                <w:szCs w:val="24"/>
              </w:rPr>
              <w:t>tbl</w:t>
            </w:r>
            <w:r w:rsidR="00B40E54">
              <w:rPr>
                <w:rFonts w:ascii="Times" w:eastAsia="Times" w:hAnsi="Times" w:cs="Times"/>
                <w:sz w:val="24"/>
                <w:szCs w:val="24"/>
              </w:rPr>
              <w:t>_medical_record</w:t>
            </w:r>
            <w:proofErr w:type="spellEnd"/>
          </w:p>
        </w:tc>
        <w:tc>
          <w:tcPr>
            <w:tcW w:w="6741" w:type="dxa"/>
          </w:tcPr>
          <w:p w14:paraId="61EC8B0D" w14:textId="5A342C05" w:rsidR="0074225E" w:rsidRPr="000E3FD3" w:rsidRDefault="005D5479" w:rsidP="75A703E1">
            <w:pPr>
              <w:rPr>
                <w:rFonts w:ascii="Times" w:eastAsia="Times" w:hAnsi="Times" w:cs="Times"/>
                <w:noProof/>
                <w:sz w:val="24"/>
                <w:szCs w:val="24"/>
              </w:rPr>
            </w:pPr>
            <w:r>
              <w:rPr>
                <w:rFonts w:ascii="Times" w:eastAsia="Times" w:hAnsi="Times" w:cs="Times"/>
                <w:noProof/>
                <w:sz w:val="24"/>
                <w:szCs w:val="24"/>
              </w:rPr>
              <w:t xml:space="preserve">The table which contains the </w:t>
            </w:r>
            <w:r w:rsidR="00470C24">
              <w:rPr>
                <w:rFonts w:ascii="Times" w:eastAsia="Times" w:hAnsi="Times" w:cs="Times"/>
                <w:noProof/>
                <w:sz w:val="24"/>
                <w:szCs w:val="24"/>
              </w:rPr>
              <w:t>medical record.</w:t>
            </w:r>
          </w:p>
        </w:tc>
      </w:tr>
      <w:tr w:rsidR="0074225E" w14:paraId="42B5E536" w14:textId="77777777" w:rsidTr="75A703E1">
        <w:tc>
          <w:tcPr>
            <w:tcW w:w="2043" w:type="dxa"/>
          </w:tcPr>
          <w:p w14:paraId="5C1FC51D" w14:textId="271A2959" w:rsidR="0074225E" w:rsidRPr="000E3FD3" w:rsidRDefault="00E834CE" w:rsidP="75A703E1">
            <w:pPr>
              <w:pStyle w:val="ListParagraph"/>
              <w:ind w:left="0"/>
              <w:rPr>
                <w:rFonts w:ascii="Times" w:eastAsia="Times" w:hAnsi="Times" w:cs="Times"/>
                <w:sz w:val="24"/>
                <w:szCs w:val="24"/>
              </w:rPr>
            </w:pPr>
            <w:proofErr w:type="spellStart"/>
            <w:r>
              <w:rPr>
                <w:rFonts w:ascii="Times" w:eastAsia="Times" w:hAnsi="Times" w:cs="Times"/>
                <w:sz w:val="24"/>
                <w:szCs w:val="24"/>
              </w:rPr>
              <w:lastRenderedPageBreak/>
              <w:t>tbl</w:t>
            </w:r>
            <w:r w:rsidR="00B40E54">
              <w:rPr>
                <w:rFonts w:ascii="Times" w:eastAsia="Times" w:hAnsi="Times" w:cs="Times"/>
                <w:sz w:val="24"/>
                <w:szCs w:val="24"/>
              </w:rPr>
              <w:t>_medicine</w:t>
            </w:r>
            <w:proofErr w:type="spellEnd"/>
          </w:p>
        </w:tc>
        <w:tc>
          <w:tcPr>
            <w:tcW w:w="6741" w:type="dxa"/>
          </w:tcPr>
          <w:p w14:paraId="49D9C70C" w14:textId="1E89ADDC" w:rsidR="0074225E" w:rsidRPr="000E3FD3" w:rsidRDefault="00487D2D" w:rsidP="75A703E1">
            <w:pPr>
              <w:rPr>
                <w:rFonts w:ascii="Times" w:eastAsia="Times" w:hAnsi="Times" w:cs="Times"/>
                <w:noProof/>
                <w:sz w:val="24"/>
                <w:szCs w:val="24"/>
              </w:rPr>
            </w:pPr>
            <w:r>
              <w:rPr>
                <w:rFonts w:ascii="Times" w:eastAsia="Times" w:hAnsi="Times" w:cs="Times"/>
                <w:noProof/>
                <w:sz w:val="24"/>
                <w:szCs w:val="24"/>
              </w:rPr>
              <w:t>The table which contains the medicine information</w:t>
            </w:r>
            <w:r w:rsidR="00470C24">
              <w:rPr>
                <w:rFonts w:ascii="Times" w:eastAsia="Times" w:hAnsi="Times" w:cs="Times"/>
                <w:noProof/>
                <w:sz w:val="24"/>
                <w:szCs w:val="24"/>
              </w:rPr>
              <w:t>.</w:t>
            </w:r>
          </w:p>
        </w:tc>
      </w:tr>
      <w:tr w:rsidR="0074225E" w14:paraId="6981A927" w14:textId="77777777" w:rsidTr="75A703E1">
        <w:tc>
          <w:tcPr>
            <w:tcW w:w="2043" w:type="dxa"/>
          </w:tcPr>
          <w:p w14:paraId="572717E4" w14:textId="6ED429B1" w:rsidR="0074225E" w:rsidRPr="000E3FD3" w:rsidRDefault="00E834CE" w:rsidP="75A703E1">
            <w:pPr>
              <w:pStyle w:val="ListParagraph"/>
              <w:ind w:left="0"/>
              <w:rPr>
                <w:rFonts w:ascii="Times" w:eastAsia="Times" w:hAnsi="Times" w:cs="Times"/>
                <w:sz w:val="24"/>
                <w:szCs w:val="24"/>
              </w:rPr>
            </w:pPr>
            <w:proofErr w:type="spellStart"/>
            <w:r>
              <w:rPr>
                <w:rFonts w:ascii="Times" w:eastAsia="Times" w:hAnsi="Times" w:cs="Times"/>
                <w:sz w:val="24"/>
                <w:szCs w:val="24"/>
              </w:rPr>
              <w:t>tbl</w:t>
            </w:r>
            <w:r w:rsidR="00B40E54">
              <w:rPr>
                <w:rFonts w:ascii="Times" w:eastAsia="Times" w:hAnsi="Times" w:cs="Times"/>
                <w:sz w:val="24"/>
                <w:szCs w:val="24"/>
              </w:rPr>
              <w:t>_regimen</w:t>
            </w:r>
            <w:proofErr w:type="spellEnd"/>
          </w:p>
        </w:tc>
        <w:tc>
          <w:tcPr>
            <w:tcW w:w="6741" w:type="dxa"/>
          </w:tcPr>
          <w:p w14:paraId="11CC666A" w14:textId="22DF95EF" w:rsidR="0074225E" w:rsidRPr="000E3FD3" w:rsidRDefault="00EC3FA0" w:rsidP="75A703E1">
            <w:pPr>
              <w:rPr>
                <w:rFonts w:ascii="Times" w:eastAsia="Times" w:hAnsi="Times" w:cs="Times"/>
                <w:noProof/>
                <w:sz w:val="24"/>
                <w:szCs w:val="24"/>
              </w:rPr>
            </w:pPr>
            <w:r>
              <w:rPr>
                <w:rFonts w:ascii="Times" w:eastAsia="Times" w:hAnsi="Times" w:cs="Times"/>
                <w:noProof/>
                <w:sz w:val="24"/>
                <w:szCs w:val="24"/>
              </w:rPr>
              <w:t>The table which contains the regimen information</w:t>
            </w:r>
            <w:r w:rsidR="00470C24">
              <w:rPr>
                <w:rFonts w:ascii="Times" w:eastAsia="Times" w:hAnsi="Times" w:cs="Times"/>
                <w:noProof/>
                <w:sz w:val="24"/>
                <w:szCs w:val="24"/>
              </w:rPr>
              <w:t>.</w:t>
            </w:r>
          </w:p>
        </w:tc>
      </w:tr>
      <w:tr w:rsidR="0074225E" w14:paraId="0A17ED84" w14:textId="77777777" w:rsidTr="004D561E">
        <w:trPr>
          <w:trHeight w:val="699"/>
        </w:trPr>
        <w:tc>
          <w:tcPr>
            <w:tcW w:w="2043" w:type="dxa"/>
          </w:tcPr>
          <w:p w14:paraId="2E43234C" w14:textId="12E5D4E0" w:rsidR="0074225E" w:rsidRPr="000E3FD3" w:rsidRDefault="00E834CE" w:rsidP="75A703E1">
            <w:pPr>
              <w:pStyle w:val="ListParagraph"/>
              <w:ind w:left="0"/>
              <w:rPr>
                <w:rFonts w:ascii="Times" w:eastAsia="Times" w:hAnsi="Times" w:cs="Times"/>
                <w:sz w:val="24"/>
                <w:szCs w:val="24"/>
              </w:rPr>
            </w:pPr>
            <w:proofErr w:type="spellStart"/>
            <w:r>
              <w:rPr>
                <w:rFonts w:ascii="Times" w:eastAsia="Times" w:hAnsi="Times" w:cs="Times"/>
                <w:sz w:val="24"/>
                <w:szCs w:val="24"/>
              </w:rPr>
              <w:t>tbl</w:t>
            </w:r>
            <w:r w:rsidR="00B40E54">
              <w:rPr>
                <w:rFonts w:ascii="Times" w:eastAsia="Times" w:hAnsi="Times" w:cs="Times"/>
                <w:sz w:val="24"/>
                <w:szCs w:val="24"/>
              </w:rPr>
              <w:t>_regimen_medicine</w:t>
            </w:r>
            <w:proofErr w:type="spellEnd"/>
          </w:p>
        </w:tc>
        <w:tc>
          <w:tcPr>
            <w:tcW w:w="6741" w:type="dxa"/>
          </w:tcPr>
          <w:p w14:paraId="60ADE430" w14:textId="61F37672" w:rsidR="0074225E" w:rsidRPr="000E3FD3" w:rsidRDefault="00470C24" w:rsidP="75A703E1">
            <w:pPr>
              <w:rPr>
                <w:rFonts w:ascii="Times" w:eastAsia="Times" w:hAnsi="Times" w:cs="Times"/>
                <w:noProof/>
                <w:sz w:val="24"/>
                <w:szCs w:val="24"/>
              </w:rPr>
            </w:pPr>
            <w:r>
              <w:rPr>
                <w:rFonts w:ascii="Times" w:eastAsia="Times" w:hAnsi="Times" w:cs="Times"/>
                <w:noProof/>
                <w:sz w:val="24"/>
                <w:szCs w:val="24"/>
              </w:rPr>
              <w:t xml:space="preserve">The table which contains the </w:t>
            </w:r>
            <w:r w:rsidR="004D561E">
              <w:rPr>
                <w:rFonts w:ascii="Times" w:eastAsia="Times" w:hAnsi="Times" w:cs="Times"/>
                <w:noProof/>
                <w:sz w:val="24"/>
                <w:szCs w:val="24"/>
              </w:rPr>
              <w:t>relationship between tbl_</w:t>
            </w:r>
            <w:r w:rsidR="00E24DCF">
              <w:rPr>
                <w:rFonts w:ascii="Times" w:eastAsia="Times" w:hAnsi="Times" w:cs="Times"/>
                <w:noProof/>
                <w:sz w:val="24"/>
                <w:szCs w:val="24"/>
              </w:rPr>
              <w:t>regimen</w:t>
            </w:r>
            <w:r w:rsidR="004D561E">
              <w:rPr>
                <w:rFonts w:ascii="Times" w:eastAsia="Times" w:hAnsi="Times" w:cs="Times"/>
                <w:noProof/>
                <w:sz w:val="24"/>
                <w:szCs w:val="24"/>
              </w:rPr>
              <w:t xml:space="preserve"> and tbl_medicine information.</w:t>
            </w:r>
          </w:p>
        </w:tc>
      </w:tr>
      <w:tr w:rsidR="00B40E54" w14:paraId="0E99BFC0" w14:textId="77777777" w:rsidTr="75A703E1">
        <w:tc>
          <w:tcPr>
            <w:tcW w:w="2043" w:type="dxa"/>
          </w:tcPr>
          <w:p w14:paraId="3F7842D8" w14:textId="5CEE37D7" w:rsidR="00B40E54" w:rsidRPr="00EC3FA0" w:rsidRDefault="00E834CE" w:rsidP="75A703E1">
            <w:pPr>
              <w:pStyle w:val="ListParagraph"/>
              <w:ind w:left="0"/>
              <w:rPr>
                <w:rFonts w:ascii="Times" w:eastAsia="Times" w:hAnsi="Times" w:cs="Times"/>
                <w:sz w:val="24"/>
                <w:szCs w:val="24"/>
              </w:rPr>
            </w:pPr>
            <w:proofErr w:type="spellStart"/>
            <w:r w:rsidRPr="00EC3FA0">
              <w:rPr>
                <w:rFonts w:ascii="Times" w:eastAsia="Times" w:hAnsi="Times" w:cs="Times"/>
                <w:sz w:val="24"/>
                <w:szCs w:val="24"/>
              </w:rPr>
              <w:t>tbl_token</w:t>
            </w:r>
            <w:proofErr w:type="spellEnd"/>
          </w:p>
        </w:tc>
        <w:tc>
          <w:tcPr>
            <w:tcW w:w="6741" w:type="dxa"/>
          </w:tcPr>
          <w:p w14:paraId="03A93D1A" w14:textId="5FFB4E12" w:rsidR="00B40E54" w:rsidRPr="00EC3FA0" w:rsidRDefault="004D561E" w:rsidP="75A703E1">
            <w:pPr>
              <w:rPr>
                <w:rFonts w:ascii="Times" w:eastAsia="Times" w:hAnsi="Times" w:cs="Times"/>
                <w:noProof/>
                <w:sz w:val="24"/>
                <w:szCs w:val="24"/>
              </w:rPr>
            </w:pPr>
            <w:r>
              <w:rPr>
                <w:rFonts w:ascii="Times" w:eastAsia="Times" w:hAnsi="Times" w:cs="Times"/>
                <w:noProof/>
                <w:sz w:val="24"/>
                <w:szCs w:val="24"/>
              </w:rPr>
              <w:t xml:space="preserve">The table which contains the </w:t>
            </w:r>
            <w:r w:rsidR="00A8145C">
              <w:rPr>
                <w:rFonts w:ascii="Times" w:eastAsia="Times" w:hAnsi="Times" w:cs="Times"/>
                <w:noProof/>
                <w:sz w:val="24"/>
                <w:szCs w:val="24"/>
              </w:rPr>
              <w:t>token information.</w:t>
            </w:r>
          </w:p>
        </w:tc>
      </w:tr>
      <w:tr w:rsidR="00B40E54" w14:paraId="52F03834" w14:textId="77777777" w:rsidTr="75A703E1">
        <w:tc>
          <w:tcPr>
            <w:tcW w:w="2043" w:type="dxa"/>
          </w:tcPr>
          <w:p w14:paraId="448D4F54" w14:textId="08288F16" w:rsidR="00B40E54" w:rsidRPr="00EC3FA0" w:rsidRDefault="00E834CE" w:rsidP="75A703E1">
            <w:pPr>
              <w:pStyle w:val="ListParagraph"/>
              <w:ind w:left="0"/>
              <w:rPr>
                <w:rFonts w:ascii="Times" w:eastAsia="Times" w:hAnsi="Times" w:cs="Times"/>
                <w:sz w:val="24"/>
                <w:szCs w:val="24"/>
              </w:rPr>
            </w:pPr>
            <w:proofErr w:type="spellStart"/>
            <w:r w:rsidRPr="00EC3FA0">
              <w:rPr>
                <w:rFonts w:ascii="Times" w:eastAsia="Times" w:hAnsi="Times" w:cs="Times"/>
                <w:sz w:val="24"/>
                <w:szCs w:val="24"/>
              </w:rPr>
              <w:t>tbl_twilio</w:t>
            </w:r>
            <w:proofErr w:type="spellEnd"/>
          </w:p>
        </w:tc>
        <w:tc>
          <w:tcPr>
            <w:tcW w:w="6741" w:type="dxa"/>
          </w:tcPr>
          <w:p w14:paraId="7C292EAA" w14:textId="14D28E75" w:rsidR="00B40E54" w:rsidRPr="00EC3FA0" w:rsidRDefault="00A8145C" w:rsidP="75A703E1">
            <w:pPr>
              <w:rPr>
                <w:rFonts w:ascii="Times" w:eastAsia="Times" w:hAnsi="Times" w:cs="Times"/>
                <w:noProof/>
                <w:sz w:val="24"/>
                <w:szCs w:val="24"/>
              </w:rPr>
            </w:pPr>
            <w:r>
              <w:rPr>
                <w:rFonts w:ascii="Times" w:eastAsia="Times" w:hAnsi="Times" w:cs="Times"/>
                <w:noProof/>
                <w:sz w:val="24"/>
                <w:szCs w:val="24"/>
              </w:rPr>
              <w:t xml:space="preserve">The table which contains the </w:t>
            </w:r>
            <w:r w:rsidR="008F6120">
              <w:rPr>
                <w:rFonts w:ascii="Times" w:eastAsia="Times" w:hAnsi="Times" w:cs="Times"/>
                <w:noProof/>
                <w:sz w:val="24"/>
                <w:szCs w:val="24"/>
              </w:rPr>
              <w:t>twilio information.</w:t>
            </w:r>
          </w:p>
        </w:tc>
      </w:tr>
    </w:tbl>
    <w:p w14:paraId="3FCBD2B9" w14:textId="77777777" w:rsidR="00B24FFE" w:rsidRPr="00B24FFE" w:rsidRDefault="00B24FFE" w:rsidP="00B24FFE">
      <w:pPr>
        <w:rPr>
          <w:rFonts w:eastAsia="Times"/>
        </w:rPr>
      </w:pPr>
    </w:p>
    <w:p w14:paraId="6534954B" w14:textId="77777777" w:rsidR="00B24FFE" w:rsidRDefault="00B24FFE" w:rsidP="002D6136">
      <w:pPr>
        <w:pStyle w:val="ListParagraph"/>
        <w:ind w:left="1159"/>
      </w:pPr>
    </w:p>
    <w:tbl>
      <w:tblPr>
        <w:tblStyle w:val="TableGrid"/>
        <w:tblW w:w="8927" w:type="dxa"/>
        <w:tblInd w:w="-147" w:type="dxa"/>
        <w:tblLook w:val="04A0" w:firstRow="1" w:lastRow="0" w:firstColumn="1" w:lastColumn="0" w:noHBand="0" w:noVBand="1"/>
      </w:tblPr>
      <w:tblGrid>
        <w:gridCol w:w="2394"/>
        <w:gridCol w:w="2273"/>
        <w:gridCol w:w="1730"/>
        <w:gridCol w:w="1910"/>
        <w:gridCol w:w="620"/>
      </w:tblGrid>
      <w:tr w:rsidR="0071684D" w14:paraId="2F9EA60C" w14:textId="77777777" w:rsidTr="00550C01">
        <w:tc>
          <w:tcPr>
            <w:tcW w:w="2397" w:type="dxa"/>
          </w:tcPr>
          <w:p w14:paraId="2368CD9F" w14:textId="3FE0CF81" w:rsidR="00B24FFE" w:rsidRPr="00B24FFE" w:rsidRDefault="75A703E1" w:rsidP="75A703E1">
            <w:pPr>
              <w:jc w:val="center"/>
              <w:rPr>
                <w:b/>
                <w:bCs/>
              </w:rPr>
            </w:pPr>
            <w:r w:rsidRPr="75A703E1">
              <w:rPr>
                <w:b/>
                <w:bCs/>
              </w:rPr>
              <w:t>Entity name</w:t>
            </w:r>
          </w:p>
        </w:tc>
        <w:tc>
          <w:tcPr>
            <w:tcW w:w="2272" w:type="dxa"/>
          </w:tcPr>
          <w:p w14:paraId="06A502CA" w14:textId="11EDFE04" w:rsidR="00B24FFE" w:rsidRPr="00B24FFE" w:rsidRDefault="75A703E1" w:rsidP="75A703E1">
            <w:pPr>
              <w:jc w:val="center"/>
              <w:rPr>
                <w:b/>
                <w:bCs/>
              </w:rPr>
            </w:pPr>
            <w:r w:rsidRPr="75A703E1">
              <w:rPr>
                <w:b/>
                <w:bCs/>
              </w:rPr>
              <w:t>Attributes</w:t>
            </w:r>
          </w:p>
        </w:tc>
        <w:tc>
          <w:tcPr>
            <w:tcW w:w="1729" w:type="dxa"/>
          </w:tcPr>
          <w:p w14:paraId="0368B170" w14:textId="3FE6F9DE" w:rsidR="00B24FFE" w:rsidRPr="00B24FFE" w:rsidRDefault="75A703E1" w:rsidP="75A703E1">
            <w:pPr>
              <w:jc w:val="center"/>
              <w:rPr>
                <w:b/>
                <w:bCs/>
              </w:rPr>
            </w:pPr>
            <w:r w:rsidRPr="75A703E1">
              <w:rPr>
                <w:b/>
                <w:bCs/>
              </w:rPr>
              <w:t>Description</w:t>
            </w:r>
          </w:p>
        </w:tc>
        <w:tc>
          <w:tcPr>
            <w:tcW w:w="1909" w:type="dxa"/>
          </w:tcPr>
          <w:p w14:paraId="626BD60D" w14:textId="385F4092" w:rsidR="00B24FFE" w:rsidRPr="00B24FFE" w:rsidRDefault="75A703E1" w:rsidP="75A703E1">
            <w:pPr>
              <w:jc w:val="center"/>
              <w:rPr>
                <w:b/>
                <w:bCs/>
              </w:rPr>
            </w:pPr>
            <w:r w:rsidRPr="75A703E1">
              <w:rPr>
                <w:b/>
                <w:bCs/>
              </w:rPr>
              <w:t>Domain</w:t>
            </w:r>
          </w:p>
        </w:tc>
        <w:tc>
          <w:tcPr>
            <w:tcW w:w="620" w:type="dxa"/>
          </w:tcPr>
          <w:p w14:paraId="5DFF8BAF" w14:textId="2BD8C7B9" w:rsidR="00B24FFE" w:rsidRPr="00B24FFE" w:rsidRDefault="75A703E1" w:rsidP="75A703E1">
            <w:pPr>
              <w:jc w:val="center"/>
              <w:rPr>
                <w:b/>
                <w:bCs/>
              </w:rPr>
            </w:pPr>
            <w:r w:rsidRPr="75A703E1">
              <w:rPr>
                <w:b/>
                <w:bCs/>
              </w:rPr>
              <w:t>Null</w:t>
            </w:r>
          </w:p>
        </w:tc>
      </w:tr>
      <w:tr w:rsidR="0071684D" w14:paraId="1B26D729" w14:textId="77777777" w:rsidTr="00550C01">
        <w:trPr>
          <w:trHeight w:val="86"/>
        </w:trPr>
        <w:tc>
          <w:tcPr>
            <w:tcW w:w="2397" w:type="dxa"/>
            <w:vMerge w:val="restart"/>
          </w:tcPr>
          <w:p w14:paraId="7454DC4B" w14:textId="5C9DD86D"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tbl_working_hours</w:t>
            </w:r>
            <w:proofErr w:type="spellEnd"/>
          </w:p>
        </w:tc>
        <w:tc>
          <w:tcPr>
            <w:tcW w:w="2272" w:type="dxa"/>
          </w:tcPr>
          <w:p w14:paraId="76942373" w14:textId="39CE7881"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Id{PK}</w:t>
            </w:r>
          </w:p>
        </w:tc>
        <w:tc>
          <w:tcPr>
            <w:tcW w:w="1729" w:type="dxa"/>
          </w:tcPr>
          <w:p w14:paraId="2C20FCDF" w14:textId="7BED1D6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working hours, auto increment.</w:t>
            </w:r>
          </w:p>
        </w:tc>
        <w:tc>
          <w:tcPr>
            <w:tcW w:w="1909" w:type="dxa"/>
          </w:tcPr>
          <w:p w14:paraId="0891C7DD" w14:textId="136357A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BIGINT(20)</w:t>
            </w:r>
          </w:p>
        </w:tc>
        <w:tc>
          <w:tcPr>
            <w:tcW w:w="620" w:type="dxa"/>
          </w:tcPr>
          <w:p w14:paraId="5BAD1C63" w14:textId="65DA2586"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1488F834" w14:textId="77777777" w:rsidTr="00550C01">
        <w:trPr>
          <w:trHeight w:val="83"/>
        </w:trPr>
        <w:tc>
          <w:tcPr>
            <w:tcW w:w="2397" w:type="dxa"/>
            <w:vMerge/>
          </w:tcPr>
          <w:p w14:paraId="605DD8B5" w14:textId="77777777" w:rsidR="00B24FFE" w:rsidRPr="00F65BA3" w:rsidRDefault="00B24FFE" w:rsidP="00B24FFE">
            <w:pPr>
              <w:rPr>
                <w:rFonts w:ascii="Times" w:hAnsi="Times" w:cs="Times"/>
                <w:sz w:val="24"/>
                <w:szCs w:val="24"/>
              </w:rPr>
            </w:pPr>
          </w:p>
        </w:tc>
        <w:tc>
          <w:tcPr>
            <w:tcW w:w="2272" w:type="dxa"/>
          </w:tcPr>
          <w:p w14:paraId="0EF6CD7A" w14:textId="77777777" w:rsidR="00B24FFE" w:rsidRDefault="75A703E1" w:rsidP="75A703E1">
            <w:pPr>
              <w:rPr>
                <w:rFonts w:ascii="Times" w:eastAsia="Times" w:hAnsi="Times" w:cs="Times"/>
                <w:sz w:val="24"/>
                <w:szCs w:val="24"/>
              </w:rPr>
            </w:pPr>
            <w:proofErr w:type="spellStart"/>
            <w:r w:rsidRPr="75A703E1">
              <w:rPr>
                <w:rFonts w:ascii="Times" w:eastAsia="Times" w:hAnsi="Times" w:cs="Times"/>
                <w:sz w:val="24"/>
                <w:szCs w:val="24"/>
              </w:rPr>
              <w:t>clinicUsername</w:t>
            </w:r>
            <w:proofErr w:type="spellEnd"/>
          </w:p>
          <w:p w14:paraId="0B4F8BAC" w14:textId="706BCD05" w:rsidR="00056ACF" w:rsidRPr="00F65BA3" w:rsidRDefault="75A703E1" w:rsidP="75A703E1">
            <w:pPr>
              <w:rPr>
                <w:rFonts w:ascii="Times" w:eastAsia="Times" w:hAnsi="Times" w:cs="Times"/>
                <w:sz w:val="24"/>
                <w:szCs w:val="24"/>
              </w:rPr>
            </w:pPr>
            <w:r w:rsidRPr="75A703E1">
              <w:rPr>
                <w:rFonts w:ascii="Times" w:eastAsia="Times" w:hAnsi="Times" w:cs="Times"/>
                <w:sz w:val="24"/>
                <w:szCs w:val="24"/>
              </w:rPr>
              <w:t>{FK}</w:t>
            </w:r>
          </w:p>
        </w:tc>
        <w:tc>
          <w:tcPr>
            <w:tcW w:w="1729" w:type="dxa"/>
          </w:tcPr>
          <w:p w14:paraId="05ADF8E4" w14:textId="4282F6F3" w:rsidR="00056ACF" w:rsidRPr="00056ACF" w:rsidRDefault="75A703E1" w:rsidP="75A703E1">
            <w:pPr>
              <w:rPr>
                <w:rFonts w:ascii="Times" w:eastAsia="Times" w:hAnsi="Times" w:cs="Times"/>
                <w:sz w:val="24"/>
                <w:szCs w:val="24"/>
              </w:rPr>
            </w:pPr>
            <w:r w:rsidRPr="75A703E1">
              <w:rPr>
                <w:rFonts w:ascii="Times" w:eastAsia="Times" w:hAnsi="Times" w:cs="Times"/>
                <w:sz w:val="24"/>
                <w:szCs w:val="24"/>
              </w:rPr>
              <w:t>Name of each clinic. Foreign key, clinic identifier.</w:t>
            </w:r>
          </w:p>
        </w:tc>
        <w:tc>
          <w:tcPr>
            <w:tcW w:w="1909" w:type="dxa"/>
          </w:tcPr>
          <w:p w14:paraId="7E31E72A" w14:textId="0F4E303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5B7E3A21" w14:textId="11AB8666"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4D1C0830" w14:textId="77777777" w:rsidTr="00550C01">
        <w:trPr>
          <w:trHeight w:val="83"/>
        </w:trPr>
        <w:tc>
          <w:tcPr>
            <w:tcW w:w="2397" w:type="dxa"/>
            <w:vMerge/>
          </w:tcPr>
          <w:p w14:paraId="65A6B22A" w14:textId="77777777" w:rsidR="00B24FFE" w:rsidRPr="00F65BA3" w:rsidRDefault="00B24FFE" w:rsidP="00B24FFE">
            <w:pPr>
              <w:rPr>
                <w:rFonts w:ascii="Times" w:hAnsi="Times" w:cs="Times"/>
                <w:sz w:val="24"/>
                <w:szCs w:val="24"/>
              </w:rPr>
            </w:pPr>
          </w:p>
        </w:tc>
        <w:tc>
          <w:tcPr>
            <w:tcW w:w="2272" w:type="dxa"/>
          </w:tcPr>
          <w:p w14:paraId="470DD5D7" w14:textId="5FD59063"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StartWorking</w:t>
            </w:r>
            <w:proofErr w:type="spellEnd"/>
          </w:p>
        </w:tc>
        <w:tc>
          <w:tcPr>
            <w:tcW w:w="1729" w:type="dxa"/>
          </w:tcPr>
          <w:p w14:paraId="4B7184DB" w14:textId="25964C53"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The time opening of </w:t>
            </w:r>
            <w:r w:rsidR="00894534">
              <w:rPr>
                <w:rFonts w:ascii="Times" w:eastAsia="Times" w:hAnsi="Times" w:cs="Times"/>
                <w:sz w:val="24"/>
                <w:szCs w:val="24"/>
              </w:rPr>
              <w:t xml:space="preserve">a </w:t>
            </w:r>
            <w:r w:rsidRPr="75A703E1">
              <w:rPr>
                <w:rFonts w:ascii="Times" w:eastAsia="Times" w:hAnsi="Times" w:cs="Times"/>
                <w:sz w:val="24"/>
                <w:szCs w:val="24"/>
              </w:rPr>
              <w:t xml:space="preserve">clinic in one day of </w:t>
            </w:r>
            <w:r w:rsidR="00894534">
              <w:rPr>
                <w:rFonts w:ascii="Times" w:eastAsia="Times" w:hAnsi="Times" w:cs="Times"/>
                <w:sz w:val="24"/>
                <w:szCs w:val="24"/>
              </w:rPr>
              <w:t xml:space="preserve">the </w:t>
            </w:r>
            <w:r w:rsidRPr="75A703E1">
              <w:rPr>
                <w:rFonts w:ascii="Times" w:eastAsia="Times" w:hAnsi="Times" w:cs="Times"/>
                <w:sz w:val="24"/>
                <w:szCs w:val="24"/>
              </w:rPr>
              <w:t>week.</w:t>
            </w:r>
          </w:p>
          <w:p w14:paraId="78D1781D" w14:textId="77777777" w:rsidR="00B24FFE" w:rsidRPr="00F65BA3" w:rsidRDefault="00B24FFE" w:rsidP="00B24FFE">
            <w:pPr>
              <w:rPr>
                <w:rFonts w:ascii="Times" w:hAnsi="Times" w:cs="Times"/>
                <w:sz w:val="24"/>
                <w:szCs w:val="24"/>
              </w:rPr>
            </w:pPr>
          </w:p>
        </w:tc>
        <w:tc>
          <w:tcPr>
            <w:tcW w:w="1909" w:type="dxa"/>
          </w:tcPr>
          <w:p w14:paraId="16F9D6AA" w14:textId="087D534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TIME</w:t>
            </w:r>
          </w:p>
        </w:tc>
        <w:tc>
          <w:tcPr>
            <w:tcW w:w="620" w:type="dxa"/>
          </w:tcPr>
          <w:p w14:paraId="09AD016A" w14:textId="2054104E"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05D6EE92" w14:textId="77777777" w:rsidTr="00550C01">
        <w:trPr>
          <w:trHeight w:val="83"/>
        </w:trPr>
        <w:tc>
          <w:tcPr>
            <w:tcW w:w="2397" w:type="dxa"/>
            <w:vMerge/>
          </w:tcPr>
          <w:p w14:paraId="4772FA9F" w14:textId="77777777" w:rsidR="00B24FFE" w:rsidRPr="00F65BA3" w:rsidRDefault="00B24FFE" w:rsidP="00B24FFE">
            <w:pPr>
              <w:rPr>
                <w:rFonts w:ascii="Times" w:hAnsi="Times" w:cs="Times"/>
                <w:sz w:val="24"/>
                <w:szCs w:val="24"/>
              </w:rPr>
            </w:pPr>
          </w:p>
        </w:tc>
        <w:tc>
          <w:tcPr>
            <w:tcW w:w="2272" w:type="dxa"/>
          </w:tcPr>
          <w:p w14:paraId="21056FCB" w14:textId="2E5FFFC5"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EndWorking</w:t>
            </w:r>
            <w:proofErr w:type="spellEnd"/>
          </w:p>
        </w:tc>
        <w:tc>
          <w:tcPr>
            <w:tcW w:w="1729" w:type="dxa"/>
          </w:tcPr>
          <w:p w14:paraId="689E83E7" w14:textId="5DFC84B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The time closing of </w:t>
            </w:r>
            <w:r w:rsidR="00894534">
              <w:rPr>
                <w:rFonts w:ascii="Times" w:eastAsia="Times" w:hAnsi="Times" w:cs="Times"/>
                <w:sz w:val="24"/>
                <w:szCs w:val="24"/>
              </w:rPr>
              <w:t xml:space="preserve">a </w:t>
            </w:r>
            <w:r w:rsidRPr="75A703E1">
              <w:rPr>
                <w:rFonts w:ascii="Times" w:eastAsia="Times" w:hAnsi="Times" w:cs="Times"/>
                <w:sz w:val="24"/>
                <w:szCs w:val="24"/>
              </w:rPr>
              <w:t xml:space="preserve">clinic in one day of </w:t>
            </w:r>
            <w:r w:rsidR="00894534">
              <w:rPr>
                <w:rFonts w:ascii="Times" w:eastAsia="Times" w:hAnsi="Times" w:cs="Times"/>
                <w:sz w:val="24"/>
                <w:szCs w:val="24"/>
              </w:rPr>
              <w:t xml:space="preserve">the </w:t>
            </w:r>
            <w:r w:rsidRPr="75A703E1">
              <w:rPr>
                <w:rFonts w:ascii="Times" w:eastAsia="Times" w:hAnsi="Times" w:cs="Times"/>
                <w:sz w:val="24"/>
                <w:szCs w:val="24"/>
              </w:rPr>
              <w:t>week.</w:t>
            </w:r>
          </w:p>
        </w:tc>
        <w:tc>
          <w:tcPr>
            <w:tcW w:w="1909" w:type="dxa"/>
          </w:tcPr>
          <w:p w14:paraId="243727DC" w14:textId="6DDF981D"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TIME</w:t>
            </w:r>
          </w:p>
        </w:tc>
        <w:tc>
          <w:tcPr>
            <w:tcW w:w="620" w:type="dxa"/>
          </w:tcPr>
          <w:p w14:paraId="7300EED2" w14:textId="5B328EAF"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1867DC99" w14:textId="77777777" w:rsidTr="00550C01">
        <w:trPr>
          <w:trHeight w:val="83"/>
        </w:trPr>
        <w:tc>
          <w:tcPr>
            <w:tcW w:w="2397" w:type="dxa"/>
            <w:vMerge/>
          </w:tcPr>
          <w:p w14:paraId="218B0951" w14:textId="77777777" w:rsidR="00B24FFE" w:rsidRPr="00F65BA3" w:rsidRDefault="00B24FFE" w:rsidP="00B24FFE">
            <w:pPr>
              <w:rPr>
                <w:rFonts w:ascii="Times" w:hAnsi="Times" w:cs="Times"/>
                <w:sz w:val="24"/>
                <w:szCs w:val="24"/>
              </w:rPr>
            </w:pPr>
          </w:p>
        </w:tc>
        <w:tc>
          <w:tcPr>
            <w:tcW w:w="2272" w:type="dxa"/>
          </w:tcPr>
          <w:p w14:paraId="6DF13DB1" w14:textId="36573179"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applyDate</w:t>
            </w:r>
            <w:proofErr w:type="spellEnd"/>
          </w:p>
        </w:tc>
        <w:tc>
          <w:tcPr>
            <w:tcW w:w="1729" w:type="dxa"/>
          </w:tcPr>
          <w:p w14:paraId="5AD8A443" w14:textId="1BC5C1BC"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The day of </w:t>
            </w:r>
            <w:r w:rsidR="00894534">
              <w:rPr>
                <w:rFonts w:ascii="Times" w:eastAsia="Times" w:hAnsi="Times" w:cs="Times"/>
                <w:sz w:val="24"/>
                <w:szCs w:val="24"/>
              </w:rPr>
              <w:t xml:space="preserve">the </w:t>
            </w:r>
            <w:r w:rsidRPr="75A703E1">
              <w:rPr>
                <w:rFonts w:ascii="Times" w:eastAsia="Times" w:hAnsi="Times" w:cs="Times"/>
                <w:sz w:val="24"/>
                <w:szCs w:val="24"/>
              </w:rPr>
              <w:t>week.</w:t>
            </w:r>
          </w:p>
        </w:tc>
        <w:tc>
          <w:tcPr>
            <w:tcW w:w="1909" w:type="dxa"/>
          </w:tcPr>
          <w:p w14:paraId="44228D02" w14:textId="3298B964"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TINYINT(7)</w:t>
            </w:r>
          </w:p>
        </w:tc>
        <w:tc>
          <w:tcPr>
            <w:tcW w:w="620" w:type="dxa"/>
          </w:tcPr>
          <w:p w14:paraId="7C886A6D" w14:textId="3D98B84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7464F80E" w14:textId="77777777" w:rsidTr="00550C01">
        <w:trPr>
          <w:trHeight w:val="83"/>
        </w:trPr>
        <w:tc>
          <w:tcPr>
            <w:tcW w:w="2397" w:type="dxa"/>
            <w:vMerge/>
          </w:tcPr>
          <w:p w14:paraId="63869CF1" w14:textId="77777777" w:rsidR="00B24FFE" w:rsidRPr="00F65BA3" w:rsidRDefault="00B24FFE" w:rsidP="00B24FFE">
            <w:pPr>
              <w:rPr>
                <w:rFonts w:ascii="Times" w:hAnsi="Times" w:cs="Times"/>
                <w:sz w:val="24"/>
                <w:szCs w:val="24"/>
              </w:rPr>
            </w:pPr>
          </w:p>
        </w:tc>
        <w:tc>
          <w:tcPr>
            <w:tcW w:w="2272" w:type="dxa"/>
          </w:tcPr>
          <w:p w14:paraId="3E3FAEB4" w14:textId="137A7012"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isDayOff</w:t>
            </w:r>
            <w:proofErr w:type="spellEnd"/>
          </w:p>
        </w:tc>
        <w:tc>
          <w:tcPr>
            <w:tcW w:w="1729" w:type="dxa"/>
          </w:tcPr>
          <w:p w14:paraId="2C1E1179" w14:textId="5C6C3F68"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Status of that day of </w:t>
            </w:r>
            <w:r w:rsidR="00894534">
              <w:rPr>
                <w:rFonts w:ascii="Times" w:eastAsia="Times" w:hAnsi="Times" w:cs="Times"/>
                <w:sz w:val="24"/>
                <w:szCs w:val="24"/>
              </w:rPr>
              <w:t xml:space="preserve">the </w:t>
            </w:r>
            <w:r w:rsidRPr="75A703E1">
              <w:rPr>
                <w:rFonts w:ascii="Times" w:eastAsia="Times" w:hAnsi="Times" w:cs="Times"/>
                <w:sz w:val="24"/>
                <w:szCs w:val="24"/>
              </w:rPr>
              <w:t xml:space="preserve">week, it </w:t>
            </w:r>
            <w:r w:rsidRPr="00894534">
              <w:rPr>
                <w:rFonts w:ascii="Times" w:eastAsia="Times" w:hAnsi="Times" w:cs="Times"/>
                <w:noProof/>
                <w:sz w:val="24"/>
                <w:szCs w:val="24"/>
              </w:rPr>
              <w:t>allow</w:t>
            </w:r>
            <w:r w:rsidR="00894534">
              <w:rPr>
                <w:rFonts w:ascii="Times" w:eastAsia="Times" w:hAnsi="Times" w:cs="Times"/>
                <w:noProof/>
                <w:sz w:val="24"/>
                <w:szCs w:val="24"/>
              </w:rPr>
              <w:t>s</w:t>
            </w:r>
            <w:r w:rsidRPr="75A703E1">
              <w:rPr>
                <w:rFonts w:ascii="Times" w:eastAsia="Times" w:hAnsi="Times" w:cs="Times"/>
                <w:sz w:val="24"/>
                <w:szCs w:val="24"/>
              </w:rPr>
              <w:t xml:space="preserve"> </w:t>
            </w:r>
            <w:r w:rsidRPr="00894534">
              <w:rPr>
                <w:rFonts w:ascii="Times" w:eastAsia="Times" w:hAnsi="Times" w:cs="Times"/>
                <w:noProof/>
                <w:sz w:val="24"/>
                <w:szCs w:val="24"/>
              </w:rPr>
              <w:t>know</w:t>
            </w:r>
            <w:r w:rsidR="00894534">
              <w:rPr>
                <w:rFonts w:ascii="Times" w:eastAsia="Times" w:hAnsi="Times" w:cs="Times"/>
                <w:noProof/>
                <w:sz w:val="24"/>
                <w:szCs w:val="24"/>
              </w:rPr>
              <w:t>ing</w:t>
            </w:r>
            <w:r w:rsidRPr="75A703E1">
              <w:rPr>
                <w:rFonts w:ascii="Times" w:eastAsia="Times" w:hAnsi="Times" w:cs="Times"/>
                <w:sz w:val="24"/>
                <w:szCs w:val="24"/>
              </w:rPr>
              <w:t xml:space="preserve"> clinic opening or closing in that day.</w:t>
            </w:r>
          </w:p>
        </w:tc>
        <w:tc>
          <w:tcPr>
            <w:tcW w:w="1909" w:type="dxa"/>
          </w:tcPr>
          <w:p w14:paraId="18911FE2" w14:textId="597964A1"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TINYINT(1)</w:t>
            </w:r>
          </w:p>
        </w:tc>
        <w:tc>
          <w:tcPr>
            <w:tcW w:w="620" w:type="dxa"/>
          </w:tcPr>
          <w:p w14:paraId="1280DB2D" w14:textId="26E13F93"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703555C9" w14:textId="77777777" w:rsidTr="00550C01">
        <w:trPr>
          <w:trHeight w:val="33"/>
        </w:trPr>
        <w:tc>
          <w:tcPr>
            <w:tcW w:w="2397" w:type="dxa"/>
            <w:vMerge w:val="restart"/>
          </w:tcPr>
          <w:p w14:paraId="3C190787" w14:textId="48855336" w:rsidR="00DA5E57"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tbl_user</w:t>
            </w:r>
            <w:proofErr w:type="spellEnd"/>
          </w:p>
        </w:tc>
        <w:tc>
          <w:tcPr>
            <w:tcW w:w="2272" w:type="dxa"/>
          </w:tcPr>
          <w:p w14:paraId="4F59E640" w14:textId="77777777" w:rsidR="00DA5E57" w:rsidRDefault="75A703E1" w:rsidP="75A703E1">
            <w:pPr>
              <w:rPr>
                <w:rFonts w:ascii="Times" w:eastAsia="Times" w:hAnsi="Times" w:cs="Times"/>
                <w:sz w:val="24"/>
                <w:szCs w:val="24"/>
              </w:rPr>
            </w:pPr>
            <w:r w:rsidRPr="75A703E1">
              <w:rPr>
                <w:rFonts w:ascii="Times" w:eastAsia="Times" w:hAnsi="Times" w:cs="Times"/>
                <w:sz w:val="24"/>
                <w:szCs w:val="24"/>
              </w:rPr>
              <w:t>Username{PK}</w:t>
            </w:r>
          </w:p>
          <w:p w14:paraId="27429266" w14:textId="77777777" w:rsidR="00056ACF" w:rsidRPr="00056ACF" w:rsidRDefault="00056ACF" w:rsidP="00DA6531">
            <w:pPr>
              <w:rPr>
                <w:rFonts w:ascii="Times" w:hAnsi="Times" w:cs="Times"/>
                <w:sz w:val="24"/>
                <w:szCs w:val="24"/>
              </w:rPr>
            </w:pPr>
          </w:p>
        </w:tc>
        <w:tc>
          <w:tcPr>
            <w:tcW w:w="1729" w:type="dxa"/>
          </w:tcPr>
          <w:p w14:paraId="3FF70A0D" w14:textId="5A9E6B8C"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 xml:space="preserve">Each user will have one username, it </w:t>
            </w:r>
            <w:r w:rsidRPr="00894534">
              <w:rPr>
                <w:rFonts w:ascii="Times" w:eastAsia="Times" w:hAnsi="Times" w:cs="Times"/>
                <w:noProof/>
                <w:sz w:val="24"/>
                <w:szCs w:val="24"/>
              </w:rPr>
              <w:t>use</w:t>
            </w:r>
            <w:r w:rsidR="00894534">
              <w:rPr>
                <w:rFonts w:ascii="Times" w:eastAsia="Times" w:hAnsi="Times" w:cs="Times"/>
                <w:noProof/>
                <w:sz w:val="24"/>
                <w:szCs w:val="24"/>
              </w:rPr>
              <w:t>s</w:t>
            </w:r>
            <w:r w:rsidRPr="75A703E1">
              <w:rPr>
                <w:rFonts w:ascii="Times" w:eastAsia="Times" w:hAnsi="Times" w:cs="Times"/>
                <w:sz w:val="24"/>
                <w:szCs w:val="24"/>
              </w:rPr>
              <w:t xml:space="preserve"> </w:t>
            </w:r>
            <w:r w:rsidR="00894534">
              <w:rPr>
                <w:rFonts w:ascii="Times" w:eastAsia="Times" w:hAnsi="Times" w:cs="Times"/>
                <w:sz w:val="24"/>
                <w:szCs w:val="24"/>
              </w:rPr>
              <w:t>the</w:t>
            </w:r>
            <w:r w:rsidRPr="75A703E1">
              <w:rPr>
                <w:rFonts w:ascii="Times" w:eastAsia="Times" w:hAnsi="Times" w:cs="Times"/>
                <w:sz w:val="24"/>
                <w:szCs w:val="24"/>
              </w:rPr>
              <w:t xml:space="preserve"> login to </w:t>
            </w:r>
            <w:r w:rsidR="00894534">
              <w:rPr>
                <w:rFonts w:ascii="Times" w:eastAsia="Times" w:hAnsi="Times" w:cs="Times"/>
                <w:sz w:val="24"/>
                <w:szCs w:val="24"/>
              </w:rPr>
              <w:t xml:space="preserve">the </w:t>
            </w:r>
            <w:r w:rsidRPr="75A703E1">
              <w:rPr>
                <w:rFonts w:ascii="Times" w:eastAsia="Times" w:hAnsi="Times" w:cs="Times"/>
                <w:sz w:val="24"/>
                <w:szCs w:val="24"/>
              </w:rPr>
              <w:t>system. User maybe is administrator or clinic.</w:t>
            </w:r>
          </w:p>
        </w:tc>
        <w:tc>
          <w:tcPr>
            <w:tcW w:w="1909" w:type="dxa"/>
          </w:tcPr>
          <w:p w14:paraId="03497B01" w14:textId="44DF8C73"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35008684" w14:textId="2A50B974"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2570B5D3" w14:textId="77777777" w:rsidTr="00550C01">
        <w:trPr>
          <w:trHeight w:val="32"/>
        </w:trPr>
        <w:tc>
          <w:tcPr>
            <w:tcW w:w="2397" w:type="dxa"/>
            <w:vMerge/>
          </w:tcPr>
          <w:p w14:paraId="11EFEB93" w14:textId="77777777" w:rsidR="00DA5E57" w:rsidRPr="00F65BA3" w:rsidRDefault="00DA5E57" w:rsidP="00B24FFE">
            <w:pPr>
              <w:rPr>
                <w:rFonts w:ascii="Times" w:hAnsi="Times" w:cs="Times"/>
                <w:sz w:val="24"/>
                <w:szCs w:val="24"/>
              </w:rPr>
            </w:pPr>
          </w:p>
        </w:tc>
        <w:tc>
          <w:tcPr>
            <w:tcW w:w="2272" w:type="dxa"/>
          </w:tcPr>
          <w:p w14:paraId="3C2D227F" w14:textId="0CEEB5F1"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password</w:t>
            </w:r>
          </w:p>
        </w:tc>
        <w:tc>
          <w:tcPr>
            <w:tcW w:w="1729" w:type="dxa"/>
          </w:tcPr>
          <w:p w14:paraId="2A912F8A" w14:textId="57CF8C7E"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 xml:space="preserve">Each user would be having </w:t>
            </w:r>
            <w:r w:rsidR="00894534">
              <w:rPr>
                <w:rFonts w:ascii="Times" w:eastAsia="Times" w:hAnsi="Times" w:cs="Times"/>
                <w:sz w:val="24"/>
                <w:szCs w:val="24"/>
              </w:rPr>
              <w:t xml:space="preserve">a </w:t>
            </w:r>
            <w:r w:rsidRPr="75A703E1">
              <w:rPr>
                <w:rFonts w:ascii="Times" w:eastAsia="Times" w:hAnsi="Times" w:cs="Times"/>
                <w:sz w:val="24"/>
                <w:szCs w:val="24"/>
              </w:rPr>
              <w:t>password.</w:t>
            </w:r>
          </w:p>
        </w:tc>
        <w:tc>
          <w:tcPr>
            <w:tcW w:w="1909" w:type="dxa"/>
          </w:tcPr>
          <w:p w14:paraId="1ED98CF6" w14:textId="691CF7EE"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1B018C51" w14:textId="75E762D1"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2B5C76D4" w14:textId="77777777" w:rsidTr="00550C01">
        <w:trPr>
          <w:trHeight w:val="32"/>
        </w:trPr>
        <w:tc>
          <w:tcPr>
            <w:tcW w:w="2397" w:type="dxa"/>
            <w:vMerge/>
          </w:tcPr>
          <w:p w14:paraId="6FFC348B" w14:textId="77777777" w:rsidR="00DA5E57" w:rsidRPr="00F65BA3" w:rsidRDefault="00DA5E57" w:rsidP="00B24FFE">
            <w:pPr>
              <w:rPr>
                <w:rFonts w:ascii="Times" w:hAnsi="Times" w:cs="Times"/>
                <w:sz w:val="24"/>
                <w:szCs w:val="24"/>
              </w:rPr>
            </w:pPr>
          </w:p>
        </w:tc>
        <w:tc>
          <w:tcPr>
            <w:tcW w:w="2272" w:type="dxa"/>
          </w:tcPr>
          <w:p w14:paraId="3978B0FB" w14:textId="3E61BDBB" w:rsidR="00DA5E57" w:rsidRPr="00056ACF" w:rsidRDefault="75A703E1" w:rsidP="75A703E1">
            <w:pPr>
              <w:rPr>
                <w:rFonts w:ascii="Times" w:eastAsia="Times" w:hAnsi="Times" w:cs="Times"/>
                <w:sz w:val="24"/>
                <w:szCs w:val="24"/>
              </w:rPr>
            </w:pPr>
            <w:proofErr w:type="spellStart"/>
            <w:r w:rsidRPr="75A703E1">
              <w:rPr>
                <w:rFonts w:ascii="Times" w:eastAsia="Times" w:hAnsi="Times" w:cs="Times"/>
                <w:sz w:val="24"/>
                <w:szCs w:val="24"/>
              </w:rPr>
              <w:t>phoneNumber</w:t>
            </w:r>
            <w:proofErr w:type="spellEnd"/>
          </w:p>
        </w:tc>
        <w:tc>
          <w:tcPr>
            <w:tcW w:w="1729" w:type="dxa"/>
          </w:tcPr>
          <w:p w14:paraId="662A6A05" w14:textId="5C337A88"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A telephone number of each user.</w:t>
            </w:r>
          </w:p>
        </w:tc>
        <w:tc>
          <w:tcPr>
            <w:tcW w:w="1909" w:type="dxa"/>
          </w:tcPr>
          <w:p w14:paraId="04321DAF" w14:textId="3F60E44A"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VARCHAR(12)</w:t>
            </w:r>
          </w:p>
        </w:tc>
        <w:tc>
          <w:tcPr>
            <w:tcW w:w="620" w:type="dxa"/>
          </w:tcPr>
          <w:p w14:paraId="11A96A37" w14:textId="48C6D74C"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4E5E8F83" w14:textId="77777777" w:rsidTr="00550C01">
        <w:trPr>
          <w:trHeight w:val="32"/>
        </w:trPr>
        <w:tc>
          <w:tcPr>
            <w:tcW w:w="2397" w:type="dxa"/>
            <w:vMerge/>
          </w:tcPr>
          <w:p w14:paraId="15477B5C" w14:textId="77777777" w:rsidR="00DA5E57" w:rsidRPr="00F65BA3" w:rsidRDefault="00DA5E57" w:rsidP="00B24FFE">
            <w:pPr>
              <w:rPr>
                <w:rFonts w:ascii="Times" w:hAnsi="Times" w:cs="Times"/>
                <w:sz w:val="24"/>
                <w:szCs w:val="24"/>
              </w:rPr>
            </w:pPr>
          </w:p>
        </w:tc>
        <w:tc>
          <w:tcPr>
            <w:tcW w:w="2272" w:type="dxa"/>
          </w:tcPr>
          <w:p w14:paraId="725431D0" w14:textId="1901417C"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role{FK}</w:t>
            </w:r>
          </w:p>
        </w:tc>
        <w:tc>
          <w:tcPr>
            <w:tcW w:w="1729" w:type="dxa"/>
          </w:tcPr>
          <w:p w14:paraId="2307FE03" w14:textId="1699DC81"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 xml:space="preserve">Role of </w:t>
            </w:r>
            <w:r w:rsidR="00894534">
              <w:rPr>
                <w:rFonts w:ascii="Times" w:eastAsia="Times" w:hAnsi="Times" w:cs="Times"/>
                <w:sz w:val="24"/>
                <w:szCs w:val="24"/>
              </w:rPr>
              <w:t xml:space="preserve">the </w:t>
            </w:r>
            <w:r w:rsidRPr="75A703E1">
              <w:rPr>
                <w:rFonts w:ascii="Times" w:eastAsia="Times" w:hAnsi="Times" w:cs="Times"/>
                <w:sz w:val="24"/>
                <w:szCs w:val="24"/>
              </w:rPr>
              <w:t>user. Foreign key, role identifier.</w:t>
            </w:r>
          </w:p>
        </w:tc>
        <w:tc>
          <w:tcPr>
            <w:tcW w:w="1909" w:type="dxa"/>
          </w:tcPr>
          <w:p w14:paraId="04A87FE7" w14:textId="46D50F86"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TINYINT(255)</w:t>
            </w:r>
          </w:p>
        </w:tc>
        <w:tc>
          <w:tcPr>
            <w:tcW w:w="620" w:type="dxa"/>
          </w:tcPr>
          <w:p w14:paraId="4F3F66FB" w14:textId="0F3E63B1"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529CDB66" w14:textId="77777777" w:rsidTr="00550C01">
        <w:trPr>
          <w:trHeight w:val="32"/>
        </w:trPr>
        <w:tc>
          <w:tcPr>
            <w:tcW w:w="2397" w:type="dxa"/>
            <w:vMerge/>
          </w:tcPr>
          <w:p w14:paraId="1CB476C0" w14:textId="77777777" w:rsidR="00DA5E57" w:rsidRPr="00F65BA3" w:rsidRDefault="00DA5E57" w:rsidP="00B24FFE">
            <w:pPr>
              <w:rPr>
                <w:rFonts w:ascii="Times" w:hAnsi="Times" w:cs="Times"/>
                <w:sz w:val="24"/>
                <w:szCs w:val="24"/>
              </w:rPr>
            </w:pPr>
          </w:p>
        </w:tc>
        <w:tc>
          <w:tcPr>
            <w:tcW w:w="2272" w:type="dxa"/>
          </w:tcPr>
          <w:p w14:paraId="523C5547" w14:textId="4A640CD6" w:rsidR="00DA5E57" w:rsidRPr="00056ACF" w:rsidRDefault="75A703E1" w:rsidP="75A703E1">
            <w:pPr>
              <w:rPr>
                <w:rFonts w:ascii="Times" w:eastAsia="Times" w:hAnsi="Times" w:cs="Times"/>
                <w:sz w:val="24"/>
                <w:szCs w:val="24"/>
              </w:rPr>
            </w:pPr>
            <w:proofErr w:type="spellStart"/>
            <w:r w:rsidRPr="75A703E1">
              <w:rPr>
                <w:rFonts w:ascii="Times" w:eastAsia="Times" w:hAnsi="Times" w:cs="Times"/>
                <w:sz w:val="24"/>
                <w:szCs w:val="24"/>
              </w:rPr>
              <w:t>isActive</w:t>
            </w:r>
            <w:proofErr w:type="spellEnd"/>
          </w:p>
        </w:tc>
        <w:tc>
          <w:tcPr>
            <w:tcW w:w="1729" w:type="dxa"/>
          </w:tcPr>
          <w:p w14:paraId="6FA0611A" w14:textId="144670AB"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 xml:space="preserve">Status of </w:t>
            </w:r>
            <w:r w:rsidR="00894534">
              <w:rPr>
                <w:rFonts w:ascii="Times" w:eastAsia="Times" w:hAnsi="Times" w:cs="Times"/>
                <w:sz w:val="24"/>
                <w:szCs w:val="24"/>
              </w:rPr>
              <w:t xml:space="preserve">the </w:t>
            </w:r>
            <w:r w:rsidRPr="75A703E1">
              <w:rPr>
                <w:rFonts w:ascii="Times" w:eastAsia="Times" w:hAnsi="Times" w:cs="Times"/>
                <w:sz w:val="24"/>
                <w:szCs w:val="24"/>
              </w:rPr>
              <w:t>user.</w:t>
            </w:r>
          </w:p>
        </w:tc>
        <w:tc>
          <w:tcPr>
            <w:tcW w:w="1909" w:type="dxa"/>
          </w:tcPr>
          <w:p w14:paraId="76BA1A41" w14:textId="23408978"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TINYINT(1)</w:t>
            </w:r>
          </w:p>
        </w:tc>
        <w:tc>
          <w:tcPr>
            <w:tcW w:w="620" w:type="dxa"/>
          </w:tcPr>
          <w:p w14:paraId="5C8E1A89" w14:textId="6783320C"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698C828B" w14:textId="77777777" w:rsidTr="00550C01">
        <w:trPr>
          <w:trHeight w:val="32"/>
        </w:trPr>
        <w:tc>
          <w:tcPr>
            <w:tcW w:w="2397" w:type="dxa"/>
            <w:vMerge/>
          </w:tcPr>
          <w:p w14:paraId="6699CBE4" w14:textId="77777777" w:rsidR="00DA5E57" w:rsidRPr="00F65BA3" w:rsidRDefault="00DA5E57" w:rsidP="00B24FFE">
            <w:pPr>
              <w:rPr>
                <w:rFonts w:ascii="Times" w:hAnsi="Times" w:cs="Times"/>
                <w:sz w:val="24"/>
                <w:szCs w:val="24"/>
              </w:rPr>
            </w:pPr>
          </w:p>
        </w:tc>
        <w:tc>
          <w:tcPr>
            <w:tcW w:w="2272" w:type="dxa"/>
          </w:tcPr>
          <w:p w14:paraId="352FE2FD" w14:textId="49AE3A8E" w:rsidR="00DA5E57" w:rsidRPr="00056ACF" w:rsidRDefault="75A703E1" w:rsidP="75A703E1">
            <w:pPr>
              <w:rPr>
                <w:rFonts w:ascii="Times" w:eastAsia="Times" w:hAnsi="Times" w:cs="Times"/>
                <w:sz w:val="24"/>
                <w:szCs w:val="24"/>
              </w:rPr>
            </w:pPr>
            <w:proofErr w:type="spellStart"/>
            <w:r w:rsidRPr="75A703E1">
              <w:rPr>
                <w:rFonts w:ascii="Times" w:eastAsia="Times" w:hAnsi="Times" w:cs="Times"/>
                <w:sz w:val="24"/>
                <w:szCs w:val="24"/>
              </w:rPr>
              <w:t>fullName</w:t>
            </w:r>
            <w:proofErr w:type="spellEnd"/>
          </w:p>
        </w:tc>
        <w:tc>
          <w:tcPr>
            <w:tcW w:w="1729" w:type="dxa"/>
          </w:tcPr>
          <w:p w14:paraId="0923D2BD" w14:textId="111C98CC" w:rsidR="00DA5E57" w:rsidRPr="00056ACF" w:rsidRDefault="00894534" w:rsidP="75A703E1">
            <w:pPr>
              <w:rPr>
                <w:rFonts w:ascii="Times" w:eastAsia="Times" w:hAnsi="Times" w:cs="Times"/>
                <w:sz w:val="24"/>
                <w:szCs w:val="24"/>
              </w:rPr>
            </w:pPr>
            <w:r>
              <w:rPr>
                <w:rFonts w:ascii="Times" w:eastAsia="Times" w:hAnsi="Times" w:cs="Times"/>
                <w:noProof/>
                <w:sz w:val="24"/>
                <w:szCs w:val="24"/>
              </w:rPr>
              <w:t>The r</w:t>
            </w:r>
            <w:r w:rsidR="75A703E1" w:rsidRPr="00894534">
              <w:rPr>
                <w:rFonts w:ascii="Times" w:eastAsia="Times" w:hAnsi="Times" w:cs="Times"/>
                <w:noProof/>
                <w:sz w:val="24"/>
                <w:szCs w:val="24"/>
              </w:rPr>
              <w:t>eal</w:t>
            </w:r>
            <w:r w:rsidR="75A703E1" w:rsidRPr="75A703E1">
              <w:rPr>
                <w:rFonts w:ascii="Times" w:eastAsia="Times" w:hAnsi="Times" w:cs="Times"/>
                <w:sz w:val="24"/>
                <w:szCs w:val="24"/>
              </w:rPr>
              <w:t xml:space="preserve"> name of </w:t>
            </w:r>
            <w:r>
              <w:rPr>
                <w:rFonts w:ascii="Times" w:eastAsia="Times" w:hAnsi="Times" w:cs="Times"/>
                <w:sz w:val="24"/>
                <w:szCs w:val="24"/>
              </w:rPr>
              <w:t xml:space="preserve">the </w:t>
            </w:r>
            <w:r w:rsidR="75A703E1" w:rsidRPr="75A703E1">
              <w:rPr>
                <w:rFonts w:ascii="Times" w:eastAsia="Times" w:hAnsi="Times" w:cs="Times"/>
                <w:sz w:val="24"/>
                <w:szCs w:val="24"/>
              </w:rPr>
              <w:t>user.</w:t>
            </w:r>
          </w:p>
        </w:tc>
        <w:tc>
          <w:tcPr>
            <w:tcW w:w="1909" w:type="dxa"/>
          </w:tcPr>
          <w:p w14:paraId="3E58536F" w14:textId="507F644D"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5D859AB2" w14:textId="2F23F1C5"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7055318A" w14:textId="77777777" w:rsidTr="00550C01">
        <w:trPr>
          <w:trHeight w:val="32"/>
        </w:trPr>
        <w:tc>
          <w:tcPr>
            <w:tcW w:w="2397" w:type="dxa"/>
            <w:vMerge/>
          </w:tcPr>
          <w:p w14:paraId="4E78ED34" w14:textId="77777777" w:rsidR="00DA5E57" w:rsidRPr="00F65BA3" w:rsidRDefault="00DA5E57" w:rsidP="00B24FFE">
            <w:pPr>
              <w:rPr>
                <w:rFonts w:ascii="Times" w:hAnsi="Times" w:cs="Times"/>
                <w:sz w:val="24"/>
                <w:szCs w:val="24"/>
              </w:rPr>
            </w:pPr>
          </w:p>
        </w:tc>
        <w:tc>
          <w:tcPr>
            <w:tcW w:w="2272" w:type="dxa"/>
          </w:tcPr>
          <w:p w14:paraId="1030D483" w14:textId="0E50B4AA"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Email</w:t>
            </w:r>
          </w:p>
        </w:tc>
        <w:tc>
          <w:tcPr>
            <w:tcW w:w="1729" w:type="dxa"/>
          </w:tcPr>
          <w:p w14:paraId="3C55594A" w14:textId="05438DC4"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 xml:space="preserve">Email of </w:t>
            </w:r>
            <w:r w:rsidR="00894534">
              <w:rPr>
                <w:rFonts w:ascii="Times" w:eastAsia="Times" w:hAnsi="Times" w:cs="Times"/>
                <w:sz w:val="24"/>
                <w:szCs w:val="24"/>
              </w:rPr>
              <w:t xml:space="preserve">the </w:t>
            </w:r>
            <w:r w:rsidRPr="75A703E1">
              <w:rPr>
                <w:rFonts w:ascii="Times" w:eastAsia="Times" w:hAnsi="Times" w:cs="Times"/>
                <w:sz w:val="24"/>
                <w:szCs w:val="24"/>
              </w:rPr>
              <w:t>user.</w:t>
            </w:r>
          </w:p>
        </w:tc>
        <w:tc>
          <w:tcPr>
            <w:tcW w:w="1909" w:type="dxa"/>
          </w:tcPr>
          <w:p w14:paraId="314F5276" w14:textId="4DEF6086"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4B1B45E5" w14:textId="10FECC44"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7A12E312" w14:textId="77777777" w:rsidTr="00550C01">
        <w:trPr>
          <w:trHeight w:val="131"/>
        </w:trPr>
        <w:tc>
          <w:tcPr>
            <w:tcW w:w="2397" w:type="dxa"/>
            <w:vMerge w:val="restart"/>
          </w:tcPr>
          <w:p w14:paraId="4928FD13" w14:textId="6BE0AF96"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tbl_clinic</w:t>
            </w:r>
            <w:proofErr w:type="spellEnd"/>
          </w:p>
        </w:tc>
        <w:tc>
          <w:tcPr>
            <w:tcW w:w="2272" w:type="dxa"/>
          </w:tcPr>
          <w:p w14:paraId="6B050B51" w14:textId="77777777"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Username{PK}</w:t>
            </w:r>
          </w:p>
          <w:p w14:paraId="19EBCA25" w14:textId="77777777" w:rsidR="00DA6531"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{FK} </w:t>
            </w:r>
          </w:p>
          <w:p w14:paraId="3D2812F8" w14:textId="77777777" w:rsidR="00F65BA3" w:rsidRPr="00F65BA3" w:rsidRDefault="00F65BA3" w:rsidP="00F65BA3">
            <w:pPr>
              <w:rPr>
                <w:rFonts w:ascii="Times" w:hAnsi="Times" w:cs="Times"/>
                <w:sz w:val="24"/>
                <w:szCs w:val="24"/>
              </w:rPr>
            </w:pPr>
          </w:p>
          <w:p w14:paraId="4481A1E3" w14:textId="77777777" w:rsidR="00056ACF" w:rsidRPr="00F65BA3" w:rsidRDefault="00056ACF" w:rsidP="00056ACF">
            <w:pPr>
              <w:rPr>
                <w:rFonts w:ascii="Times" w:hAnsi="Times" w:cs="Times"/>
                <w:sz w:val="24"/>
                <w:szCs w:val="24"/>
              </w:rPr>
            </w:pPr>
          </w:p>
        </w:tc>
        <w:tc>
          <w:tcPr>
            <w:tcW w:w="1729" w:type="dxa"/>
          </w:tcPr>
          <w:p w14:paraId="3C2C4F17" w14:textId="3266F8BB"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Unique identifier of </w:t>
            </w:r>
            <w:r w:rsidR="00894534">
              <w:rPr>
                <w:rFonts w:ascii="Times" w:eastAsia="Times" w:hAnsi="Times" w:cs="Times"/>
                <w:sz w:val="24"/>
                <w:szCs w:val="24"/>
              </w:rPr>
              <w:t xml:space="preserve">the </w:t>
            </w:r>
            <w:r w:rsidRPr="75A703E1">
              <w:rPr>
                <w:rFonts w:ascii="Times" w:eastAsia="Times" w:hAnsi="Times" w:cs="Times"/>
                <w:sz w:val="24"/>
                <w:szCs w:val="24"/>
              </w:rPr>
              <w:t>member. Foreign key, user identifier.</w:t>
            </w:r>
          </w:p>
        </w:tc>
        <w:tc>
          <w:tcPr>
            <w:tcW w:w="1909" w:type="dxa"/>
          </w:tcPr>
          <w:p w14:paraId="2D6F5C11" w14:textId="0ABB12F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426D66F0" w14:textId="19EEFAF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40B1EAD3" w14:textId="77777777" w:rsidTr="00550C01">
        <w:trPr>
          <w:trHeight w:val="127"/>
        </w:trPr>
        <w:tc>
          <w:tcPr>
            <w:tcW w:w="2397" w:type="dxa"/>
            <w:vMerge/>
          </w:tcPr>
          <w:p w14:paraId="30928D99" w14:textId="77777777" w:rsidR="00F65BA3" w:rsidRPr="00F65BA3" w:rsidRDefault="00F65BA3" w:rsidP="00F65BA3">
            <w:pPr>
              <w:rPr>
                <w:rFonts w:ascii="Times" w:hAnsi="Times" w:cs="Times"/>
                <w:sz w:val="24"/>
                <w:szCs w:val="24"/>
              </w:rPr>
            </w:pPr>
          </w:p>
        </w:tc>
        <w:tc>
          <w:tcPr>
            <w:tcW w:w="2272" w:type="dxa"/>
          </w:tcPr>
          <w:p w14:paraId="014EFA48" w14:textId="5A914CB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address</w:t>
            </w:r>
          </w:p>
        </w:tc>
        <w:tc>
          <w:tcPr>
            <w:tcW w:w="1729" w:type="dxa"/>
          </w:tcPr>
          <w:p w14:paraId="4DE44B83" w14:textId="2B8C9C29"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Address of </w:t>
            </w:r>
            <w:r w:rsidR="00894534">
              <w:rPr>
                <w:rFonts w:ascii="Times" w:eastAsia="Times" w:hAnsi="Times" w:cs="Times"/>
                <w:sz w:val="24"/>
                <w:szCs w:val="24"/>
              </w:rPr>
              <w:t xml:space="preserve">the </w:t>
            </w:r>
            <w:r w:rsidRPr="75A703E1">
              <w:rPr>
                <w:rFonts w:ascii="Times" w:eastAsia="Times" w:hAnsi="Times" w:cs="Times"/>
                <w:sz w:val="24"/>
                <w:szCs w:val="24"/>
              </w:rPr>
              <w:t>clinic.</w:t>
            </w:r>
          </w:p>
        </w:tc>
        <w:tc>
          <w:tcPr>
            <w:tcW w:w="1909" w:type="dxa"/>
          </w:tcPr>
          <w:p w14:paraId="4A31B2A3" w14:textId="12EB55B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6F9EF88B" w14:textId="001D7F7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364957AE" w14:textId="77777777" w:rsidTr="00550C01">
        <w:trPr>
          <w:trHeight w:val="127"/>
        </w:trPr>
        <w:tc>
          <w:tcPr>
            <w:tcW w:w="2397" w:type="dxa"/>
            <w:vMerge/>
          </w:tcPr>
          <w:p w14:paraId="048A8416" w14:textId="77777777" w:rsidR="00F65BA3" w:rsidRPr="00F65BA3" w:rsidRDefault="00F65BA3" w:rsidP="00F65BA3">
            <w:pPr>
              <w:rPr>
                <w:rFonts w:ascii="Times" w:hAnsi="Times" w:cs="Times"/>
                <w:sz w:val="24"/>
                <w:szCs w:val="24"/>
              </w:rPr>
            </w:pPr>
          </w:p>
        </w:tc>
        <w:tc>
          <w:tcPr>
            <w:tcW w:w="2272" w:type="dxa"/>
          </w:tcPr>
          <w:p w14:paraId="50F9F4E4" w14:textId="75CB6E06"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clinicName</w:t>
            </w:r>
            <w:proofErr w:type="spellEnd"/>
          </w:p>
        </w:tc>
        <w:tc>
          <w:tcPr>
            <w:tcW w:w="1729" w:type="dxa"/>
          </w:tcPr>
          <w:p w14:paraId="2034B1D0" w14:textId="06DC89BD"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Name of </w:t>
            </w:r>
            <w:r w:rsidR="00894534">
              <w:rPr>
                <w:rFonts w:ascii="Times" w:eastAsia="Times" w:hAnsi="Times" w:cs="Times"/>
                <w:sz w:val="24"/>
                <w:szCs w:val="24"/>
              </w:rPr>
              <w:t xml:space="preserve">the </w:t>
            </w:r>
            <w:r w:rsidRPr="75A703E1">
              <w:rPr>
                <w:rFonts w:ascii="Times" w:eastAsia="Times" w:hAnsi="Times" w:cs="Times"/>
                <w:sz w:val="24"/>
                <w:szCs w:val="24"/>
              </w:rPr>
              <w:t>clinic.</w:t>
            </w:r>
          </w:p>
        </w:tc>
        <w:tc>
          <w:tcPr>
            <w:tcW w:w="1909" w:type="dxa"/>
          </w:tcPr>
          <w:p w14:paraId="20962A04" w14:textId="694512F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3BD6B0CC" w14:textId="06AEB2A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1552AA2D" w14:textId="77777777" w:rsidTr="00550C01">
        <w:trPr>
          <w:trHeight w:val="127"/>
        </w:trPr>
        <w:tc>
          <w:tcPr>
            <w:tcW w:w="2397" w:type="dxa"/>
            <w:vMerge/>
          </w:tcPr>
          <w:p w14:paraId="36B57252" w14:textId="77777777" w:rsidR="00F65BA3" w:rsidRPr="00F65BA3" w:rsidRDefault="00F65BA3" w:rsidP="00F65BA3">
            <w:pPr>
              <w:rPr>
                <w:rFonts w:ascii="Times" w:hAnsi="Times" w:cs="Times"/>
                <w:sz w:val="24"/>
                <w:szCs w:val="24"/>
              </w:rPr>
            </w:pPr>
          </w:p>
        </w:tc>
        <w:tc>
          <w:tcPr>
            <w:tcW w:w="2272" w:type="dxa"/>
          </w:tcPr>
          <w:p w14:paraId="69EF91E6" w14:textId="74AC41C4"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examinationDuration</w:t>
            </w:r>
            <w:proofErr w:type="spellEnd"/>
          </w:p>
        </w:tc>
        <w:tc>
          <w:tcPr>
            <w:tcW w:w="1729" w:type="dxa"/>
          </w:tcPr>
          <w:p w14:paraId="26BD03CA" w14:textId="280B427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The duration of one slot</w:t>
            </w:r>
          </w:p>
        </w:tc>
        <w:tc>
          <w:tcPr>
            <w:tcW w:w="1909" w:type="dxa"/>
          </w:tcPr>
          <w:p w14:paraId="3C47310D" w14:textId="087BF40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TIME(6)</w:t>
            </w:r>
          </w:p>
        </w:tc>
        <w:tc>
          <w:tcPr>
            <w:tcW w:w="620" w:type="dxa"/>
          </w:tcPr>
          <w:p w14:paraId="1231A34E" w14:textId="77083E4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0AA1701E" w14:textId="77777777" w:rsidTr="00550C01">
        <w:trPr>
          <w:trHeight w:val="127"/>
        </w:trPr>
        <w:tc>
          <w:tcPr>
            <w:tcW w:w="2397" w:type="dxa"/>
            <w:vMerge/>
          </w:tcPr>
          <w:p w14:paraId="1F5734BA" w14:textId="77777777" w:rsidR="00F65BA3" w:rsidRPr="00F65BA3" w:rsidRDefault="00F65BA3" w:rsidP="00F65BA3">
            <w:pPr>
              <w:rPr>
                <w:rFonts w:ascii="Times" w:hAnsi="Times" w:cs="Times"/>
                <w:sz w:val="24"/>
                <w:szCs w:val="24"/>
              </w:rPr>
            </w:pPr>
          </w:p>
        </w:tc>
        <w:tc>
          <w:tcPr>
            <w:tcW w:w="2272" w:type="dxa"/>
          </w:tcPr>
          <w:p w14:paraId="6F8E75C5" w14:textId="0CCA4FA4"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expiredLicense</w:t>
            </w:r>
            <w:proofErr w:type="spellEnd"/>
          </w:p>
        </w:tc>
        <w:tc>
          <w:tcPr>
            <w:tcW w:w="1729" w:type="dxa"/>
          </w:tcPr>
          <w:p w14:paraId="4748FB3B" w14:textId="3F4FC5FA" w:rsidR="00F65BA3" w:rsidRPr="00F65BA3" w:rsidRDefault="00894534" w:rsidP="75A703E1">
            <w:pPr>
              <w:rPr>
                <w:rFonts w:ascii="Times" w:eastAsia="Times" w:hAnsi="Times" w:cs="Times"/>
                <w:sz w:val="24"/>
                <w:szCs w:val="24"/>
              </w:rPr>
            </w:pPr>
            <w:r>
              <w:rPr>
                <w:rFonts w:ascii="Times" w:eastAsia="Times" w:hAnsi="Times" w:cs="Times"/>
                <w:noProof/>
                <w:sz w:val="24"/>
                <w:szCs w:val="24"/>
              </w:rPr>
              <w:t>The e</w:t>
            </w:r>
            <w:r w:rsidRPr="00894534">
              <w:rPr>
                <w:rFonts w:ascii="Times" w:eastAsia="Times" w:hAnsi="Times" w:cs="Times"/>
                <w:noProof/>
                <w:sz w:val="24"/>
                <w:szCs w:val="24"/>
              </w:rPr>
              <w:t>xpir</w:t>
            </w:r>
            <w:r>
              <w:rPr>
                <w:rFonts w:ascii="Times" w:eastAsia="Times" w:hAnsi="Times" w:cs="Times"/>
                <w:noProof/>
                <w:sz w:val="24"/>
                <w:szCs w:val="24"/>
              </w:rPr>
              <w:t>y</w:t>
            </w:r>
            <w:r w:rsidR="75A703E1" w:rsidRPr="75A703E1">
              <w:rPr>
                <w:rFonts w:ascii="Times" w:eastAsia="Times" w:hAnsi="Times" w:cs="Times"/>
                <w:sz w:val="24"/>
                <w:szCs w:val="24"/>
              </w:rPr>
              <w:t xml:space="preserve"> date of </w:t>
            </w:r>
            <w:r>
              <w:rPr>
                <w:rFonts w:ascii="Times" w:eastAsia="Times" w:hAnsi="Times" w:cs="Times"/>
                <w:sz w:val="24"/>
                <w:szCs w:val="24"/>
              </w:rPr>
              <w:t xml:space="preserve">the </w:t>
            </w:r>
            <w:r w:rsidR="75A703E1" w:rsidRPr="75A703E1">
              <w:rPr>
                <w:rFonts w:ascii="Times" w:eastAsia="Times" w:hAnsi="Times" w:cs="Times"/>
                <w:sz w:val="24"/>
                <w:szCs w:val="24"/>
              </w:rPr>
              <w:t>license</w:t>
            </w:r>
          </w:p>
        </w:tc>
        <w:tc>
          <w:tcPr>
            <w:tcW w:w="1909" w:type="dxa"/>
          </w:tcPr>
          <w:p w14:paraId="55DAD93A" w14:textId="7C74655F"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DATETIME(6)</w:t>
            </w:r>
          </w:p>
        </w:tc>
        <w:tc>
          <w:tcPr>
            <w:tcW w:w="620" w:type="dxa"/>
          </w:tcPr>
          <w:p w14:paraId="47CC7B42" w14:textId="124B20C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55E40845" w14:textId="77777777" w:rsidTr="00550C01">
        <w:trPr>
          <w:trHeight w:val="132"/>
        </w:trPr>
        <w:tc>
          <w:tcPr>
            <w:tcW w:w="2397" w:type="dxa"/>
            <w:vMerge w:val="restart"/>
          </w:tcPr>
          <w:p w14:paraId="419E1A3B" w14:textId="35E397C9"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tbl_role</w:t>
            </w:r>
            <w:proofErr w:type="spellEnd"/>
          </w:p>
        </w:tc>
        <w:tc>
          <w:tcPr>
            <w:tcW w:w="2272" w:type="dxa"/>
          </w:tcPr>
          <w:p w14:paraId="69612A77" w14:textId="4861BC09"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roleID</w:t>
            </w:r>
            <w:proofErr w:type="spellEnd"/>
            <w:r w:rsidRPr="75A703E1">
              <w:rPr>
                <w:rFonts w:ascii="Times" w:eastAsia="Times" w:hAnsi="Times" w:cs="Times"/>
                <w:sz w:val="24"/>
                <w:szCs w:val="24"/>
              </w:rPr>
              <w:t>{PK}</w:t>
            </w:r>
          </w:p>
        </w:tc>
        <w:tc>
          <w:tcPr>
            <w:tcW w:w="1729" w:type="dxa"/>
          </w:tcPr>
          <w:p w14:paraId="4FA6F9B0" w14:textId="53EC17AB"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role, auto increment.</w:t>
            </w:r>
          </w:p>
        </w:tc>
        <w:tc>
          <w:tcPr>
            <w:tcW w:w="1909" w:type="dxa"/>
          </w:tcPr>
          <w:p w14:paraId="53C5A256" w14:textId="5F09E23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TINYINT(255)</w:t>
            </w:r>
          </w:p>
        </w:tc>
        <w:tc>
          <w:tcPr>
            <w:tcW w:w="620" w:type="dxa"/>
          </w:tcPr>
          <w:p w14:paraId="5FF1AF6E" w14:textId="6736275F"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55F5791B" w14:textId="77777777" w:rsidTr="00550C01">
        <w:trPr>
          <w:trHeight w:val="131"/>
        </w:trPr>
        <w:tc>
          <w:tcPr>
            <w:tcW w:w="2397" w:type="dxa"/>
            <w:vMerge/>
          </w:tcPr>
          <w:p w14:paraId="4038293B" w14:textId="77777777" w:rsidR="00F65BA3" w:rsidRPr="00F65BA3" w:rsidRDefault="00F65BA3" w:rsidP="00F65BA3">
            <w:pPr>
              <w:rPr>
                <w:rFonts w:ascii="Times" w:hAnsi="Times" w:cs="Times"/>
                <w:sz w:val="24"/>
                <w:szCs w:val="24"/>
              </w:rPr>
            </w:pPr>
          </w:p>
        </w:tc>
        <w:tc>
          <w:tcPr>
            <w:tcW w:w="2272" w:type="dxa"/>
          </w:tcPr>
          <w:p w14:paraId="4592961F" w14:textId="4B0B47E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w:t>
            </w:r>
          </w:p>
        </w:tc>
        <w:tc>
          <w:tcPr>
            <w:tcW w:w="1729" w:type="dxa"/>
          </w:tcPr>
          <w:p w14:paraId="23960D5D" w14:textId="5C16BE23"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Role of name</w:t>
            </w:r>
          </w:p>
        </w:tc>
        <w:tc>
          <w:tcPr>
            <w:tcW w:w="1909" w:type="dxa"/>
          </w:tcPr>
          <w:p w14:paraId="4E8B640E" w14:textId="19F58FB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548A3A90" w14:textId="23914B9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78CA7501" w14:textId="77777777" w:rsidTr="00550C01">
        <w:trPr>
          <w:trHeight w:val="55"/>
        </w:trPr>
        <w:tc>
          <w:tcPr>
            <w:tcW w:w="2397" w:type="dxa"/>
            <w:vMerge w:val="restart"/>
          </w:tcPr>
          <w:p w14:paraId="281E1BD4" w14:textId="020B4485"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tbl_appointment</w:t>
            </w:r>
            <w:proofErr w:type="spellEnd"/>
          </w:p>
        </w:tc>
        <w:tc>
          <w:tcPr>
            <w:tcW w:w="2272" w:type="dxa"/>
          </w:tcPr>
          <w:p w14:paraId="261E68E9" w14:textId="7CC79025"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AppointmentID</w:t>
            </w:r>
            <w:proofErr w:type="spellEnd"/>
            <w:r w:rsidRPr="75A703E1">
              <w:rPr>
                <w:rFonts w:ascii="Times" w:eastAsia="Times" w:hAnsi="Times" w:cs="Times"/>
                <w:sz w:val="24"/>
                <w:szCs w:val="24"/>
              </w:rPr>
              <w:t>{PK}</w:t>
            </w:r>
          </w:p>
        </w:tc>
        <w:tc>
          <w:tcPr>
            <w:tcW w:w="1729" w:type="dxa"/>
          </w:tcPr>
          <w:p w14:paraId="77AB84C3" w14:textId="38EB197E"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appointment, auto increment.</w:t>
            </w:r>
          </w:p>
        </w:tc>
        <w:tc>
          <w:tcPr>
            <w:tcW w:w="1909" w:type="dxa"/>
          </w:tcPr>
          <w:p w14:paraId="0A11300B" w14:textId="46A566FE"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506CCB92" w14:textId="6F8920B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rsidRPr="007C77F4" w14:paraId="7E657BFD" w14:textId="77777777" w:rsidTr="00550C01">
        <w:trPr>
          <w:trHeight w:val="52"/>
        </w:trPr>
        <w:tc>
          <w:tcPr>
            <w:tcW w:w="2397" w:type="dxa"/>
            <w:vMerge/>
          </w:tcPr>
          <w:p w14:paraId="4A00BE56" w14:textId="77777777" w:rsidR="00F65BA3" w:rsidRPr="00F65BA3" w:rsidRDefault="00F65BA3" w:rsidP="00F65BA3">
            <w:pPr>
              <w:rPr>
                <w:rFonts w:ascii="Times" w:hAnsi="Times" w:cs="Times"/>
                <w:sz w:val="24"/>
                <w:szCs w:val="24"/>
              </w:rPr>
            </w:pPr>
          </w:p>
        </w:tc>
        <w:tc>
          <w:tcPr>
            <w:tcW w:w="2272" w:type="dxa"/>
          </w:tcPr>
          <w:p w14:paraId="1992C901" w14:textId="2735792B"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clinicUsername</w:t>
            </w:r>
            <w:proofErr w:type="spellEnd"/>
            <w:r w:rsidRPr="75A703E1">
              <w:rPr>
                <w:rFonts w:ascii="Times" w:eastAsia="Times" w:hAnsi="Times" w:cs="Times"/>
                <w:sz w:val="24"/>
                <w:szCs w:val="24"/>
              </w:rPr>
              <w:t>{FK}</w:t>
            </w:r>
          </w:p>
        </w:tc>
        <w:tc>
          <w:tcPr>
            <w:tcW w:w="1729" w:type="dxa"/>
          </w:tcPr>
          <w:p w14:paraId="2F35E416" w14:textId="45F3CD2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 of each clinic. Foreign key, clinic identifier.</w:t>
            </w:r>
          </w:p>
        </w:tc>
        <w:tc>
          <w:tcPr>
            <w:tcW w:w="1909" w:type="dxa"/>
          </w:tcPr>
          <w:p w14:paraId="417BE6BA" w14:textId="5A5F688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494F3307" w14:textId="7AB95B8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rsidRPr="007C77F4" w14:paraId="1FF38C4E" w14:textId="77777777" w:rsidTr="00550C01">
        <w:trPr>
          <w:trHeight w:val="52"/>
        </w:trPr>
        <w:tc>
          <w:tcPr>
            <w:tcW w:w="2397" w:type="dxa"/>
            <w:vMerge/>
          </w:tcPr>
          <w:p w14:paraId="1652A10F" w14:textId="77777777" w:rsidR="00F65BA3" w:rsidRPr="00F65BA3" w:rsidRDefault="00F65BA3" w:rsidP="00F65BA3">
            <w:pPr>
              <w:rPr>
                <w:rFonts w:ascii="Times" w:hAnsi="Times" w:cs="Times"/>
                <w:sz w:val="24"/>
                <w:szCs w:val="24"/>
              </w:rPr>
            </w:pPr>
          </w:p>
        </w:tc>
        <w:tc>
          <w:tcPr>
            <w:tcW w:w="2272" w:type="dxa"/>
          </w:tcPr>
          <w:p w14:paraId="7AF97192" w14:textId="0E8431F2"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patientID</w:t>
            </w:r>
            <w:proofErr w:type="spellEnd"/>
            <w:r w:rsidRPr="75A703E1">
              <w:rPr>
                <w:rFonts w:ascii="Times" w:eastAsia="Times" w:hAnsi="Times" w:cs="Times"/>
                <w:sz w:val="24"/>
                <w:szCs w:val="24"/>
              </w:rPr>
              <w:t>{FK}</w:t>
            </w:r>
          </w:p>
        </w:tc>
        <w:tc>
          <w:tcPr>
            <w:tcW w:w="1729" w:type="dxa"/>
          </w:tcPr>
          <w:p w14:paraId="4E86E5EC" w14:textId="5B822E7F"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Id of </w:t>
            </w:r>
            <w:r w:rsidR="00894534">
              <w:rPr>
                <w:rFonts w:ascii="Times" w:eastAsia="Times" w:hAnsi="Times" w:cs="Times"/>
                <w:sz w:val="24"/>
                <w:szCs w:val="24"/>
              </w:rPr>
              <w:t xml:space="preserve">the </w:t>
            </w:r>
            <w:r w:rsidRPr="75A703E1">
              <w:rPr>
                <w:rFonts w:ascii="Times" w:eastAsia="Times" w:hAnsi="Times" w:cs="Times"/>
                <w:sz w:val="24"/>
                <w:szCs w:val="24"/>
              </w:rPr>
              <w:t>patient. Foreign key, patient identifier.</w:t>
            </w:r>
          </w:p>
        </w:tc>
        <w:tc>
          <w:tcPr>
            <w:tcW w:w="1909" w:type="dxa"/>
          </w:tcPr>
          <w:p w14:paraId="282F808D" w14:textId="7E18D93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BIGINT(20)</w:t>
            </w:r>
          </w:p>
        </w:tc>
        <w:tc>
          <w:tcPr>
            <w:tcW w:w="620" w:type="dxa"/>
          </w:tcPr>
          <w:p w14:paraId="416377B1" w14:textId="33F85F4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rsidRPr="007C77F4" w14:paraId="2CDEA41D" w14:textId="77777777" w:rsidTr="00550C01">
        <w:trPr>
          <w:trHeight w:val="52"/>
        </w:trPr>
        <w:tc>
          <w:tcPr>
            <w:tcW w:w="2397" w:type="dxa"/>
            <w:vMerge/>
          </w:tcPr>
          <w:p w14:paraId="5D5A5F5B" w14:textId="77777777" w:rsidR="00F65BA3" w:rsidRPr="00F65BA3" w:rsidRDefault="00F65BA3" w:rsidP="00F65BA3">
            <w:pPr>
              <w:rPr>
                <w:rFonts w:ascii="Times" w:hAnsi="Times" w:cs="Times"/>
                <w:sz w:val="24"/>
                <w:szCs w:val="24"/>
              </w:rPr>
            </w:pPr>
          </w:p>
        </w:tc>
        <w:tc>
          <w:tcPr>
            <w:tcW w:w="2272" w:type="dxa"/>
          </w:tcPr>
          <w:p w14:paraId="6F0909C9" w14:textId="3C38597B"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appointmentTime</w:t>
            </w:r>
            <w:proofErr w:type="spellEnd"/>
          </w:p>
        </w:tc>
        <w:tc>
          <w:tcPr>
            <w:tcW w:w="1729" w:type="dxa"/>
          </w:tcPr>
          <w:p w14:paraId="48C95B28" w14:textId="2DD1E819"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The time when </w:t>
            </w:r>
            <w:r w:rsidR="00894534">
              <w:rPr>
                <w:rFonts w:ascii="Times" w:eastAsia="Times" w:hAnsi="Times" w:cs="Times"/>
                <w:sz w:val="24"/>
                <w:szCs w:val="24"/>
              </w:rPr>
              <w:t xml:space="preserve">an </w:t>
            </w:r>
            <w:r w:rsidRPr="75A703E1">
              <w:rPr>
                <w:rFonts w:ascii="Times" w:eastAsia="Times" w:hAnsi="Times" w:cs="Times"/>
                <w:sz w:val="24"/>
                <w:szCs w:val="24"/>
              </w:rPr>
              <w:t xml:space="preserve">appointment </w:t>
            </w:r>
            <w:r w:rsidR="00894534">
              <w:rPr>
                <w:rFonts w:ascii="Times" w:eastAsia="Times" w:hAnsi="Times" w:cs="Times"/>
                <w:noProof/>
                <w:sz w:val="24"/>
                <w:szCs w:val="24"/>
              </w:rPr>
              <w:t>is</w:t>
            </w:r>
            <w:r w:rsidRPr="75A703E1">
              <w:rPr>
                <w:rFonts w:ascii="Times" w:eastAsia="Times" w:hAnsi="Times" w:cs="Times"/>
                <w:sz w:val="24"/>
                <w:szCs w:val="24"/>
              </w:rPr>
              <w:t xml:space="preserve"> created.</w:t>
            </w:r>
          </w:p>
        </w:tc>
        <w:tc>
          <w:tcPr>
            <w:tcW w:w="1909" w:type="dxa"/>
          </w:tcPr>
          <w:p w14:paraId="6FBAE02D" w14:textId="1E7C21AD"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DATETIME</w:t>
            </w:r>
          </w:p>
        </w:tc>
        <w:tc>
          <w:tcPr>
            <w:tcW w:w="620" w:type="dxa"/>
          </w:tcPr>
          <w:p w14:paraId="6F370599" w14:textId="5A6BBA33"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676E1017" w14:textId="77777777" w:rsidTr="00550C01">
        <w:trPr>
          <w:trHeight w:val="52"/>
        </w:trPr>
        <w:tc>
          <w:tcPr>
            <w:tcW w:w="2397" w:type="dxa"/>
            <w:vMerge/>
          </w:tcPr>
          <w:p w14:paraId="744AA4CE" w14:textId="77777777" w:rsidR="00F65BA3" w:rsidRPr="00F65BA3" w:rsidRDefault="00F65BA3" w:rsidP="00F65BA3">
            <w:pPr>
              <w:rPr>
                <w:rFonts w:ascii="Times" w:hAnsi="Times" w:cs="Times"/>
                <w:sz w:val="24"/>
                <w:szCs w:val="24"/>
              </w:rPr>
            </w:pPr>
          </w:p>
        </w:tc>
        <w:tc>
          <w:tcPr>
            <w:tcW w:w="2272" w:type="dxa"/>
          </w:tcPr>
          <w:p w14:paraId="6EA15C7B" w14:textId="5F7219C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c>
          <w:tcPr>
            <w:tcW w:w="1729" w:type="dxa"/>
          </w:tcPr>
          <w:p w14:paraId="3F65DF62" w14:textId="688FEEC9" w:rsidR="00F65BA3" w:rsidRPr="00F65BA3" w:rsidRDefault="00894534" w:rsidP="75A703E1">
            <w:pPr>
              <w:rPr>
                <w:rFonts w:ascii="Times" w:eastAsia="Times" w:hAnsi="Times" w:cs="Times"/>
                <w:sz w:val="24"/>
                <w:szCs w:val="24"/>
              </w:rPr>
            </w:pPr>
            <w:r w:rsidRPr="00E3374E">
              <w:rPr>
                <w:rFonts w:ascii="Times" w:eastAsia="Times" w:hAnsi="Times" w:cs="Times"/>
                <w:noProof/>
                <w:sz w:val="24"/>
                <w:szCs w:val="24"/>
              </w:rPr>
              <w:t>A n</w:t>
            </w:r>
            <w:r w:rsidR="75A703E1" w:rsidRPr="00E3374E">
              <w:rPr>
                <w:rFonts w:ascii="Times" w:eastAsia="Times" w:hAnsi="Times" w:cs="Times"/>
                <w:noProof/>
                <w:sz w:val="24"/>
                <w:szCs w:val="24"/>
              </w:rPr>
              <w:t>umber</w:t>
            </w:r>
            <w:r w:rsidR="75A703E1" w:rsidRPr="75A703E1">
              <w:rPr>
                <w:rFonts w:ascii="Times" w:eastAsia="Times" w:hAnsi="Times" w:cs="Times"/>
                <w:sz w:val="24"/>
                <w:szCs w:val="24"/>
              </w:rPr>
              <w:t xml:space="preserve"> of order.</w:t>
            </w:r>
          </w:p>
        </w:tc>
        <w:tc>
          <w:tcPr>
            <w:tcW w:w="1909" w:type="dxa"/>
          </w:tcPr>
          <w:p w14:paraId="42378074" w14:textId="581F7313"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6647B16A" w14:textId="71D3121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5EE0CC8C" w14:textId="77777777" w:rsidTr="00550C01">
        <w:trPr>
          <w:trHeight w:val="68"/>
        </w:trPr>
        <w:tc>
          <w:tcPr>
            <w:tcW w:w="2397" w:type="dxa"/>
            <w:vMerge w:val="restart"/>
          </w:tcPr>
          <w:p w14:paraId="09F7A6D2" w14:textId="11A93794"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tbl_patient</w:t>
            </w:r>
            <w:proofErr w:type="spellEnd"/>
          </w:p>
        </w:tc>
        <w:tc>
          <w:tcPr>
            <w:tcW w:w="2272" w:type="dxa"/>
          </w:tcPr>
          <w:p w14:paraId="7CC778B6" w14:textId="17610A12"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patientID</w:t>
            </w:r>
            <w:proofErr w:type="spellEnd"/>
            <w:r w:rsidRPr="75A703E1">
              <w:rPr>
                <w:rFonts w:ascii="Times" w:eastAsia="Times" w:hAnsi="Times" w:cs="Times"/>
                <w:sz w:val="24"/>
                <w:szCs w:val="24"/>
              </w:rPr>
              <w:t>{PK}</w:t>
            </w:r>
          </w:p>
        </w:tc>
        <w:tc>
          <w:tcPr>
            <w:tcW w:w="1729" w:type="dxa"/>
          </w:tcPr>
          <w:p w14:paraId="0B6EE7B0" w14:textId="600BED2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Unique </w:t>
            </w:r>
            <w:r w:rsidRPr="75A703E1">
              <w:rPr>
                <w:rFonts w:ascii="Times" w:eastAsia="Times" w:hAnsi="Times" w:cs="Times"/>
                <w:sz w:val="24"/>
                <w:szCs w:val="24"/>
              </w:rPr>
              <w:lastRenderedPageBreak/>
              <w:t>identifier of patient, auto increment.</w:t>
            </w:r>
          </w:p>
        </w:tc>
        <w:tc>
          <w:tcPr>
            <w:tcW w:w="1909" w:type="dxa"/>
          </w:tcPr>
          <w:p w14:paraId="38BB114C" w14:textId="5ABE19B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lastRenderedPageBreak/>
              <w:t>BIGINT(20)</w:t>
            </w:r>
          </w:p>
        </w:tc>
        <w:tc>
          <w:tcPr>
            <w:tcW w:w="620" w:type="dxa"/>
          </w:tcPr>
          <w:p w14:paraId="7B935996" w14:textId="4969D4D8"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0B976150" w14:textId="77777777" w:rsidTr="00550C01">
        <w:trPr>
          <w:trHeight w:val="65"/>
        </w:trPr>
        <w:tc>
          <w:tcPr>
            <w:tcW w:w="2397" w:type="dxa"/>
            <w:vMerge/>
          </w:tcPr>
          <w:p w14:paraId="23FA5873" w14:textId="77777777" w:rsidR="00F65BA3" w:rsidRPr="00F65BA3" w:rsidRDefault="00F65BA3" w:rsidP="00F65BA3">
            <w:pPr>
              <w:rPr>
                <w:rFonts w:ascii="Times" w:hAnsi="Times" w:cs="Times"/>
                <w:sz w:val="24"/>
                <w:szCs w:val="24"/>
              </w:rPr>
            </w:pPr>
          </w:p>
        </w:tc>
        <w:tc>
          <w:tcPr>
            <w:tcW w:w="2272" w:type="dxa"/>
          </w:tcPr>
          <w:p w14:paraId="561FFDFE" w14:textId="2A71D62C"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phoneNumber</w:t>
            </w:r>
            <w:proofErr w:type="spellEnd"/>
          </w:p>
        </w:tc>
        <w:tc>
          <w:tcPr>
            <w:tcW w:w="1729" w:type="dxa"/>
          </w:tcPr>
          <w:p w14:paraId="245FE309" w14:textId="3B01C5DD"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Phone number of </w:t>
            </w:r>
            <w:r w:rsidR="00894534">
              <w:rPr>
                <w:rFonts w:ascii="Times" w:eastAsia="Times" w:hAnsi="Times" w:cs="Times"/>
                <w:sz w:val="24"/>
                <w:szCs w:val="24"/>
              </w:rPr>
              <w:t xml:space="preserve">the </w:t>
            </w:r>
            <w:r w:rsidRPr="75A703E1">
              <w:rPr>
                <w:rFonts w:ascii="Times" w:eastAsia="Times" w:hAnsi="Times" w:cs="Times"/>
                <w:sz w:val="24"/>
                <w:szCs w:val="24"/>
              </w:rPr>
              <w:t>patient.</w:t>
            </w:r>
          </w:p>
        </w:tc>
        <w:tc>
          <w:tcPr>
            <w:tcW w:w="1909" w:type="dxa"/>
          </w:tcPr>
          <w:p w14:paraId="0D95A5B1" w14:textId="1D22CDD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VARCHAR(15)</w:t>
            </w:r>
          </w:p>
        </w:tc>
        <w:tc>
          <w:tcPr>
            <w:tcW w:w="620" w:type="dxa"/>
          </w:tcPr>
          <w:p w14:paraId="41022D79" w14:textId="7C17503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2B056A0A" w14:textId="77777777" w:rsidTr="00550C01">
        <w:trPr>
          <w:trHeight w:val="65"/>
        </w:trPr>
        <w:tc>
          <w:tcPr>
            <w:tcW w:w="2397" w:type="dxa"/>
            <w:vMerge/>
          </w:tcPr>
          <w:p w14:paraId="497CF22F" w14:textId="77777777" w:rsidR="00F65BA3" w:rsidRPr="00F65BA3" w:rsidRDefault="00F65BA3" w:rsidP="00F65BA3">
            <w:pPr>
              <w:rPr>
                <w:rFonts w:ascii="Times" w:hAnsi="Times" w:cs="Times"/>
                <w:sz w:val="24"/>
                <w:szCs w:val="24"/>
              </w:rPr>
            </w:pPr>
          </w:p>
        </w:tc>
        <w:tc>
          <w:tcPr>
            <w:tcW w:w="2272" w:type="dxa"/>
          </w:tcPr>
          <w:p w14:paraId="5963D0C9" w14:textId="6155DA0F"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fullName</w:t>
            </w:r>
            <w:proofErr w:type="spellEnd"/>
          </w:p>
        </w:tc>
        <w:tc>
          <w:tcPr>
            <w:tcW w:w="1729" w:type="dxa"/>
          </w:tcPr>
          <w:p w14:paraId="654D9572" w14:textId="14D6EAD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A real name of </w:t>
            </w:r>
            <w:r w:rsidR="00894534">
              <w:rPr>
                <w:rFonts w:ascii="Times" w:eastAsia="Times" w:hAnsi="Times" w:cs="Times"/>
                <w:sz w:val="24"/>
                <w:szCs w:val="24"/>
              </w:rPr>
              <w:t xml:space="preserve">the </w:t>
            </w:r>
            <w:r w:rsidRPr="75A703E1">
              <w:rPr>
                <w:rFonts w:ascii="Times" w:eastAsia="Times" w:hAnsi="Times" w:cs="Times"/>
                <w:sz w:val="24"/>
                <w:szCs w:val="24"/>
              </w:rPr>
              <w:t>patient.</w:t>
            </w:r>
          </w:p>
        </w:tc>
        <w:tc>
          <w:tcPr>
            <w:tcW w:w="1909" w:type="dxa"/>
          </w:tcPr>
          <w:p w14:paraId="6C6B1BDD" w14:textId="7689687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6418EB3D" w14:textId="256E11F9"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3403B81F" w14:textId="77777777" w:rsidTr="00550C01">
        <w:trPr>
          <w:trHeight w:val="65"/>
        </w:trPr>
        <w:tc>
          <w:tcPr>
            <w:tcW w:w="2397" w:type="dxa"/>
            <w:vMerge/>
          </w:tcPr>
          <w:p w14:paraId="09C1C42C" w14:textId="77777777" w:rsidR="00F65BA3" w:rsidRPr="00F65BA3" w:rsidRDefault="00F65BA3" w:rsidP="00F65BA3">
            <w:pPr>
              <w:rPr>
                <w:rFonts w:ascii="Times" w:hAnsi="Times" w:cs="Times"/>
                <w:sz w:val="24"/>
                <w:szCs w:val="24"/>
              </w:rPr>
            </w:pPr>
          </w:p>
        </w:tc>
        <w:tc>
          <w:tcPr>
            <w:tcW w:w="2272" w:type="dxa"/>
          </w:tcPr>
          <w:p w14:paraId="698F8AD9" w14:textId="4984CCD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address</w:t>
            </w:r>
          </w:p>
        </w:tc>
        <w:tc>
          <w:tcPr>
            <w:tcW w:w="1729" w:type="dxa"/>
          </w:tcPr>
          <w:p w14:paraId="42CE8FE2" w14:textId="3F51DB3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Address of patient.</w:t>
            </w:r>
          </w:p>
        </w:tc>
        <w:tc>
          <w:tcPr>
            <w:tcW w:w="1909" w:type="dxa"/>
          </w:tcPr>
          <w:p w14:paraId="09729DE8" w14:textId="107AA08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0D2087BB" w14:textId="4CC7E40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Y</w:t>
            </w:r>
            <w:r w:rsidR="00023282">
              <w:rPr>
                <w:rFonts w:ascii="Times" w:eastAsia="Times" w:hAnsi="Times" w:cs="Times"/>
                <w:sz w:val="24"/>
                <w:szCs w:val="24"/>
              </w:rPr>
              <w:t>es</w:t>
            </w:r>
          </w:p>
        </w:tc>
      </w:tr>
      <w:tr w:rsidR="0071684D" w14:paraId="6F00AD1F" w14:textId="77777777" w:rsidTr="00550C01">
        <w:trPr>
          <w:trHeight w:val="55"/>
        </w:trPr>
        <w:tc>
          <w:tcPr>
            <w:tcW w:w="2397" w:type="dxa"/>
            <w:vMerge w:val="restart"/>
          </w:tcPr>
          <w:p w14:paraId="7113F6D7" w14:textId="3227ECDB"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tbl_bill</w:t>
            </w:r>
            <w:proofErr w:type="spellEnd"/>
          </w:p>
        </w:tc>
        <w:tc>
          <w:tcPr>
            <w:tcW w:w="2272" w:type="dxa"/>
          </w:tcPr>
          <w:p w14:paraId="25F18A19" w14:textId="700611AD" w:rsidR="00B24FFE"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billID</w:t>
            </w:r>
            <w:proofErr w:type="spellEnd"/>
            <w:r w:rsidRPr="75A703E1">
              <w:rPr>
                <w:rFonts w:ascii="Times" w:eastAsia="Times" w:hAnsi="Times" w:cs="Times"/>
                <w:sz w:val="24"/>
                <w:szCs w:val="24"/>
              </w:rPr>
              <w:t>{PK}</w:t>
            </w:r>
          </w:p>
        </w:tc>
        <w:tc>
          <w:tcPr>
            <w:tcW w:w="1729" w:type="dxa"/>
          </w:tcPr>
          <w:p w14:paraId="3E4B9B74" w14:textId="65191E08"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bull, auto increment.</w:t>
            </w:r>
          </w:p>
        </w:tc>
        <w:tc>
          <w:tcPr>
            <w:tcW w:w="1909" w:type="dxa"/>
          </w:tcPr>
          <w:p w14:paraId="759777B8" w14:textId="57885FE4"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4ED8D217" w14:textId="161C5342"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6CD8649F" w14:textId="77777777" w:rsidTr="00550C01">
        <w:trPr>
          <w:trHeight w:val="52"/>
        </w:trPr>
        <w:tc>
          <w:tcPr>
            <w:tcW w:w="2397" w:type="dxa"/>
            <w:vMerge/>
          </w:tcPr>
          <w:p w14:paraId="456F6A8C" w14:textId="77777777" w:rsidR="00F65BA3" w:rsidRPr="00F65BA3" w:rsidRDefault="00F65BA3" w:rsidP="00F65BA3">
            <w:pPr>
              <w:rPr>
                <w:rFonts w:ascii="Times" w:hAnsi="Times" w:cs="Times"/>
                <w:sz w:val="24"/>
                <w:szCs w:val="24"/>
              </w:rPr>
            </w:pPr>
          </w:p>
        </w:tc>
        <w:tc>
          <w:tcPr>
            <w:tcW w:w="2272" w:type="dxa"/>
          </w:tcPr>
          <w:p w14:paraId="5E574FF4" w14:textId="553136EF"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clinicName</w:t>
            </w:r>
            <w:proofErr w:type="spellEnd"/>
            <w:r w:rsidRPr="75A703E1">
              <w:rPr>
                <w:rFonts w:ascii="Times" w:eastAsia="Times" w:hAnsi="Times" w:cs="Times"/>
                <w:sz w:val="24"/>
                <w:szCs w:val="24"/>
              </w:rPr>
              <w:t>{FK}</w:t>
            </w:r>
          </w:p>
        </w:tc>
        <w:tc>
          <w:tcPr>
            <w:tcW w:w="1729" w:type="dxa"/>
          </w:tcPr>
          <w:p w14:paraId="56A32E56" w14:textId="45ABBAE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 of each clinic. Foreign key, clinic identifier.</w:t>
            </w:r>
          </w:p>
        </w:tc>
        <w:tc>
          <w:tcPr>
            <w:tcW w:w="1909" w:type="dxa"/>
          </w:tcPr>
          <w:p w14:paraId="4D358C42" w14:textId="1ED1E8C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1A5292DA" w14:textId="57B2C50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1CFC78B4" w14:textId="77777777" w:rsidTr="00550C01">
        <w:trPr>
          <w:trHeight w:val="52"/>
        </w:trPr>
        <w:tc>
          <w:tcPr>
            <w:tcW w:w="2397" w:type="dxa"/>
            <w:vMerge/>
          </w:tcPr>
          <w:p w14:paraId="44992724" w14:textId="77777777" w:rsidR="00F65BA3" w:rsidRPr="00F65BA3" w:rsidRDefault="00F65BA3" w:rsidP="00F65BA3">
            <w:pPr>
              <w:rPr>
                <w:rFonts w:ascii="Times" w:hAnsi="Times" w:cs="Times"/>
                <w:sz w:val="24"/>
                <w:szCs w:val="24"/>
              </w:rPr>
            </w:pPr>
          </w:p>
        </w:tc>
        <w:tc>
          <w:tcPr>
            <w:tcW w:w="2272" w:type="dxa"/>
          </w:tcPr>
          <w:p w14:paraId="427F61D3" w14:textId="19507462"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licenseID</w:t>
            </w:r>
            <w:proofErr w:type="spellEnd"/>
            <w:r w:rsidRPr="75A703E1">
              <w:rPr>
                <w:rFonts w:ascii="Times" w:eastAsia="Times" w:hAnsi="Times" w:cs="Times"/>
                <w:sz w:val="24"/>
                <w:szCs w:val="24"/>
              </w:rPr>
              <w:t>{FK}</w:t>
            </w:r>
          </w:p>
        </w:tc>
        <w:tc>
          <w:tcPr>
            <w:tcW w:w="1729" w:type="dxa"/>
          </w:tcPr>
          <w:p w14:paraId="2BD8BC03" w14:textId="2CEC0B0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Id of license. Foreign key, license identifier.</w:t>
            </w:r>
          </w:p>
        </w:tc>
        <w:tc>
          <w:tcPr>
            <w:tcW w:w="1909" w:type="dxa"/>
          </w:tcPr>
          <w:p w14:paraId="34B18932" w14:textId="107FBF5D"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19E90F4B" w14:textId="003E2E7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6B4E408F" w14:textId="77777777" w:rsidTr="00550C01">
        <w:trPr>
          <w:trHeight w:val="52"/>
        </w:trPr>
        <w:tc>
          <w:tcPr>
            <w:tcW w:w="2397" w:type="dxa"/>
            <w:vMerge/>
          </w:tcPr>
          <w:p w14:paraId="1CAF5DAC" w14:textId="77777777" w:rsidR="00F65BA3" w:rsidRPr="00F65BA3" w:rsidRDefault="00F65BA3" w:rsidP="00F65BA3">
            <w:pPr>
              <w:rPr>
                <w:rFonts w:ascii="Times" w:hAnsi="Times" w:cs="Times"/>
                <w:sz w:val="24"/>
                <w:szCs w:val="24"/>
              </w:rPr>
            </w:pPr>
          </w:p>
        </w:tc>
        <w:tc>
          <w:tcPr>
            <w:tcW w:w="2272" w:type="dxa"/>
          </w:tcPr>
          <w:p w14:paraId="0EA93F84" w14:textId="5EDCB006"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startDate</w:t>
            </w:r>
            <w:proofErr w:type="spellEnd"/>
          </w:p>
        </w:tc>
        <w:tc>
          <w:tcPr>
            <w:tcW w:w="1729" w:type="dxa"/>
          </w:tcPr>
          <w:p w14:paraId="0DF66EFE" w14:textId="16227A8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Day of beginning</w:t>
            </w:r>
          </w:p>
        </w:tc>
        <w:tc>
          <w:tcPr>
            <w:tcW w:w="1909" w:type="dxa"/>
          </w:tcPr>
          <w:p w14:paraId="420CB70D" w14:textId="72B19DF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DATETIME</w:t>
            </w:r>
          </w:p>
        </w:tc>
        <w:tc>
          <w:tcPr>
            <w:tcW w:w="620" w:type="dxa"/>
          </w:tcPr>
          <w:p w14:paraId="7CD75113" w14:textId="6C88205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6A7C5FBA" w14:textId="77777777" w:rsidTr="00550C01">
        <w:trPr>
          <w:trHeight w:val="52"/>
        </w:trPr>
        <w:tc>
          <w:tcPr>
            <w:tcW w:w="2397" w:type="dxa"/>
            <w:vMerge/>
          </w:tcPr>
          <w:p w14:paraId="340F9520" w14:textId="77777777" w:rsidR="00F65BA3" w:rsidRPr="00F65BA3" w:rsidRDefault="00F65BA3" w:rsidP="00F65BA3">
            <w:pPr>
              <w:rPr>
                <w:rFonts w:ascii="Times" w:hAnsi="Times" w:cs="Times"/>
                <w:sz w:val="24"/>
                <w:szCs w:val="24"/>
              </w:rPr>
            </w:pPr>
          </w:p>
        </w:tc>
        <w:tc>
          <w:tcPr>
            <w:tcW w:w="2272" w:type="dxa"/>
          </w:tcPr>
          <w:p w14:paraId="54D8CB1C" w14:textId="0FCC8131"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salePrice</w:t>
            </w:r>
            <w:proofErr w:type="spellEnd"/>
          </w:p>
        </w:tc>
        <w:tc>
          <w:tcPr>
            <w:tcW w:w="1729" w:type="dxa"/>
          </w:tcPr>
          <w:p w14:paraId="1BF4CCE3" w14:textId="1BADB59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Price to pay.</w:t>
            </w:r>
          </w:p>
        </w:tc>
        <w:tc>
          <w:tcPr>
            <w:tcW w:w="1909" w:type="dxa"/>
          </w:tcPr>
          <w:p w14:paraId="1964E088" w14:textId="7260F3D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4E06807F" w14:textId="3D4D25B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2ED1D595" w14:textId="77777777" w:rsidTr="00550C01">
        <w:trPr>
          <w:trHeight w:val="48"/>
        </w:trPr>
        <w:tc>
          <w:tcPr>
            <w:tcW w:w="2397" w:type="dxa"/>
            <w:vMerge w:val="restart"/>
          </w:tcPr>
          <w:p w14:paraId="13771A43" w14:textId="6895711C"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tbl_license</w:t>
            </w:r>
            <w:proofErr w:type="spellEnd"/>
          </w:p>
        </w:tc>
        <w:tc>
          <w:tcPr>
            <w:tcW w:w="2272" w:type="dxa"/>
          </w:tcPr>
          <w:p w14:paraId="5B372E17" w14:textId="3386A724"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licenseID</w:t>
            </w:r>
            <w:proofErr w:type="spellEnd"/>
            <w:r w:rsidRPr="75A703E1">
              <w:rPr>
                <w:rFonts w:ascii="Times" w:eastAsia="Times" w:hAnsi="Times" w:cs="Times"/>
                <w:sz w:val="24"/>
                <w:szCs w:val="24"/>
              </w:rPr>
              <w:t>{PK}</w:t>
            </w:r>
          </w:p>
        </w:tc>
        <w:tc>
          <w:tcPr>
            <w:tcW w:w="1729" w:type="dxa"/>
          </w:tcPr>
          <w:p w14:paraId="6EF01992" w14:textId="1DAEC7F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license, auto increment.</w:t>
            </w:r>
          </w:p>
        </w:tc>
        <w:tc>
          <w:tcPr>
            <w:tcW w:w="1909" w:type="dxa"/>
          </w:tcPr>
          <w:p w14:paraId="0C11E17D" w14:textId="2E08DE3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25043E2C" w14:textId="53AC8E4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15B14E30" w14:textId="77777777" w:rsidTr="00550C01">
        <w:trPr>
          <w:trHeight w:val="43"/>
        </w:trPr>
        <w:tc>
          <w:tcPr>
            <w:tcW w:w="2397" w:type="dxa"/>
            <w:vMerge/>
          </w:tcPr>
          <w:p w14:paraId="3D444475" w14:textId="77777777" w:rsidR="00F65BA3" w:rsidRPr="00F65BA3" w:rsidRDefault="00F65BA3" w:rsidP="00F65BA3">
            <w:pPr>
              <w:rPr>
                <w:rFonts w:ascii="Times" w:hAnsi="Times" w:cs="Times"/>
                <w:sz w:val="24"/>
                <w:szCs w:val="24"/>
              </w:rPr>
            </w:pPr>
          </w:p>
        </w:tc>
        <w:tc>
          <w:tcPr>
            <w:tcW w:w="2272" w:type="dxa"/>
          </w:tcPr>
          <w:p w14:paraId="7F0311D8" w14:textId="0D4564B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price</w:t>
            </w:r>
          </w:p>
        </w:tc>
        <w:tc>
          <w:tcPr>
            <w:tcW w:w="1729" w:type="dxa"/>
          </w:tcPr>
          <w:p w14:paraId="33D08767" w14:textId="64C6067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A price of </w:t>
            </w:r>
            <w:r w:rsidR="00894534">
              <w:rPr>
                <w:rFonts w:ascii="Times" w:eastAsia="Times" w:hAnsi="Times" w:cs="Times"/>
                <w:sz w:val="24"/>
                <w:szCs w:val="24"/>
              </w:rPr>
              <w:t xml:space="preserve">the </w:t>
            </w:r>
            <w:r w:rsidRPr="75A703E1">
              <w:rPr>
                <w:rFonts w:ascii="Times" w:eastAsia="Times" w:hAnsi="Times" w:cs="Times"/>
                <w:sz w:val="24"/>
                <w:szCs w:val="24"/>
              </w:rPr>
              <w:t>license.</w:t>
            </w:r>
          </w:p>
        </w:tc>
        <w:tc>
          <w:tcPr>
            <w:tcW w:w="1909" w:type="dxa"/>
          </w:tcPr>
          <w:p w14:paraId="61E73EAD" w14:textId="0A63C8C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7F5C5EE4" w14:textId="1DDA5D5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58742F10" w14:textId="77777777" w:rsidTr="00550C01">
        <w:trPr>
          <w:trHeight w:val="43"/>
        </w:trPr>
        <w:tc>
          <w:tcPr>
            <w:tcW w:w="2397" w:type="dxa"/>
            <w:vMerge/>
          </w:tcPr>
          <w:p w14:paraId="4E113691" w14:textId="77777777" w:rsidR="00F65BA3" w:rsidRPr="00F65BA3" w:rsidRDefault="00F65BA3" w:rsidP="00F65BA3">
            <w:pPr>
              <w:rPr>
                <w:rFonts w:ascii="Times" w:hAnsi="Times" w:cs="Times"/>
                <w:sz w:val="24"/>
                <w:szCs w:val="24"/>
              </w:rPr>
            </w:pPr>
          </w:p>
        </w:tc>
        <w:tc>
          <w:tcPr>
            <w:tcW w:w="2272" w:type="dxa"/>
          </w:tcPr>
          <w:p w14:paraId="05673C2F" w14:textId="31C217C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duration</w:t>
            </w:r>
          </w:p>
        </w:tc>
        <w:tc>
          <w:tcPr>
            <w:tcW w:w="1729" w:type="dxa"/>
          </w:tcPr>
          <w:p w14:paraId="647C92F1" w14:textId="68D3B80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Duration of each license.</w:t>
            </w:r>
          </w:p>
        </w:tc>
        <w:tc>
          <w:tcPr>
            <w:tcW w:w="1909" w:type="dxa"/>
          </w:tcPr>
          <w:p w14:paraId="1A1E066A" w14:textId="0F4D925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0CE8C257" w14:textId="5D3B5A2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19093311" w14:textId="77777777" w:rsidTr="00550C01">
        <w:trPr>
          <w:trHeight w:val="43"/>
        </w:trPr>
        <w:tc>
          <w:tcPr>
            <w:tcW w:w="2397" w:type="dxa"/>
            <w:vMerge/>
          </w:tcPr>
          <w:p w14:paraId="7C3E6023" w14:textId="77777777" w:rsidR="00F65BA3" w:rsidRPr="00F65BA3" w:rsidRDefault="00F65BA3" w:rsidP="00F65BA3">
            <w:pPr>
              <w:rPr>
                <w:rFonts w:ascii="Times" w:hAnsi="Times" w:cs="Times"/>
                <w:sz w:val="24"/>
                <w:szCs w:val="24"/>
              </w:rPr>
            </w:pPr>
          </w:p>
        </w:tc>
        <w:tc>
          <w:tcPr>
            <w:tcW w:w="2272" w:type="dxa"/>
          </w:tcPr>
          <w:p w14:paraId="7FFB0B0F" w14:textId="2CE4DCE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w:t>
            </w:r>
          </w:p>
        </w:tc>
        <w:tc>
          <w:tcPr>
            <w:tcW w:w="1729" w:type="dxa"/>
          </w:tcPr>
          <w:p w14:paraId="5CE43176" w14:textId="420952C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 of license.</w:t>
            </w:r>
          </w:p>
        </w:tc>
        <w:tc>
          <w:tcPr>
            <w:tcW w:w="1909" w:type="dxa"/>
          </w:tcPr>
          <w:p w14:paraId="394A752D" w14:textId="75DB2D0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787E1C1B" w14:textId="48FF311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25D7A941" w14:textId="77777777" w:rsidTr="00550C01">
        <w:trPr>
          <w:trHeight w:val="43"/>
        </w:trPr>
        <w:tc>
          <w:tcPr>
            <w:tcW w:w="2397" w:type="dxa"/>
            <w:vMerge/>
          </w:tcPr>
          <w:p w14:paraId="10F8E560" w14:textId="77777777" w:rsidR="00F65BA3" w:rsidRPr="00F65BA3" w:rsidRDefault="00F65BA3" w:rsidP="00F65BA3">
            <w:pPr>
              <w:rPr>
                <w:rFonts w:ascii="Times" w:hAnsi="Times" w:cs="Times"/>
                <w:sz w:val="24"/>
                <w:szCs w:val="24"/>
              </w:rPr>
            </w:pPr>
          </w:p>
        </w:tc>
        <w:tc>
          <w:tcPr>
            <w:tcW w:w="2272" w:type="dxa"/>
          </w:tcPr>
          <w:p w14:paraId="37845151" w14:textId="596F746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description</w:t>
            </w:r>
          </w:p>
        </w:tc>
        <w:tc>
          <w:tcPr>
            <w:tcW w:w="1729" w:type="dxa"/>
          </w:tcPr>
          <w:p w14:paraId="6A30682A" w14:textId="1280777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Description of license.</w:t>
            </w:r>
          </w:p>
        </w:tc>
        <w:tc>
          <w:tcPr>
            <w:tcW w:w="1909" w:type="dxa"/>
          </w:tcPr>
          <w:p w14:paraId="5E1907FF" w14:textId="745C05A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01549B54" w14:textId="37B04CC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Y</w:t>
            </w:r>
            <w:r w:rsidR="00023282">
              <w:rPr>
                <w:rFonts w:ascii="Times" w:eastAsia="Times" w:hAnsi="Times" w:cs="Times"/>
                <w:sz w:val="24"/>
                <w:szCs w:val="24"/>
              </w:rPr>
              <w:t>es</w:t>
            </w:r>
          </w:p>
        </w:tc>
      </w:tr>
      <w:tr w:rsidR="0071684D" w14:paraId="7A8735C1" w14:textId="77777777" w:rsidTr="00550C01">
        <w:trPr>
          <w:trHeight w:val="43"/>
        </w:trPr>
        <w:tc>
          <w:tcPr>
            <w:tcW w:w="2397" w:type="dxa"/>
            <w:vMerge/>
          </w:tcPr>
          <w:p w14:paraId="5D84DDE2" w14:textId="77777777" w:rsidR="00F65BA3" w:rsidRPr="00F65BA3" w:rsidRDefault="00F65BA3" w:rsidP="00F65BA3">
            <w:pPr>
              <w:rPr>
                <w:rFonts w:ascii="Times" w:hAnsi="Times" w:cs="Times"/>
                <w:sz w:val="24"/>
                <w:szCs w:val="24"/>
              </w:rPr>
            </w:pPr>
          </w:p>
        </w:tc>
        <w:tc>
          <w:tcPr>
            <w:tcW w:w="2272" w:type="dxa"/>
          </w:tcPr>
          <w:p w14:paraId="4D410014" w14:textId="183B927C" w:rsidR="00F65BA3" w:rsidRPr="00F65BA3" w:rsidRDefault="75A703E1" w:rsidP="75A703E1">
            <w:pPr>
              <w:rPr>
                <w:rFonts w:ascii="Times" w:eastAsia="Times" w:hAnsi="Times" w:cs="Times"/>
                <w:sz w:val="24"/>
                <w:szCs w:val="24"/>
              </w:rPr>
            </w:pPr>
            <w:proofErr w:type="spellStart"/>
            <w:r w:rsidRPr="75A703E1">
              <w:rPr>
                <w:rFonts w:ascii="Times" w:eastAsia="Times" w:hAnsi="Times" w:cs="Times"/>
                <w:sz w:val="24"/>
                <w:szCs w:val="24"/>
              </w:rPr>
              <w:t>isActive</w:t>
            </w:r>
            <w:proofErr w:type="spellEnd"/>
          </w:p>
        </w:tc>
        <w:tc>
          <w:tcPr>
            <w:tcW w:w="1729" w:type="dxa"/>
          </w:tcPr>
          <w:p w14:paraId="51ACE0AC" w14:textId="481421C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Status of license.</w:t>
            </w:r>
          </w:p>
        </w:tc>
        <w:tc>
          <w:tcPr>
            <w:tcW w:w="1909" w:type="dxa"/>
          </w:tcPr>
          <w:p w14:paraId="7034056A" w14:textId="5E8D776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TINYINT(1)</w:t>
            </w:r>
          </w:p>
        </w:tc>
        <w:tc>
          <w:tcPr>
            <w:tcW w:w="620" w:type="dxa"/>
          </w:tcPr>
          <w:p w14:paraId="16C0B908" w14:textId="211F66C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71684D" w14:paraId="06636593" w14:textId="77777777" w:rsidTr="00550C01">
        <w:trPr>
          <w:trHeight w:val="60"/>
        </w:trPr>
        <w:tc>
          <w:tcPr>
            <w:tcW w:w="2397" w:type="dxa"/>
            <w:vMerge w:val="restart"/>
          </w:tcPr>
          <w:p w14:paraId="5E3C12A1" w14:textId="09A8AAF9" w:rsidR="00EF691E" w:rsidRPr="00F65BA3" w:rsidRDefault="00035CB5" w:rsidP="00F65BA3">
            <w:pPr>
              <w:rPr>
                <w:rFonts w:ascii="Times" w:hAnsi="Times" w:cs="Times"/>
              </w:rPr>
            </w:pPr>
            <w:proofErr w:type="spellStart"/>
            <w:r>
              <w:rPr>
                <w:rFonts w:ascii="Times" w:hAnsi="Times" w:cs="Times"/>
              </w:rPr>
              <w:t>t</w:t>
            </w:r>
            <w:r w:rsidR="00750C40">
              <w:rPr>
                <w:rFonts w:ascii="Times" w:hAnsi="Times" w:cs="Times"/>
              </w:rPr>
              <w:t>bl_block</w:t>
            </w:r>
            <w:proofErr w:type="spellEnd"/>
          </w:p>
        </w:tc>
        <w:tc>
          <w:tcPr>
            <w:tcW w:w="2272" w:type="dxa"/>
          </w:tcPr>
          <w:p w14:paraId="41A39CC1" w14:textId="61FE756A" w:rsidR="00EF691E" w:rsidRPr="75A703E1" w:rsidRDefault="00564CEB" w:rsidP="75A703E1">
            <w:pPr>
              <w:rPr>
                <w:rFonts w:ascii="Times" w:eastAsia="Times" w:hAnsi="Times" w:cs="Times"/>
              </w:rPr>
            </w:pPr>
            <w:proofErr w:type="spellStart"/>
            <w:r>
              <w:rPr>
                <w:rFonts w:ascii="Times" w:eastAsia="Times" w:hAnsi="Times" w:cs="Times"/>
              </w:rPr>
              <w:t>blockID</w:t>
            </w:r>
            <w:proofErr w:type="spellEnd"/>
            <w:r w:rsidR="00470A67">
              <w:rPr>
                <w:rFonts w:ascii="Times" w:eastAsia="Times" w:hAnsi="Times" w:cs="Times"/>
              </w:rPr>
              <w:t>{PK}</w:t>
            </w:r>
          </w:p>
        </w:tc>
        <w:tc>
          <w:tcPr>
            <w:tcW w:w="1729" w:type="dxa"/>
          </w:tcPr>
          <w:p w14:paraId="3CC17207" w14:textId="6DB6D58D" w:rsidR="00EF691E" w:rsidRPr="75A703E1" w:rsidRDefault="00E516ED" w:rsidP="75A703E1">
            <w:pPr>
              <w:rPr>
                <w:rFonts w:ascii="Times" w:eastAsia="Times" w:hAnsi="Times" w:cs="Times"/>
              </w:rPr>
            </w:pPr>
            <w:r w:rsidRPr="75A703E1">
              <w:rPr>
                <w:rFonts w:ascii="Times" w:eastAsia="Times" w:hAnsi="Times" w:cs="Times"/>
                <w:sz w:val="24"/>
                <w:szCs w:val="24"/>
              </w:rPr>
              <w:t xml:space="preserve">Unique identifier of </w:t>
            </w:r>
            <w:r w:rsidR="00470A67">
              <w:rPr>
                <w:rFonts w:ascii="Times" w:eastAsia="Times" w:hAnsi="Times" w:cs="Times"/>
                <w:sz w:val="24"/>
                <w:szCs w:val="24"/>
              </w:rPr>
              <w:t>block</w:t>
            </w:r>
            <w:r w:rsidRPr="75A703E1">
              <w:rPr>
                <w:rFonts w:ascii="Times" w:eastAsia="Times" w:hAnsi="Times" w:cs="Times"/>
                <w:sz w:val="24"/>
                <w:szCs w:val="24"/>
              </w:rPr>
              <w:t>, auto increment.</w:t>
            </w:r>
          </w:p>
        </w:tc>
        <w:tc>
          <w:tcPr>
            <w:tcW w:w="1909" w:type="dxa"/>
          </w:tcPr>
          <w:p w14:paraId="64404F2E" w14:textId="73679C34" w:rsidR="00EF691E" w:rsidRPr="75A703E1" w:rsidRDefault="00471BDE" w:rsidP="75A703E1">
            <w:pPr>
              <w:rPr>
                <w:rFonts w:ascii="Times" w:eastAsia="Times" w:hAnsi="Times" w:cs="Times"/>
              </w:rPr>
            </w:pPr>
            <w:r w:rsidRPr="75A703E1">
              <w:rPr>
                <w:rFonts w:ascii="Times" w:eastAsia="Times" w:hAnsi="Times" w:cs="Times"/>
                <w:sz w:val="24"/>
                <w:szCs w:val="24"/>
              </w:rPr>
              <w:t>BIGINT(255)</w:t>
            </w:r>
          </w:p>
        </w:tc>
        <w:tc>
          <w:tcPr>
            <w:tcW w:w="620" w:type="dxa"/>
          </w:tcPr>
          <w:p w14:paraId="122A9359" w14:textId="51EAC200" w:rsidR="00EF691E" w:rsidRPr="75A703E1" w:rsidRDefault="00FD4192" w:rsidP="75A703E1">
            <w:pPr>
              <w:rPr>
                <w:rFonts w:ascii="Times" w:eastAsia="Times" w:hAnsi="Times" w:cs="Times"/>
              </w:rPr>
            </w:pPr>
            <w:r>
              <w:rPr>
                <w:rFonts w:ascii="Times" w:eastAsia="Times" w:hAnsi="Times" w:cs="Times"/>
              </w:rPr>
              <w:t>No</w:t>
            </w:r>
          </w:p>
        </w:tc>
      </w:tr>
      <w:tr w:rsidR="0071684D" w14:paraId="53B2C536" w14:textId="77777777" w:rsidTr="00550C01">
        <w:trPr>
          <w:trHeight w:val="57"/>
        </w:trPr>
        <w:tc>
          <w:tcPr>
            <w:tcW w:w="2397" w:type="dxa"/>
            <w:vMerge/>
          </w:tcPr>
          <w:p w14:paraId="1EBDFB9E" w14:textId="77777777" w:rsidR="00EF691E" w:rsidRPr="00F65BA3" w:rsidRDefault="00EF691E" w:rsidP="00F65BA3">
            <w:pPr>
              <w:rPr>
                <w:rFonts w:ascii="Times" w:hAnsi="Times" w:cs="Times"/>
              </w:rPr>
            </w:pPr>
          </w:p>
        </w:tc>
        <w:tc>
          <w:tcPr>
            <w:tcW w:w="2272" w:type="dxa"/>
          </w:tcPr>
          <w:p w14:paraId="796A99C3" w14:textId="3E2D884A" w:rsidR="00EF691E" w:rsidRPr="75A703E1" w:rsidRDefault="00564CEB" w:rsidP="75A703E1">
            <w:pPr>
              <w:rPr>
                <w:rFonts w:ascii="Times" w:eastAsia="Times" w:hAnsi="Times" w:cs="Times"/>
              </w:rPr>
            </w:pPr>
            <w:proofErr w:type="spellStart"/>
            <w:r>
              <w:rPr>
                <w:rFonts w:ascii="Times" w:eastAsia="Times" w:hAnsi="Times" w:cs="Times"/>
              </w:rPr>
              <w:t>clinicUsername</w:t>
            </w:r>
            <w:proofErr w:type="spellEnd"/>
            <w:r w:rsidR="00515C9A">
              <w:rPr>
                <w:rFonts w:ascii="Times" w:eastAsia="Times" w:hAnsi="Times" w:cs="Times"/>
              </w:rPr>
              <w:t>{FK}</w:t>
            </w:r>
          </w:p>
        </w:tc>
        <w:tc>
          <w:tcPr>
            <w:tcW w:w="1729" w:type="dxa"/>
          </w:tcPr>
          <w:p w14:paraId="0999C4FB" w14:textId="1B46F58E" w:rsidR="00EF691E" w:rsidRPr="75A703E1" w:rsidRDefault="006F58D0" w:rsidP="75A703E1">
            <w:pPr>
              <w:rPr>
                <w:rFonts w:ascii="Times" w:eastAsia="Times" w:hAnsi="Times" w:cs="Times"/>
              </w:rPr>
            </w:pPr>
            <w:r>
              <w:rPr>
                <w:rFonts w:ascii="Times" w:eastAsia="Times" w:hAnsi="Times" w:cs="Times"/>
              </w:rPr>
              <w:t xml:space="preserve">Username of clinic which </w:t>
            </w:r>
            <w:r w:rsidR="00BB3EE3">
              <w:rPr>
                <w:rFonts w:ascii="Times" w:eastAsia="Times" w:hAnsi="Times" w:cs="Times"/>
              </w:rPr>
              <w:t>is</w:t>
            </w:r>
            <w:r>
              <w:rPr>
                <w:rFonts w:ascii="Times" w:eastAsia="Times" w:hAnsi="Times" w:cs="Times"/>
              </w:rPr>
              <w:t xml:space="preserve"> block phone</w:t>
            </w:r>
            <w:r w:rsidR="00F6618B">
              <w:rPr>
                <w:rFonts w:ascii="Times" w:eastAsia="Times" w:hAnsi="Times" w:cs="Times"/>
              </w:rPr>
              <w:t xml:space="preserve"> n</w:t>
            </w:r>
            <w:r>
              <w:rPr>
                <w:rFonts w:ascii="Times" w:eastAsia="Times" w:hAnsi="Times" w:cs="Times"/>
              </w:rPr>
              <w:t>umber.</w:t>
            </w:r>
          </w:p>
        </w:tc>
        <w:tc>
          <w:tcPr>
            <w:tcW w:w="1909" w:type="dxa"/>
          </w:tcPr>
          <w:p w14:paraId="6B267D77" w14:textId="0B47CA37" w:rsidR="00EF691E" w:rsidRPr="75A703E1" w:rsidRDefault="00DA3143" w:rsidP="75A703E1">
            <w:pPr>
              <w:rPr>
                <w:rFonts w:ascii="Times" w:eastAsia="Times" w:hAnsi="Times" w:cs="Times"/>
              </w:rPr>
            </w:pPr>
            <w:r>
              <w:rPr>
                <w:rFonts w:ascii="Times" w:eastAsia="Times" w:hAnsi="Times" w:cs="Times"/>
              </w:rPr>
              <w:t>VARCHAR(20)</w:t>
            </w:r>
          </w:p>
        </w:tc>
        <w:tc>
          <w:tcPr>
            <w:tcW w:w="620" w:type="dxa"/>
          </w:tcPr>
          <w:p w14:paraId="3EA8257B" w14:textId="78936BBD" w:rsidR="00EF691E" w:rsidRPr="75A703E1" w:rsidRDefault="00DA3143" w:rsidP="75A703E1">
            <w:pPr>
              <w:rPr>
                <w:rFonts w:ascii="Times" w:eastAsia="Times" w:hAnsi="Times" w:cs="Times"/>
              </w:rPr>
            </w:pPr>
            <w:r>
              <w:rPr>
                <w:rFonts w:ascii="Times" w:eastAsia="Times" w:hAnsi="Times" w:cs="Times"/>
              </w:rPr>
              <w:t>No</w:t>
            </w:r>
          </w:p>
        </w:tc>
      </w:tr>
      <w:tr w:rsidR="0071684D" w14:paraId="3A471E94" w14:textId="77777777" w:rsidTr="00550C01">
        <w:trPr>
          <w:trHeight w:val="57"/>
        </w:trPr>
        <w:tc>
          <w:tcPr>
            <w:tcW w:w="2397" w:type="dxa"/>
            <w:vMerge/>
          </w:tcPr>
          <w:p w14:paraId="0C44872E" w14:textId="77777777" w:rsidR="00EF691E" w:rsidRPr="00F65BA3" w:rsidRDefault="00EF691E" w:rsidP="00F65BA3">
            <w:pPr>
              <w:rPr>
                <w:rFonts w:ascii="Times" w:hAnsi="Times" w:cs="Times"/>
              </w:rPr>
            </w:pPr>
          </w:p>
        </w:tc>
        <w:tc>
          <w:tcPr>
            <w:tcW w:w="2272" w:type="dxa"/>
          </w:tcPr>
          <w:p w14:paraId="3C02AC07" w14:textId="363C003A" w:rsidR="00EF691E" w:rsidRPr="75A703E1" w:rsidRDefault="00564CEB" w:rsidP="75A703E1">
            <w:pPr>
              <w:rPr>
                <w:rFonts w:ascii="Times" w:eastAsia="Times" w:hAnsi="Times" w:cs="Times"/>
              </w:rPr>
            </w:pPr>
            <w:proofErr w:type="spellStart"/>
            <w:r>
              <w:rPr>
                <w:rFonts w:ascii="Times" w:eastAsia="Times" w:hAnsi="Times" w:cs="Times"/>
              </w:rPr>
              <w:t>phoneNumber</w:t>
            </w:r>
            <w:proofErr w:type="spellEnd"/>
          </w:p>
        </w:tc>
        <w:tc>
          <w:tcPr>
            <w:tcW w:w="1729" w:type="dxa"/>
          </w:tcPr>
          <w:p w14:paraId="4D8E6AD9" w14:textId="483BB7AE" w:rsidR="00EF691E" w:rsidRPr="75A703E1" w:rsidRDefault="00F6618B" w:rsidP="75A703E1">
            <w:pPr>
              <w:rPr>
                <w:rFonts w:ascii="Times" w:eastAsia="Times" w:hAnsi="Times" w:cs="Times"/>
              </w:rPr>
            </w:pPr>
            <w:r>
              <w:rPr>
                <w:rFonts w:ascii="Times" w:eastAsia="Times" w:hAnsi="Times" w:cs="Times"/>
              </w:rPr>
              <w:t xml:space="preserve">Phone number </w:t>
            </w:r>
            <w:r w:rsidR="004072C7">
              <w:rPr>
                <w:rFonts w:ascii="Times" w:eastAsia="Times" w:hAnsi="Times" w:cs="Times"/>
              </w:rPr>
              <w:t>is blocked.</w:t>
            </w:r>
          </w:p>
        </w:tc>
        <w:tc>
          <w:tcPr>
            <w:tcW w:w="1909" w:type="dxa"/>
          </w:tcPr>
          <w:p w14:paraId="6BA5ECA8" w14:textId="2D1676EA" w:rsidR="00EF691E" w:rsidRPr="75A703E1" w:rsidRDefault="00DA3143" w:rsidP="75A703E1">
            <w:pPr>
              <w:rPr>
                <w:rFonts w:ascii="Times" w:eastAsia="Times" w:hAnsi="Times" w:cs="Times"/>
              </w:rPr>
            </w:pPr>
            <w:r>
              <w:rPr>
                <w:rFonts w:ascii="Times" w:eastAsia="Times" w:hAnsi="Times" w:cs="Times"/>
              </w:rPr>
              <w:t>VARCHAR(15)</w:t>
            </w:r>
          </w:p>
        </w:tc>
        <w:tc>
          <w:tcPr>
            <w:tcW w:w="620" w:type="dxa"/>
          </w:tcPr>
          <w:p w14:paraId="5774E377" w14:textId="37AD4254" w:rsidR="00EF691E" w:rsidRPr="75A703E1" w:rsidRDefault="00035CB5" w:rsidP="75A703E1">
            <w:pPr>
              <w:rPr>
                <w:rFonts w:ascii="Times" w:eastAsia="Times" w:hAnsi="Times" w:cs="Times"/>
              </w:rPr>
            </w:pPr>
            <w:r>
              <w:rPr>
                <w:rFonts w:ascii="Times" w:eastAsia="Times" w:hAnsi="Times" w:cs="Times"/>
              </w:rPr>
              <w:t>No</w:t>
            </w:r>
          </w:p>
        </w:tc>
      </w:tr>
      <w:tr w:rsidR="0071684D" w14:paraId="36F6306E" w14:textId="77777777" w:rsidTr="00550C01">
        <w:trPr>
          <w:trHeight w:val="57"/>
        </w:trPr>
        <w:tc>
          <w:tcPr>
            <w:tcW w:w="2397" w:type="dxa"/>
            <w:vMerge/>
          </w:tcPr>
          <w:p w14:paraId="556CDF24" w14:textId="77777777" w:rsidR="00EF691E" w:rsidRPr="00F65BA3" w:rsidRDefault="00EF691E" w:rsidP="00F65BA3">
            <w:pPr>
              <w:rPr>
                <w:rFonts w:ascii="Times" w:hAnsi="Times" w:cs="Times"/>
              </w:rPr>
            </w:pPr>
          </w:p>
        </w:tc>
        <w:tc>
          <w:tcPr>
            <w:tcW w:w="2272" w:type="dxa"/>
          </w:tcPr>
          <w:p w14:paraId="4CB95DF1" w14:textId="19DFA629" w:rsidR="00EF691E" w:rsidRPr="75A703E1" w:rsidRDefault="00564CEB" w:rsidP="75A703E1">
            <w:pPr>
              <w:rPr>
                <w:rFonts w:ascii="Times" w:eastAsia="Times" w:hAnsi="Times" w:cs="Times"/>
              </w:rPr>
            </w:pPr>
            <w:proofErr w:type="spellStart"/>
            <w:r>
              <w:rPr>
                <w:rFonts w:ascii="Times" w:eastAsia="Times" w:hAnsi="Times" w:cs="Times"/>
              </w:rPr>
              <w:t>isBlock</w:t>
            </w:r>
            <w:proofErr w:type="spellEnd"/>
          </w:p>
        </w:tc>
        <w:tc>
          <w:tcPr>
            <w:tcW w:w="1729" w:type="dxa"/>
          </w:tcPr>
          <w:p w14:paraId="7E55B5AC" w14:textId="73AE928C" w:rsidR="00EF691E" w:rsidRPr="75A703E1" w:rsidRDefault="004072C7" w:rsidP="75A703E1">
            <w:pPr>
              <w:rPr>
                <w:rFonts w:ascii="Times" w:eastAsia="Times" w:hAnsi="Times" w:cs="Times"/>
              </w:rPr>
            </w:pPr>
            <w:r>
              <w:rPr>
                <w:rFonts w:ascii="Times" w:eastAsia="Times" w:hAnsi="Times" w:cs="Times"/>
              </w:rPr>
              <w:t xml:space="preserve">Status of </w:t>
            </w:r>
          </w:p>
        </w:tc>
        <w:tc>
          <w:tcPr>
            <w:tcW w:w="1909" w:type="dxa"/>
          </w:tcPr>
          <w:p w14:paraId="3927807F" w14:textId="0A734498" w:rsidR="00EF691E" w:rsidRPr="75A703E1" w:rsidRDefault="00035CB5" w:rsidP="75A703E1">
            <w:pPr>
              <w:rPr>
                <w:rFonts w:ascii="Times" w:eastAsia="Times" w:hAnsi="Times" w:cs="Times"/>
              </w:rPr>
            </w:pPr>
            <w:r>
              <w:rPr>
                <w:rFonts w:ascii="Times" w:eastAsia="Times" w:hAnsi="Times" w:cs="Times"/>
              </w:rPr>
              <w:t>TINYINT(1)</w:t>
            </w:r>
          </w:p>
        </w:tc>
        <w:tc>
          <w:tcPr>
            <w:tcW w:w="620" w:type="dxa"/>
          </w:tcPr>
          <w:p w14:paraId="3B79491A" w14:textId="4445BB10" w:rsidR="00EF691E" w:rsidRPr="75A703E1" w:rsidRDefault="00035CB5" w:rsidP="75A703E1">
            <w:pPr>
              <w:rPr>
                <w:rFonts w:ascii="Times" w:eastAsia="Times" w:hAnsi="Times" w:cs="Times"/>
              </w:rPr>
            </w:pPr>
            <w:r>
              <w:rPr>
                <w:rFonts w:ascii="Times" w:eastAsia="Times" w:hAnsi="Times" w:cs="Times"/>
              </w:rPr>
              <w:t>No</w:t>
            </w:r>
          </w:p>
        </w:tc>
      </w:tr>
      <w:tr w:rsidR="007F5E02" w14:paraId="5DDFC6D5" w14:textId="77777777" w:rsidTr="00550C01">
        <w:trPr>
          <w:trHeight w:val="57"/>
        </w:trPr>
        <w:tc>
          <w:tcPr>
            <w:tcW w:w="2397" w:type="dxa"/>
            <w:vMerge w:val="restart"/>
          </w:tcPr>
          <w:p w14:paraId="0D47164B" w14:textId="2437C287" w:rsidR="00035CB5" w:rsidRPr="00F65BA3" w:rsidRDefault="00BC36DC" w:rsidP="00F65BA3">
            <w:pPr>
              <w:rPr>
                <w:rFonts w:ascii="Times" w:hAnsi="Times" w:cs="Times"/>
              </w:rPr>
            </w:pPr>
            <w:proofErr w:type="spellStart"/>
            <w:r>
              <w:rPr>
                <w:rFonts w:ascii="Times" w:hAnsi="Times" w:cs="Times"/>
              </w:rPr>
              <w:t>t</w:t>
            </w:r>
            <w:r w:rsidR="000D0192">
              <w:rPr>
                <w:rFonts w:ascii="Times" w:hAnsi="Times" w:cs="Times"/>
              </w:rPr>
              <w:t>bl_disease</w:t>
            </w:r>
            <w:proofErr w:type="spellEnd"/>
          </w:p>
        </w:tc>
        <w:tc>
          <w:tcPr>
            <w:tcW w:w="2272" w:type="dxa"/>
          </w:tcPr>
          <w:p w14:paraId="7B2EE128" w14:textId="2EBCF564" w:rsidR="00035CB5" w:rsidRDefault="00CF0003" w:rsidP="75A703E1">
            <w:pPr>
              <w:rPr>
                <w:rFonts w:ascii="Times" w:eastAsia="Times" w:hAnsi="Times" w:cs="Times"/>
              </w:rPr>
            </w:pPr>
            <w:proofErr w:type="spellStart"/>
            <w:r>
              <w:rPr>
                <w:rFonts w:ascii="Times" w:eastAsia="Times" w:hAnsi="Times" w:cs="Times"/>
              </w:rPr>
              <w:t>diseaseID</w:t>
            </w:r>
            <w:proofErr w:type="spellEnd"/>
            <w:r>
              <w:rPr>
                <w:rFonts w:ascii="Times" w:eastAsia="Times" w:hAnsi="Times" w:cs="Times"/>
              </w:rPr>
              <w:t>{PK}</w:t>
            </w:r>
          </w:p>
        </w:tc>
        <w:tc>
          <w:tcPr>
            <w:tcW w:w="1729" w:type="dxa"/>
          </w:tcPr>
          <w:p w14:paraId="5080B849" w14:textId="5652CB9A" w:rsidR="00035CB5" w:rsidRDefault="00CF0003" w:rsidP="75A703E1">
            <w:pPr>
              <w:rPr>
                <w:rFonts w:ascii="Times" w:eastAsia="Times" w:hAnsi="Times" w:cs="Times"/>
              </w:rPr>
            </w:pPr>
            <w:r w:rsidRPr="75A703E1">
              <w:rPr>
                <w:rFonts w:ascii="Times" w:eastAsia="Times" w:hAnsi="Times" w:cs="Times"/>
                <w:sz w:val="24"/>
                <w:szCs w:val="24"/>
              </w:rPr>
              <w:t xml:space="preserve">Unique </w:t>
            </w:r>
            <w:r w:rsidRPr="75A703E1">
              <w:rPr>
                <w:rFonts w:ascii="Times" w:eastAsia="Times" w:hAnsi="Times" w:cs="Times"/>
                <w:sz w:val="24"/>
                <w:szCs w:val="24"/>
              </w:rPr>
              <w:lastRenderedPageBreak/>
              <w:t xml:space="preserve">identifier of </w:t>
            </w:r>
            <w:r>
              <w:rPr>
                <w:rFonts w:ascii="Times" w:eastAsia="Times" w:hAnsi="Times" w:cs="Times"/>
                <w:sz w:val="24"/>
                <w:szCs w:val="24"/>
              </w:rPr>
              <w:t>disease</w:t>
            </w:r>
            <w:r w:rsidRPr="75A703E1">
              <w:rPr>
                <w:rFonts w:ascii="Times" w:eastAsia="Times" w:hAnsi="Times" w:cs="Times"/>
                <w:sz w:val="24"/>
                <w:szCs w:val="24"/>
              </w:rPr>
              <w:t>, auto increment.</w:t>
            </w:r>
          </w:p>
        </w:tc>
        <w:tc>
          <w:tcPr>
            <w:tcW w:w="1909" w:type="dxa"/>
          </w:tcPr>
          <w:p w14:paraId="752AB2FD" w14:textId="34C4CE98" w:rsidR="00035CB5" w:rsidRDefault="006C2B26" w:rsidP="75A703E1">
            <w:pPr>
              <w:rPr>
                <w:rFonts w:ascii="Times" w:eastAsia="Times" w:hAnsi="Times" w:cs="Times"/>
              </w:rPr>
            </w:pPr>
            <w:r>
              <w:rPr>
                <w:rFonts w:ascii="Times" w:eastAsia="Times" w:hAnsi="Times" w:cs="Times"/>
              </w:rPr>
              <w:lastRenderedPageBreak/>
              <w:t>BIGINT(11)</w:t>
            </w:r>
          </w:p>
        </w:tc>
        <w:tc>
          <w:tcPr>
            <w:tcW w:w="620" w:type="dxa"/>
          </w:tcPr>
          <w:p w14:paraId="02219863" w14:textId="60C47101" w:rsidR="00035CB5" w:rsidRDefault="000C227A" w:rsidP="75A703E1">
            <w:pPr>
              <w:rPr>
                <w:rFonts w:ascii="Times" w:eastAsia="Times" w:hAnsi="Times" w:cs="Times"/>
              </w:rPr>
            </w:pPr>
            <w:r>
              <w:rPr>
                <w:rFonts w:ascii="Times" w:eastAsia="Times" w:hAnsi="Times" w:cs="Times"/>
              </w:rPr>
              <w:t>No</w:t>
            </w:r>
          </w:p>
        </w:tc>
      </w:tr>
      <w:tr w:rsidR="007F5E02" w14:paraId="558F307A" w14:textId="77777777" w:rsidTr="00550C01">
        <w:trPr>
          <w:trHeight w:val="57"/>
        </w:trPr>
        <w:tc>
          <w:tcPr>
            <w:tcW w:w="2397" w:type="dxa"/>
            <w:vMerge/>
          </w:tcPr>
          <w:p w14:paraId="40460DAF" w14:textId="77777777" w:rsidR="00035CB5" w:rsidRPr="00F65BA3" w:rsidRDefault="00035CB5" w:rsidP="00F65BA3">
            <w:pPr>
              <w:rPr>
                <w:rFonts w:ascii="Times" w:hAnsi="Times" w:cs="Times"/>
              </w:rPr>
            </w:pPr>
          </w:p>
        </w:tc>
        <w:tc>
          <w:tcPr>
            <w:tcW w:w="2272" w:type="dxa"/>
          </w:tcPr>
          <w:p w14:paraId="5A87C96A" w14:textId="23303FB7" w:rsidR="00035CB5" w:rsidRDefault="00CF0003" w:rsidP="75A703E1">
            <w:pPr>
              <w:rPr>
                <w:rFonts w:ascii="Times" w:eastAsia="Times" w:hAnsi="Times" w:cs="Times"/>
              </w:rPr>
            </w:pPr>
            <w:proofErr w:type="spellStart"/>
            <w:r>
              <w:rPr>
                <w:rFonts w:ascii="Times" w:eastAsia="Times" w:hAnsi="Times" w:cs="Times"/>
              </w:rPr>
              <w:t>diseaseName</w:t>
            </w:r>
            <w:proofErr w:type="spellEnd"/>
          </w:p>
        </w:tc>
        <w:tc>
          <w:tcPr>
            <w:tcW w:w="1729" w:type="dxa"/>
          </w:tcPr>
          <w:p w14:paraId="2646D55B" w14:textId="539BA9BB" w:rsidR="00035CB5" w:rsidRDefault="00CF0003" w:rsidP="75A703E1">
            <w:pPr>
              <w:rPr>
                <w:rFonts w:ascii="Times" w:eastAsia="Times" w:hAnsi="Times" w:cs="Times"/>
              </w:rPr>
            </w:pPr>
            <w:r>
              <w:rPr>
                <w:rFonts w:ascii="Times" w:eastAsia="Times" w:hAnsi="Times" w:cs="Times"/>
              </w:rPr>
              <w:t>Name of disease</w:t>
            </w:r>
          </w:p>
        </w:tc>
        <w:tc>
          <w:tcPr>
            <w:tcW w:w="1909" w:type="dxa"/>
          </w:tcPr>
          <w:p w14:paraId="0673C27A" w14:textId="3D5CE09C" w:rsidR="00035CB5" w:rsidRDefault="006C2B26" w:rsidP="75A703E1">
            <w:pPr>
              <w:rPr>
                <w:rFonts w:ascii="Times" w:eastAsia="Times" w:hAnsi="Times" w:cs="Times"/>
              </w:rPr>
            </w:pPr>
            <w:r>
              <w:rPr>
                <w:rFonts w:ascii="Times" w:eastAsia="Times" w:hAnsi="Times" w:cs="Times"/>
              </w:rPr>
              <w:t>VARCHAR(255)</w:t>
            </w:r>
          </w:p>
        </w:tc>
        <w:tc>
          <w:tcPr>
            <w:tcW w:w="620" w:type="dxa"/>
          </w:tcPr>
          <w:p w14:paraId="21F88190" w14:textId="6CFC1213" w:rsidR="00035CB5" w:rsidRDefault="000C227A" w:rsidP="75A703E1">
            <w:pPr>
              <w:rPr>
                <w:rFonts w:ascii="Times" w:eastAsia="Times" w:hAnsi="Times" w:cs="Times"/>
              </w:rPr>
            </w:pPr>
            <w:r>
              <w:rPr>
                <w:rFonts w:ascii="Times" w:eastAsia="Times" w:hAnsi="Times" w:cs="Times"/>
              </w:rPr>
              <w:t>No</w:t>
            </w:r>
          </w:p>
        </w:tc>
      </w:tr>
      <w:tr w:rsidR="007F5E02" w14:paraId="02493EBA" w14:textId="77777777" w:rsidTr="00550C01">
        <w:trPr>
          <w:trHeight w:val="57"/>
        </w:trPr>
        <w:tc>
          <w:tcPr>
            <w:tcW w:w="2397" w:type="dxa"/>
            <w:vMerge w:val="restart"/>
          </w:tcPr>
          <w:p w14:paraId="60FD2402" w14:textId="0FFAC86B" w:rsidR="00A6309C" w:rsidRPr="00F65BA3" w:rsidRDefault="00BC36DC" w:rsidP="00F65BA3">
            <w:pPr>
              <w:rPr>
                <w:rFonts w:ascii="Times" w:hAnsi="Times" w:cs="Times"/>
              </w:rPr>
            </w:pPr>
            <w:proofErr w:type="spellStart"/>
            <w:r>
              <w:rPr>
                <w:rFonts w:ascii="Times" w:hAnsi="Times" w:cs="Times"/>
              </w:rPr>
              <w:t>t</w:t>
            </w:r>
            <w:r w:rsidR="00A6309C">
              <w:rPr>
                <w:rFonts w:ascii="Times" w:hAnsi="Times" w:cs="Times"/>
              </w:rPr>
              <w:t>bl_medical_disease</w:t>
            </w:r>
            <w:proofErr w:type="spellEnd"/>
          </w:p>
        </w:tc>
        <w:tc>
          <w:tcPr>
            <w:tcW w:w="2272" w:type="dxa"/>
          </w:tcPr>
          <w:p w14:paraId="6A5B57EF" w14:textId="6BBB43A2" w:rsidR="00A6309C" w:rsidRDefault="00CF548F" w:rsidP="75A703E1">
            <w:pPr>
              <w:rPr>
                <w:rFonts w:ascii="Times" w:eastAsia="Times" w:hAnsi="Times" w:cs="Times"/>
              </w:rPr>
            </w:pPr>
            <w:proofErr w:type="spellStart"/>
            <w:r>
              <w:rPr>
                <w:rFonts w:ascii="Times" w:eastAsia="Times" w:hAnsi="Times" w:cs="Times"/>
              </w:rPr>
              <w:t>diseaseID</w:t>
            </w:r>
            <w:proofErr w:type="spellEnd"/>
            <w:r w:rsidR="00DD650B">
              <w:rPr>
                <w:rFonts w:ascii="Times" w:eastAsia="Times" w:hAnsi="Times" w:cs="Times"/>
              </w:rPr>
              <w:t>{PK}</w:t>
            </w:r>
            <w:r w:rsidR="003F7904">
              <w:rPr>
                <w:rFonts w:ascii="Times" w:eastAsia="Times" w:hAnsi="Times" w:cs="Times"/>
              </w:rPr>
              <w:t xml:space="preserve"> </w:t>
            </w:r>
            <w:r>
              <w:rPr>
                <w:rFonts w:ascii="Times" w:eastAsia="Times" w:hAnsi="Times" w:cs="Times"/>
              </w:rPr>
              <w:t>{</w:t>
            </w:r>
            <w:r w:rsidR="000A441F">
              <w:rPr>
                <w:rFonts w:ascii="Times" w:eastAsia="Times" w:hAnsi="Times" w:cs="Times"/>
              </w:rPr>
              <w:t>FK}</w:t>
            </w:r>
          </w:p>
        </w:tc>
        <w:tc>
          <w:tcPr>
            <w:tcW w:w="1729" w:type="dxa"/>
          </w:tcPr>
          <w:p w14:paraId="4D496BA7" w14:textId="2BD95719" w:rsidR="00A6309C" w:rsidRDefault="00DD650B" w:rsidP="75A703E1">
            <w:pPr>
              <w:rPr>
                <w:rFonts w:ascii="Times" w:eastAsia="Times" w:hAnsi="Times" w:cs="Times"/>
              </w:rPr>
            </w:pPr>
            <w:r w:rsidRPr="75A703E1">
              <w:rPr>
                <w:rFonts w:ascii="Times" w:eastAsia="Times" w:hAnsi="Times" w:cs="Times"/>
                <w:sz w:val="24"/>
                <w:szCs w:val="24"/>
              </w:rPr>
              <w:t xml:space="preserve">Unique identifier of </w:t>
            </w:r>
            <w:proofErr w:type="spellStart"/>
            <w:r>
              <w:rPr>
                <w:rFonts w:ascii="Times" w:eastAsia="Times" w:hAnsi="Times" w:cs="Times"/>
                <w:sz w:val="24"/>
                <w:szCs w:val="24"/>
              </w:rPr>
              <w:t>disease</w:t>
            </w:r>
            <w:r w:rsidR="00BC36DC">
              <w:rPr>
                <w:rFonts w:ascii="Times" w:eastAsia="Times" w:hAnsi="Times" w:cs="Times"/>
                <w:sz w:val="24"/>
                <w:szCs w:val="24"/>
              </w:rPr>
              <w:t>ID</w:t>
            </w:r>
            <w:proofErr w:type="spellEnd"/>
            <w:r w:rsidR="001760B9">
              <w:rPr>
                <w:rFonts w:ascii="Times" w:eastAsia="Times" w:hAnsi="Times" w:cs="Times"/>
                <w:sz w:val="24"/>
                <w:szCs w:val="24"/>
              </w:rPr>
              <w:t>.</w:t>
            </w:r>
          </w:p>
        </w:tc>
        <w:tc>
          <w:tcPr>
            <w:tcW w:w="1909" w:type="dxa"/>
          </w:tcPr>
          <w:p w14:paraId="14B3BADD" w14:textId="410E81D9" w:rsidR="00A6309C" w:rsidRDefault="00BC36DC" w:rsidP="75A703E1">
            <w:pPr>
              <w:rPr>
                <w:rFonts w:ascii="Times" w:eastAsia="Times" w:hAnsi="Times" w:cs="Times"/>
              </w:rPr>
            </w:pPr>
            <w:r>
              <w:rPr>
                <w:rFonts w:ascii="Times" w:eastAsia="Times" w:hAnsi="Times" w:cs="Times"/>
              </w:rPr>
              <w:t>BIGINT(1)</w:t>
            </w:r>
          </w:p>
        </w:tc>
        <w:tc>
          <w:tcPr>
            <w:tcW w:w="620" w:type="dxa"/>
          </w:tcPr>
          <w:p w14:paraId="4E1477EB" w14:textId="1746AC9B" w:rsidR="00A6309C" w:rsidRDefault="00BC36DC" w:rsidP="75A703E1">
            <w:pPr>
              <w:rPr>
                <w:rFonts w:ascii="Times" w:eastAsia="Times" w:hAnsi="Times" w:cs="Times"/>
              </w:rPr>
            </w:pPr>
            <w:r>
              <w:rPr>
                <w:rFonts w:ascii="Times" w:eastAsia="Times" w:hAnsi="Times" w:cs="Times"/>
              </w:rPr>
              <w:t>No</w:t>
            </w:r>
          </w:p>
        </w:tc>
      </w:tr>
      <w:tr w:rsidR="007F5E02" w14:paraId="2072EFED" w14:textId="77777777" w:rsidTr="00550C01">
        <w:trPr>
          <w:trHeight w:val="57"/>
        </w:trPr>
        <w:tc>
          <w:tcPr>
            <w:tcW w:w="2397" w:type="dxa"/>
            <w:vMerge/>
          </w:tcPr>
          <w:p w14:paraId="7CE26BF6" w14:textId="77777777" w:rsidR="00A6309C" w:rsidRPr="00F65BA3" w:rsidRDefault="00A6309C" w:rsidP="00F65BA3">
            <w:pPr>
              <w:rPr>
                <w:rFonts w:ascii="Times" w:hAnsi="Times" w:cs="Times"/>
              </w:rPr>
            </w:pPr>
          </w:p>
        </w:tc>
        <w:tc>
          <w:tcPr>
            <w:tcW w:w="2272" w:type="dxa"/>
          </w:tcPr>
          <w:p w14:paraId="1554C7F6" w14:textId="118EC6D0" w:rsidR="00A6309C" w:rsidRDefault="000A441F" w:rsidP="75A703E1">
            <w:pPr>
              <w:rPr>
                <w:rFonts w:ascii="Times" w:eastAsia="Times" w:hAnsi="Times" w:cs="Times"/>
              </w:rPr>
            </w:pPr>
            <w:proofErr w:type="spellStart"/>
            <w:r>
              <w:rPr>
                <w:rFonts w:ascii="Times" w:eastAsia="Times" w:hAnsi="Times" w:cs="Times"/>
              </w:rPr>
              <w:t>appointmentID</w:t>
            </w:r>
            <w:proofErr w:type="spellEnd"/>
            <w:r w:rsidR="00DD650B">
              <w:rPr>
                <w:rFonts w:ascii="Times" w:eastAsia="Times" w:hAnsi="Times" w:cs="Times"/>
              </w:rPr>
              <w:t>{PK}</w:t>
            </w:r>
            <w:r w:rsidR="003F7904">
              <w:rPr>
                <w:rFonts w:ascii="Times" w:eastAsia="Times" w:hAnsi="Times" w:cs="Times"/>
              </w:rPr>
              <w:t xml:space="preserve"> </w:t>
            </w:r>
            <w:r>
              <w:rPr>
                <w:rFonts w:ascii="Times" w:eastAsia="Times" w:hAnsi="Times" w:cs="Times"/>
              </w:rPr>
              <w:t>{FK}</w:t>
            </w:r>
          </w:p>
        </w:tc>
        <w:tc>
          <w:tcPr>
            <w:tcW w:w="1729" w:type="dxa"/>
          </w:tcPr>
          <w:p w14:paraId="7087EB20" w14:textId="775CB3A4" w:rsidR="00A6309C" w:rsidRDefault="00DD650B" w:rsidP="75A703E1">
            <w:pPr>
              <w:rPr>
                <w:rFonts w:ascii="Times" w:eastAsia="Times" w:hAnsi="Times" w:cs="Times"/>
              </w:rPr>
            </w:pPr>
            <w:r w:rsidRPr="75A703E1">
              <w:rPr>
                <w:rFonts w:ascii="Times" w:eastAsia="Times" w:hAnsi="Times" w:cs="Times"/>
                <w:sz w:val="24"/>
                <w:szCs w:val="24"/>
              </w:rPr>
              <w:t xml:space="preserve">Unique identifier of </w:t>
            </w:r>
            <w:proofErr w:type="spellStart"/>
            <w:r w:rsidR="00BC36DC">
              <w:rPr>
                <w:rFonts w:ascii="Times" w:eastAsia="Times" w:hAnsi="Times" w:cs="Times"/>
                <w:sz w:val="24"/>
                <w:szCs w:val="24"/>
              </w:rPr>
              <w:t>appointmentID</w:t>
            </w:r>
            <w:proofErr w:type="spellEnd"/>
            <w:r w:rsidR="001760B9">
              <w:rPr>
                <w:rFonts w:ascii="Times" w:eastAsia="Times" w:hAnsi="Times" w:cs="Times"/>
                <w:sz w:val="24"/>
                <w:szCs w:val="24"/>
              </w:rPr>
              <w:t>.</w:t>
            </w:r>
          </w:p>
        </w:tc>
        <w:tc>
          <w:tcPr>
            <w:tcW w:w="1909" w:type="dxa"/>
          </w:tcPr>
          <w:p w14:paraId="295424C3" w14:textId="7105FB51" w:rsidR="00A6309C" w:rsidRDefault="00BC36DC" w:rsidP="75A703E1">
            <w:pPr>
              <w:rPr>
                <w:rFonts w:ascii="Times" w:eastAsia="Times" w:hAnsi="Times" w:cs="Times"/>
              </w:rPr>
            </w:pPr>
            <w:r>
              <w:rPr>
                <w:rFonts w:ascii="Times" w:eastAsia="Times" w:hAnsi="Times" w:cs="Times"/>
              </w:rPr>
              <w:t>BIGINT(1)</w:t>
            </w:r>
          </w:p>
        </w:tc>
        <w:tc>
          <w:tcPr>
            <w:tcW w:w="620" w:type="dxa"/>
          </w:tcPr>
          <w:p w14:paraId="1C130351" w14:textId="15DBDECE" w:rsidR="00A6309C" w:rsidRDefault="00BC36DC" w:rsidP="75A703E1">
            <w:pPr>
              <w:rPr>
                <w:rFonts w:ascii="Times" w:eastAsia="Times" w:hAnsi="Times" w:cs="Times"/>
              </w:rPr>
            </w:pPr>
            <w:r>
              <w:rPr>
                <w:rFonts w:ascii="Times" w:eastAsia="Times" w:hAnsi="Times" w:cs="Times"/>
              </w:rPr>
              <w:t>No</w:t>
            </w:r>
          </w:p>
        </w:tc>
      </w:tr>
      <w:tr w:rsidR="005505D6" w14:paraId="7EB279FB" w14:textId="77777777" w:rsidTr="00550C01">
        <w:trPr>
          <w:trHeight w:val="57"/>
        </w:trPr>
        <w:tc>
          <w:tcPr>
            <w:tcW w:w="2397" w:type="dxa"/>
            <w:vMerge w:val="restart"/>
          </w:tcPr>
          <w:p w14:paraId="4F72F18F" w14:textId="6AB3A47C" w:rsidR="005505D6" w:rsidRPr="00F65BA3" w:rsidRDefault="001B5896" w:rsidP="00F65BA3">
            <w:pPr>
              <w:rPr>
                <w:rFonts w:ascii="Times" w:hAnsi="Times" w:cs="Times"/>
              </w:rPr>
            </w:pPr>
            <w:proofErr w:type="spellStart"/>
            <w:r>
              <w:rPr>
                <w:rFonts w:ascii="Times" w:hAnsi="Times" w:cs="Times"/>
              </w:rPr>
              <w:t>t</w:t>
            </w:r>
            <w:r w:rsidR="00E04727">
              <w:rPr>
                <w:rFonts w:ascii="Times" w:hAnsi="Times" w:cs="Times"/>
              </w:rPr>
              <w:t>bl_medical_medicin</w:t>
            </w:r>
            <w:r w:rsidR="00550C01">
              <w:rPr>
                <w:rFonts w:ascii="Times" w:hAnsi="Times" w:cs="Times"/>
              </w:rPr>
              <w:t>e</w:t>
            </w:r>
            <w:r w:rsidR="001F341E">
              <w:rPr>
                <w:rFonts w:ascii="Times" w:hAnsi="Times" w:cs="Times"/>
              </w:rPr>
              <w:t>s</w:t>
            </w:r>
            <w:proofErr w:type="spellEnd"/>
          </w:p>
        </w:tc>
        <w:tc>
          <w:tcPr>
            <w:tcW w:w="2272" w:type="dxa"/>
          </w:tcPr>
          <w:p w14:paraId="07A9CE93" w14:textId="4CB9DE37" w:rsidR="005505D6" w:rsidRDefault="0057401B" w:rsidP="75A703E1">
            <w:pPr>
              <w:rPr>
                <w:rFonts w:ascii="Times" w:eastAsia="Times" w:hAnsi="Times" w:cs="Times"/>
              </w:rPr>
            </w:pPr>
            <w:proofErr w:type="spellStart"/>
            <w:r>
              <w:rPr>
                <w:rFonts w:ascii="Times" w:eastAsia="Times" w:hAnsi="Times" w:cs="Times"/>
              </w:rPr>
              <w:t>appointmentID</w:t>
            </w:r>
            <w:proofErr w:type="spellEnd"/>
            <w:r>
              <w:rPr>
                <w:rFonts w:ascii="Times" w:eastAsia="Times" w:hAnsi="Times" w:cs="Times"/>
              </w:rPr>
              <w:t>{PK}</w:t>
            </w:r>
            <w:r w:rsidR="003F7904">
              <w:rPr>
                <w:rFonts w:ascii="Times" w:eastAsia="Times" w:hAnsi="Times" w:cs="Times"/>
              </w:rPr>
              <w:t xml:space="preserve"> </w:t>
            </w:r>
            <w:r>
              <w:rPr>
                <w:rFonts w:ascii="Times" w:eastAsia="Times" w:hAnsi="Times" w:cs="Times"/>
              </w:rPr>
              <w:t>{FK}</w:t>
            </w:r>
          </w:p>
        </w:tc>
        <w:tc>
          <w:tcPr>
            <w:tcW w:w="1729" w:type="dxa"/>
          </w:tcPr>
          <w:p w14:paraId="186685CB" w14:textId="0BB79726" w:rsidR="005505D6" w:rsidRPr="75A703E1" w:rsidRDefault="004E2E96" w:rsidP="75A703E1">
            <w:pPr>
              <w:rPr>
                <w:rFonts w:ascii="Times" w:eastAsia="Times" w:hAnsi="Times" w:cs="Times"/>
              </w:rPr>
            </w:pPr>
            <w:r w:rsidRPr="75A703E1">
              <w:rPr>
                <w:rFonts w:ascii="Times" w:eastAsia="Times" w:hAnsi="Times" w:cs="Times"/>
                <w:sz w:val="24"/>
                <w:szCs w:val="24"/>
              </w:rPr>
              <w:t xml:space="preserve">Unique identifier of </w:t>
            </w:r>
            <w:proofErr w:type="spellStart"/>
            <w:r>
              <w:rPr>
                <w:rFonts w:ascii="Times" w:eastAsia="Times" w:hAnsi="Times" w:cs="Times"/>
                <w:sz w:val="24"/>
                <w:szCs w:val="24"/>
              </w:rPr>
              <w:t>appointmentID</w:t>
            </w:r>
            <w:proofErr w:type="spellEnd"/>
            <w:r w:rsidR="001760B9">
              <w:rPr>
                <w:rFonts w:ascii="Times" w:eastAsia="Times" w:hAnsi="Times" w:cs="Times"/>
                <w:sz w:val="24"/>
                <w:szCs w:val="24"/>
              </w:rPr>
              <w:t>.</w:t>
            </w:r>
          </w:p>
        </w:tc>
        <w:tc>
          <w:tcPr>
            <w:tcW w:w="1909" w:type="dxa"/>
          </w:tcPr>
          <w:p w14:paraId="30276C8D" w14:textId="233147FD" w:rsidR="005505D6" w:rsidRDefault="00FA715B" w:rsidP="75A703E1">
            <w:pPr>
              <w:rPr>
                <w:rFonts w:ascii="Times" w:eastAsia="Times" w:hAnsi="Times" w:cs="Times"/>
              </w:rPr>
            </w:pPr>
            <w:r>
              <w:rPr>
                <w:rFonts w:ascii="Times" w:eastAsia="Times" w:hAnsi="Times" w:cs="Times"/>
              </w:rPr>
              <w:t>BIGINT(1)</w:t>
            </w:r>
          </w:p>
        </w:tc>
        <w:tc>
          <w:tcPr>
            <w:tcW w:w="620" w:type="dxa"/>
          </w:tcPr>
          <w:p w14:paraId="737C32B7" w14:textId="0BF0FDBF" w:rsidR="005505D6" w:rsidRDefault="00FA715B" w:rsidP="75A703E1">
            <w:pPr>
              <w:rPr>
                <w:rFonts w:ascii="Times" w:eastAsia="Times" w:hAnsi="Times" w:cs="Times"/>
              </w:rPr>
            </w:pPr>
            <w:r>
              <w:rPr>
                <w:rFonts w:ascii="Times" w:eastAsia="Times" w:hAnsi="Times" w:cs="Times"/>
              </w:rPr>
              <w:t>No</w:t>
            </w:r>
          </w:p>
        </w:tc>
      </w:tr>
      <w:tr w:rsidR="005505D6" w14:paraId="6691E2BC" w14:textId="77777777" w:rsidTr="00550C01">
        <w:trPr>
          <w:trHeight w:val="57"/>
        </w:trPr>
        <w:tc>
          <w:tcPr>
            <w:tcW w:w="2397" w:type="dxa"/>
            <w:vMerge/>
          </w:tcPr>
          <w:p w14:paraId="4BD42FA6" w14:textId="77777777" w:rsidR="005505D6" w:rsidRPr="00F65BA3" w:rsidRDefault="005505D6" w:rsidP="00F65BA3">
            <w:pPr>
              <w:rPr>
                <w:rFonts w:ascii="Times" w:hAnsi="Times" w:cs="Times"/>
              </w:rPr>
            </w:pPr>
          </w:p>
        </w:tc>
        <w:tc>
          <w:tcPr>
            <w:tcW w:w="2272" w:type="dxa"/>
          </w:tcPr>
          <w:p w14:paraId="2634E067" w14:textId="2D6DE371" w:rsidR="005505D6" w:rsidRDefault="0057401B" w:rsidP="75A703E1">
            <w:pPr>
              <w:rPr>
                <w:rFonts w:ascii="Times" w:eastAsia="Times" w:hAnsi="Times" w:cs="Times"/>
              </w:rPr>
            </w:pPr>
            <w:proofErr w:type="spellStart"/>
            <w:r>
              <w:rPr>
                <w:rFonts w:ascii="Times" w:eastAsia="Times" w:hAnsi="Times" w:cs="Times"/>
              </w:rPr>
              <w:t>medicineID</w:t>
            </w:r>
            <w:proofErr w:type="spellEnd"/>
            <w:r>
              <w:rPr>
                <w:rFonts w:ascii="Times" w:eastAsia="Times" w:hAnsi="Times" w:cs="Times"/>
              </w:rPr>
              <w:t>{PK}</w:t>
            </w:r>
            <w:r w:rsidR="003F7904">
              <w:rPr>
                <w:rFonts w:ascii="Times" w:eastAsia="Times" w:hAnsi="Times" w:cs="Times"/>
              </w:rPr>
              <w:t xml:space="preserve"> </w:t>
            </w:r>
            <w:r>
              <w:rPr>
                <w:rFonts w:ascii="Times" w:eastAsia="Times" w:hAnsi="Times" w:cs="Times"/>
              </w:rPr>
              <w:t>{FK}</w:t>
            </w:r>
          </w:p>
        </w:tc>
        <w:tc>
          <w:tcPr>
            <w:tcW w:w="1729" w:type="dxa"/>
          </w:tcPr>
          <w:p w14:paraId="559194E0" w14:textId="672FC942" w:rsidR="005505D6" w:rsidRPr="75A703E1" w:rsidRDefault="004E2E96" w:rsidP="75A703E1">
            <w:pPr>
              <w:rPr>
                <w:rFonts w:ascii="Times" w:eastAsia="Times" w:hAnsi="Times" w:cs="Times"/>
              </w:rPr>
            </w:pPr>
            <w:r w:rsidRPr="75A703E1">
              <w:rPr>
                <w:rFonts w:ascii="Times" w:eastAsia="Times" w:hAnsi="Times" w:cs="Times"/>
                <w:sz w:val="24"/>
                <w:szCs w:val="24"/>
              </w:rPr>
              <w:t xml:space="preserve">Unique identifier of </w:t>
            </w:r>
            <w:proofErr w:type="spellStart"/>
            <w:r>
              <w:rPr>
                <w:rFonts w:ascii="Times" w:eastAsia="Times" w:hAnsi="Times" w:cs="Times"/>
                <w:sz w:val="24"/>
                <w:szCs w:val="24"/>
              </w:rPr>
              <w:t>medicineID</w:t>
            </w:r>
            <w:proofErr w:type="spellEnd"/>
            <w:r w:rsidR="001760B9">
              <w:rPr>
                <w:rFonts w:ascii="Times" w:eastAsia="Times" w:hAnsi="Times" w:cs="Times"/>
                <w:sz w:val="24"/>
                <w:szCs w:val="24"/>
              </w:rPr>
              <w:t>.</w:t>
            </w:r>
          </w:p>
        </w:tc>
        <w:tc>
          <w:tcPr>
            <w:tcW w:w="1909" w:type="dxa"/>
          </w:tcPr>
          <w:p w14:paraId="4D093DD3" w14:textId="0B30E539" w:rsidR="005505D6" w:rsidRDefault="00FA715B" w:rsidP="75A703E1">
            <w:pPr>
              <w:rPr>
                <w:rFonts w:ascii="Times" w:eastAsia="Times" w:hAnsi="Times" w:cs="Times"/>
              </w:rPr>
            </w:pPr>
            <w:r>
              <w:rPr>
                <w:rFonts w:ascii="Times" w:eastAsia="Times" w:hAnsi="Times" w:cs="Times"/>
              </w:rPr>
              <w:t>BIGINT(1)</w:t>
            </w:r>
          </w:p>
        </w:tc>
        <w:tc>
          <w:tcPr>
            <w:tcW w:w="620" w:type="dxa"/>
          </w:tcPr>
          <w:p w14:paraId="7695A96E" w14:textId="2742D725" w:rsidR="005505D6" w:rsidRDefault="00FA715B" w:rsidP="75A703E1">
            <w:pPr>
              <w:rPr>
                <w:rFonts w:ascii="Times" w:eastAsia="Times" w:hAnsi="Times" w:cs="Times"/>
              </w:rPr>
            </w:pPr>
            <w:r>
              <w:rPr>
                <w:rFonts w:ascii="Times" w:eastAsia="Times" w:hAnsi="Times" w:cs="Times"/>
              </w:rPr>
              <w:t>No</w:t>
            </w:r>
          </w:p>
        </w:tc>
      </w:tr>
      <w:tr w:rsidR="005505D6" w14:paraId="3CA47502" w14:textId="77777777" w:rsidTr="00550C01">
        <w:trPr>
          <w:trHeight w:val="57"/>
        </w:trPr>
        <w:tc>
          <w:tcPr>
            <w:tcW w:w="2397" w:type="dxa"/>
            <w:vMerge/>
          </w:tcPr>
          <w:p w14:paraId="30D0527C" w14:textId="77777777" w:rsidR="005505D6" w:rsidRPr="00F65BA3" w:rsidRDefault="005505D6" w:rsidP="00F65BA3">
            <w:pPr>
              <w:rPr>
                <w:rFonts w:ascii="Times" w:hAnsi="Times" w:cs="Times"/>
              </w:rPr>
            </w:pPr>
          </w:p>
        </w:tc>
        <w:tc>
          <w:tcPr>
            <w:tcW w:w="2272" w:type="dxa"/>
          </w:tcPr>
          <w:p w14:paraId="42F91B70" w14:textId="475E4AFC" w:rsidR="005505D6" w:rsidRDefault="004E2E96" w:rsidP="75A703E1">
            <w:pPr>
              <w:rPr>
                <w:rFonts w:ascii="Times" w:eastAsia="Times" w:hAnsi="Times" w:cs="Times"/>
              </w:rPr>
            </w:pPr>
            <w:r>
              <w:rPr>
                <w:rFonts w:ascii="Times" w:eastAsia="Times" w:hAnsi="Times" w:cs="Times"/>
              </w:rPr>
              <w:t>quantity</w:t>
            </w:r>
          </w:p>
        </w:tc>
        <w:tc>
          <w:tcPr>
            <w:tcW w:w="1729" w:type="dxa"/>
          </w:tcPr>
          <w:p w14:paraId="699E80F6" w14:textId="63A61EE1" w:rsidR="005505D6" w:rsidRPr="75A703E1" w:rsidRDefault="001760B9" w:rsidP="75A703E1">
            <w:pPr>
              <w:rPr>
                <w:rFonts w:ascii="Times" w:eastAsia="Times" w:hAnsi="Times" w:cs="Times"/>
              </w:rPr>
            </w:pPr>
            <w:r>
              <w:rPr>
                <w:rFonts w:ascii="Times" w:eastAsia="Times" w:hAnsi="Times" w:cs="Times"/>
              </w:rPr>
              <w:t>Quantity of medicine in a record.</w:t>
            </w:r>
          </w:p>
        </w:tc>
        <w:tc>
          <w:tcPr>
            <w:tcW w:w="1909" w:type="dxa"/>
          </w:tcPr>
          <w:p w14:paraId="00C63F14" w14:textId="1536A4EC" w:rsidR="005505D6" w:rsidRDefault="00FA715B" w:rsidP="75A703E1">
            <w:pPr>
              <w:rPr>
                <w:rFonts w:ascii="Times" w:eastAsia="Times" w:hAnsi="Times" w:cs="Times"/>
              </w:rPr>
            </w:pPr>
            <w:r>
              <w:rPr>
                <w:rFonts w:ascii="Times" w:eastAsia="Times" w:hAnsi="Times" w:cs="Times"/>
              </w:rPr>
              <w:t>INT(11)</w:t>
            </w:r>
          </w:p>
        </w:tc>
        <w:tc>
          <w:tcPr>
            <w:tcW w:w="620" w:type="dxa"/>
          </w:tcPr>
          <w:p w14:paraId="506E9059" w14:textId="3BAA7900" w:rsidR="005505D6" w:rsidRDefault="00FA715B" w:rsidP="75A703E1">
            <w:pPr>
              <w:rPr>
                <w:rFonts w:ascii="Times" w:eastAsia="Times" w:hAnsi="Times" w:cs="Times"/>
              </w:rPr>
            </w:pPr>
            <w:r>
              <w:rPr>
                <w:rFonts w:ascii="Times" w:eastAsia="Times" w:hAnsi="Times" w:cs="Times"/>
              </w:rPr>
              <w:t>No</w:t>
            </w:r>
          </w:p>
        </w:tc>
      </w:tr>
      <w:tr w:rsidR="005505D6" w14:paraId="08ED7238" w14:textId="77777777" w:rsidTr="00550C01">
        <w:trPr>
          <w:trHeight w:val="57"/>
        </w:trPr>
        <w:tc>
          <w:tcPr>
            <w:tcW w:w="2397" w:type="dxa"/>
            <w:vMerge/>
          </w:tcPr>
          <w:p w14:paraId="0C29A865" w14:textId="77777777" w:rsidR="005505D6" w:rsidRPr="00F65BA3" w:rsidRDefault="005505D6" w:rsidP="00F65BA3">
            <w:pPr>
              <w:rPr>
                <w:rFonts w:ascii="Times" w:hAnsi="Times" w:cs="Times"/>
              </w:rPr>
            </w:pPr>
          </w:p>
        </w:tc>
        <w:tc>
          <w:tcPr>
            <w:tcW w:w="2272" w:type="dxa"/>
          </w:tcPr>
          <w:p w14:paraId="352DD5ED" w14:textId="4B3466CD" w:rsidR="005505D6" w:rsidRDefault="004E2E96" w:rsidP="75A703E1">
            <w:pPr>
              <w:rPr>
                <w:rFonts w:ascii="Times" w:eastAsia="Times" w:hAnsi="Times" w:cs="Times"/>
              </w:rPr>
            </w:pPr>
            <w:r>
              <w:rPr>
                <w:rFonts w:ascii="Times" w:eastAsia="Times" w:hAnsi="Times" w:cs="Times"/>
              </w:rPr>
              <w:t>description</w:t>
            </w:r>
          </w:p>
        </w:tc>
        <w:tc>
          <w:tcPr>
            <w:tcW w:w="1729" w:type="dxa"/>
          </w:tcPr>
          <w:p w14:paraId="3A74B785" w14:textId="1E8B53F2" w:rsidR="005505D6" w:rsidRPr="75A703E1" w:rsidRDefault="00E13DEC" w:rsidP="75A703E1">
            <w:pPr>
              <w:rPr>
                <w:rFonts w:ascii="Times" w:eastAsia="Times" w:hAnsi="Times" w:cs="Times"/>
              </w:rPr>
            </w:pPr>
            <w:r>
              <w:rPr>
                <w:rFonts w:ascii="Times" w:eastAsia="Times" w:hAnsi="Times" w:cs="Times"/>
              </w:rPr>
              <w:t>Description</w:t>
            </w:r>
            <w:r w:rsidR="00763E5F">
              <w:rPr>
                <w:rFonts w:ascii="Times" w:eastAsia="Times" w:hAnsi="Times" w:cs="Times"/>
              </w:rPr>
              <w:t xml:space="preserve"> of each</w:t>
            </w:r>
            <w:r w:rsidR="00FA715B">
              <w:rPr>
                <w:rFonts w:ascii="Times" w:eastAsia="Times" w:hAnsi="Times" w:cs="Times"/>
              </w:rPr>
              <w:t xml:space="preserve"> medicine.</w:t>
            </w:r>
          </w:p>
        </w:tc>
        <w:tc>
          <w:tcPr>
            <w:tcW w:w="1909" w:type="dxa"/>
          </w:tcPr>
          <w:p w14:paraId="2AB13BAA" w14:textId="6B7FF8C9" w:rsidR="005505D6" w:rsidRDefault="00FA715B" w:rsidP="75A703E1">
            <w:pPr>
              <w:rPr>
                <w:rFonts w:ascii="Times" w:eastAsia="Times" w:hAnsi="Times" w:cs="Times"/>
              </w:rPr>
            </w:pPr>
            <w:r>
              <w:rPr>
                <w:rFonts w:ascii="Times" w:eastAsia="Times" w:hAnsi="Times" w:cs="Times"/>
              </w:rPr>
              <w:t>VARCHAR(1000)</w:t>
            </w:r>
          </w:p>
        </w:tc>
        <w:tc>
          <w:tcPr>
            <w:tcW w:w="620" w:type="dxa"/>
          </w:tcPr>
          <w:p w14:paraId="6C4AB422" w14:textId="0C5A0EFA" w:rsidR="005505D6" w:rsidRDefault="00200C35" w:rsidP="75A703E1">
            <w:pPr>
              <w:rPr>
                <w:rFonts w:ascii="Times" w:eastAsia="Times" w:hAnsi="Times" w:cs="Times"/>
              </w:rPr>
            </w:pPr>
            <w:r>
              <w:rPr>
                <w:rFonts w:ascii="Times" w:eastAsia="Times" w:hAnsi="Times" w:cs="Times"/>
              </w:rPr>
              <w:t>Yes</w:t>
            </w:r>
          </w:p>
        </w:tc>
      </w:tr>
      <w:tr w:rsidR="001B5896" w14:paraId="465CFAAD" w14:textId="77777777" w:rsidTr="00550C01">
        <w:trPr>
          <w:trHeight w:val="57"/>
        </w:trPr>
        <w:tc>
          <w:tcPr>
            <w:tcW w:w="2397" w:type="dxa"/>
            <w:vMerge w:val="restart"/>
          </w:tcPr>
          <w:p w14:paraId="6F433C2F" w14:textId="2B2D984A" w:rsidR="001B5896" w:rsidRPr="00F65BA3" w:rsidRDefault="001B5896" w:rsidP="00F65BA3">
            <w:pPr>
              <w:rPr>
                <w:rFonts w:ascii="Times" w:hAnsi="Times" w:cs="Times"/>
              </w:rPr>
            </w:pPr>
            <w:proofErr w:type="spellStart"/>
            <w:r>
              <w:rPr>
                <w:rFonts w:ascii="Times" w:hAnsi="Times" w:cs="Times"/>
              </w:rPr>
              <w:t>Tbl_medical_record</w:t>
            </w:r>
            <w:proofErr w:type="spellEnd"/>
          </w:p>
        </w:tc>
        <w:tc>
          <w:tcPr>
            <w:tcW w:w="2272" w:type="dxa"/>
          </w:tcPr>
          <w:p w14:paraId="0168B929" w14:textId="544095A6" w:rsidR="001B5896" w:rsidRDefault="00D25861" w:rsidP="75A703E1">
            <w:pPr>
              <w:rPr>
                <w:rFonts w:ascii="Times" w:eastAsia="Times" w:hAnsi="Times" w:cs="Times"/>
              </w:rPr>
            </w:pPr>
            <w:proofErr w:type="spellStart"/>
            <w:r>
              <w:rPr>
                <w:rFonts w:ascii="Times" w:eastAsia="Times" w:hAnsi="Times" w:cs="Times"/>
              </w:rPr>
              <w:t>appointmentID</w:t>
            </w:r>
            <w:proofErr w:type="spellEnd"/>
            <w:r>
              <w:rPr>
                <w:rFonts w:ascii="Times" w:eastAsia="Times" w:hAnsi="Times" w:cs="Times"/>
              </w:rPr>
              <w:t>{</w:t>
            </w:r>
            <w:r w:rsidR="003F7904">
              <w:rPr>
                <w:rFonts w:ascii="Times" w:eastAsia="Times" w:hAnsi="Times" w:cs="Times"/>
              </w:rPr>
              <w:t>PK} {FK}</w:t>
            </w:r>
          </w:p>
        </w:tc>
        <w:tc>
          <w:tcPr>
            <w:tcW w:w="1729" w:type="dxa"/>
          </w:tcPr>
          <w:p w14:paraId="29940488" w14:textId="537AFC1C" w:rsidR="001B5896" w:rsidRDefault="00D25861" w:rsidP="75A703E1">
            <w:pPr>
              <w:rPr>
                <w:rFonts w:ascii="Times" w:eastAsia="Times" w:hAnsi="Times" w:cs="Times"/>
              </w:rPr>
            </w:pPr>
            <w:r w:rsidRPr="75A703E1">
              <w:rPr>
                <w:rFonts w:ascii="Times" w:eastAsia="Times" w:hAnsi="Times" w:cs="Times"/>
                <w:sz w:val="24"/>
                <w:szCs w:val="24"/>
              </w:rPr>
              <w:t xml:space="preserve">Unique identifier of </w:t>
            </w:r>
            <w:r>
              <w:rPr>
                <w:rFonts w:ascii="Times" w:eastAsia="Times" w:hAnsi="Times" w:cs="Times"/>
                <w:sz w:val="24"/>
                <w:szCs w:val="24"/>
              </w:rPr>
              <w:t>appointment</w:t>
            </w:r>
            <w:r w:rsidR="003F7904">
              <w:rPr>
                <w:rFonts w:ascii="Times" w:eastAsia="Times" w:hAnsi="Times" w:cs="Times"/>
                <w:sz w:val="24"/>
                <w:szCs w:val="24"/>
              </w:rPr>
              <w:t>.</w:t>
            </w:r>
          </w:p>
        </w:tc>
        <w:tc>
          <w:tcPr>
            <w:tcW w:w="1909" w:type="dxa"/>
          </w:tcPr>
          <w:p w14:paraId="2E7E9672" w14:textId="6535D6C6" w:rsidR="001B5896" w:rsidRDefault="003F7904" w:rsidP="75A703E1">
            <w:pPr>
              <w:rPr>
                <w:rFonts w:ascii="Times" w:eastAsia="Times" w:hAnsi="Times" w:cs="Times"/>
              </w:rPr>
            </w:pPr>
            <w:r>
              <w:rPr>
                <w:rFonts w:ascii="Times" w:eastAsia="Times" w:hAnsi="Times" w:cs="Times"/>
              </w:rPr>
              <w:t>BIGINT(1)</w:t>
            </w:r>
          </w:p>
        </w:tc>
        <w:tc>
          <w:tcPr>
            <w:tcW w:w="620" w:type="dxa"/>
          </w:tcPr>
          <w:p w14:paraId="495E6BDE" w14:textId="03E3956E" w:rsidR="001B5896" w:rsidRDefault="00EE1AEA" w:rsidP="75A703E1">
            <w:pPr>
              <w:rPr>
                <w:rFonts w:ascii="Times" w:eastAsia="Times" w:hAnsi="Times" w:cs="Times"/>
              </w:rPr>
            </w:pPr>
            <w:r>
              <w:rPr>
                <w:rFonts w:ascii="Times" w:eastAsia="Times" w:hAnsi="Times" w:cs="Times"/>
              </w:rPr>
              <w:t>No</w:t>
            </w:r>
          </w:p>
        </w:tc>
      </w:tr>
      <w:tr w:rsidR="001B5896" w14:paraId="7B1C5D50" w14:textId="77777777" w:rsidTr="00550C01">
        <w:trPr>
          <w:trHeight w:val="57"/>
        </w:trPr>
        <w:tc>
          <w:tcPr>
            <w:tcW w:w="2397" w:type="dxa"/>
            <w:vMerge/>
          </w:tcPr>
          <w:p w14:paraId="3E5D6269" w14:textId="77777777" w:rsidR="001B5896" w:rsidRPr="00F65BA3" w:rsidRDefault="001B5896" w:rsidP="00F65BA3">
            <w:pPr>
              <w:rPr>
                <w:rFonts w:ascii="Times" w:hAnsi="Times" w:cs="Times"/>
              </w:rPr>
            </w:pPr>
          </w:p>
        </w:tc>
        <w:tc>
          <w:tcPr>
            <w:tcW w:w="2272" w:type="dxa"/>
          </w:tcPr>
          <w:p w14:paraId="1F952E56" w14:textId="508ADB88" w:rsidR="001B5896" w:rsidRDefault="00636E44" w:rsidP="75A703E1">
            <w:pPr>
              <w:rPr>
                <w:rFonts w:ascii="Times" w:eastAsia="Times" w:hAnsi="Times" w:cs="Times"/>
              </w:rPr>
            </w:pPr>
            <w:r>
              <w:rPr>
                <w:rFonts w:ascii="Times" w:eastAsia="Times" w:hAnsi="Times" w:cs="Times"/>
              </w:rPr>
              <w:t>r</w:t>
            </w:r>
            <w:r w:rsidR="003F7904">
              <w:rPr>
                <w:rFonts w:ascii="Times" w:eastAsia="Times" w:hAnsi="Times" w:cs="Times"/>
              </w:rPr>
              <w:t>eminding</w:t>
            </w:r>
          </w:p>
        </w:tc>
        <w:tc>
          <w:tcPr>
            <w:tcW w:w="1729" w:type="dxa"/>
          </w:tcPr>
          <w:p w14:paraId="391F6B11" w14:textId="0B021497" w:rsidR="001B5896" w:rsidRDefault="00636E44" w:rsidP="75A703E1">
            <w:pPr>
              <w:rPr>
                <w:rFonts w:ascii="Times" w:eastAsia="Times" w:hAnsi="Times" w:cs="Times"/>
              </w:rPr>
            </w:pPr>
            <w:r>
              <w:rPr>
                <w:rFonts w:ascii="Times" w:eastAsia="Times" w:hAnsi="Times" w:cs="Times"/>
              </w:rPr>
              <w:t>Remind of medical record</w:t>
            </w:r>
          </w:p>
        </w:tc>
        <w:tc>
          <w:tcPr>
            <w:tcW w:w="1909" w:type="dxa"/>
          </w:tcPr>
          <w:p w14:paraId="055B2C24" w14:textId="4C9FF258" w:rsidR="001B5896" w:rsidRDefault="00EE1AEA" w:rsidP="75A703E1">
            <w:pPr>
              <w:rPr>
                <w:rFonts w:ascii="Times" w:eastAsia="Times" w:hAnsi="Times" w:cs="Times"/>
              </w:rPr>
            </w:pPr>
            <w:r>
              <w:rPr>
                <w:rFonts w:ascii="Times" w:eastAsia="Times" w:hAnsi="Times" w:cs="Times"/>
              </w:rPr>
              <w:t>VARCHAR(255)</w:t>
            </w:r>
          </w:p>
        </w:tc>
        <w:tc>
          <w:tcPr>
            <w:tcW w:w="620" w:type="dxa"/>
          </w:tcPr>
          <w:p w14:paraId="15B92710" w14:textId="145A9DD3" w:rsidR="001B5896" w:rsidRDefault="00265FCD" w:rsidP="75A703E1">
            <w:pPr>
              <w:rPr>
                <w:rFonts w:ascii="Times" w:eastAsia="Times" w:hAnsi="Times" w:cs="Times"/>
              </w:rPr>
            </w:pPr>
            <w:r>
              <w:rPr>
                <w:rFonts w:ascii="Times" w:eastAsia="Times" w:hAnsi="Times" w:cs="Times"/>
              </w:rPr>
              <w:t>Yes</w:t>
            </w:r>
          </w:p>
        </w:tc>
      </w:tr>
      <w:tr w:rsidR="001B5896" w14:paraId="3FE52817" w14:textId="77777777" w:rsidTr="00550C01">
        <w:trPr>
          <w:trHeight w:val="57"/>
        </w:trPr>
        <w:tc>
          <w:tcPr>
            <w:tcW w:w="2397" w:type="dxa"/>
            <w:vMerge/>
          </w:tcPr>
          <w:p w14:paraId="30968710" w14:textId="77777777" w:rsidR="001B5896" w:rsidRPr="00F65BA3" w:rsidRDefault="001B5896" w:rsidP="00F65BA3">
            <w:pPr>
              <w:rPr>
                <w:rFonts w:ascii="Times" w:hAnsi="Times" w:cs="Times"/>
              </w:rPr>
            </w:pPr>
          </w:p>
        </w:tc>
        <w:tc>
          <w:tcPr>
            <w:tcW w:w="2272" w:type="dxa"/>
          </w:tcPr>
          <w:p w14:paraId="19C839CC" w14:textId="53A066EC" w:rsidR="001B5896" w:rsidRDefault="00636E44" w:rsidP="75A703E1">
            <w:pPr>
              <w:rPr>
                <w:rFonts w:ascii="Times" w:eastAsia="Times" w:hAnsi="Times" w:cs="Times"/>
              </w:rPr>
            </w:pPr>
            <w:r>
              <w:rPr>
                <w:rFonts w:ascii="Times" w:eastAsia="Times" w:hAnsi="Times" w:cs="Times"/>
              </w:rPr>
              <w:t>d</w:t>
            </w:r>
            <w:r w:rsidR="003F7904">
              <w:rPr>
                <w:rFonts w:ascii="Times" w:eastAsia="Times" w:hAnsi="Times" w:cs="Times"/>
              </w:rPr>
              <w:t>escription</w:t>
            </w:r>
          </w:p>
        </w:tc>
        <w:tc>
          <w:tcPr>
            <w:tcW w:w="1729" w:type="dxa"/>
          </w:tcPr>
          <w:p w14:paraId="315DF770" w14:textId="6D6746DD" w:rsidR="001B5896" w:rsidRDefault="00B21C40" w:rsidP="75A703E1">
            <w:pPr>
              <w:rPr>
                <w:rFonts w:ascii="Times" w:eastAsia="Times" w:hAnsi="Times" w:cs="Times"/>
              </w:rPr>
            </w:pPr>
            <w:r>
              <w:rPr>
                <w:rFonts w:ascii="Times" w:eastAsia="Times" w:hAnsi="Times" w:cs="Times"/>
              </w:rPr>
              <w:t>Description of medical record</w:t>
            </w:r>
          </w:p>
        </w:tc>
        <w:tc>
          <w:tcPr>
            <w:tcW w:w="1909" w:type="dxa"/>
          </w:tcPr>
          <w:p w14:paraId="7CEA6398" w14:textId="5CB1EEF6" w:rsidR="001B5896" w:rsidRDefault="00EE1AEA" w:rsidP="75A703E1">
            <w:pPr>
              <w:rPr>
                <w:rFonts w:ascii="Times" w:eastAsia="Times" w:hAnsi="Times" w:cs="Times"/>
              </w:rPr>
            </w:pPr>
            <w:r>
              <w:rPr>
                <w:rFonts w:ascii="Times" w:eastAsia="Times" w:hAnsi="Times" w:cs="Times"/>
              </w:rPr>
              <w:t>VARCHAR(255)</w:t>
            </w:r>
          </w:p>
        </w:tc>
        <w:tc>
          <w:tcPr>
            <w:tcW w:w="620" w:type="dxa"/>
          </w:tcPr>
          <w:p w14:paraId="46FBAB3D" w14:textId="6362919F" w:rsidR="001B5896" w:rsidRDefault="00265FCD" w:rsidP="75A703E1">
            <w:pPr>
              <w:rPr>
                <w:rFonts w:ascii="Times" w:eastAsia="Times" w:hAnsi="Times" w:cs="Times"/>
              </w:rPr>
            </w:pPr>
            <w:r>
              <w:rPr>
                <w:rFonts w:ascii="Times" w:eastAsia="Times" w:hAnsi="Times" w:cs="Times"/>
              </w:rPr>
              <w:t>Yes</w:t>
            </w:r>
          </w:p>
        </w:tc>
      </w:tr>
      <w:tr w:rsidR="008A0691" w14:paraId="1FD4D8C2" w14:textId="77777777" w:rsidTr="00550C01">
        <w:trPr>
          <w:trHeight w:val="57"/>
        </w:trPr>
        <w:tc>
          <w:tcPr>
            <w:tcW w:w="2397" w:type="dxa"/>
            <w:vMerge w:val="restart"/>
          </w:tcPr>
          <w:p w14:paraId="753B52D7" w14:textId="29E440CD" w:rsidR="008A0691" w:rsidRPr="00F65BA3" w:rsidRDefault="00CE7200" w:rsidP="00F65BA3">
            <w:pPr>
              <w:rPr>
                <w:rFonts w:ascii="Times" w:hAnsi="Times" w:cs="Times"/>
              </w:rPr>
            </w:pPr>
            <w:proofErr w:type="spellStart"/>
            <w:r>
              <w:rPr>
                <w:rFonts w:ascii="Times" w:hAnsi="Times" w:cs="Times"/>
              </w:rPr>
              <w:t>t</w:t>
            </w:r>
            <w:r w:rsidR="008A0691">
              <w:rPr>
                <w:rFonts w:ascii="Times" w:hAnsi="Times" w:cs="Times"/>
              </w:rPr>
              <w:t>bl_medicine</w:t>
            </w:r>
            <w:proofErr w:type="spellEnd"/>
          </w:p>
        </w:tc>
        <w:tc>
          <w:tcPr>
            <w:tcW w:w="2272" w:type="dxa"/>
          </w:tcPr>
          <w:p w14:paraId="7FE5EBE7" w14:textId="430BFCCC" w:rsidR="008A0691" w:rsidRDefault="008A0691" w:rsidP="75A703E1">
            <w:pPr>
              <w:rPr>
                <w:rFonts w:ascii="Times" w:eastAsia="Times" w:hAnsi="Times" w:cs="Times"/>
              </w:rPr>
            </w:pPr>
            <w:proofErr w:type="spellStart"/>
            <w:r>
              <w:rPr>
                <w:rFonts w:ascii="Times" w:eastAsia="Times" w:hAnsi="Times" w:cs="Times"/>
              </w:rPr>
              <w:t>medicineID</w:t>
            </w:r>
            <w:proofErr w:type="spellEnd"/>
            <w:r>
              <w:rPr>
                <w:rFonts w:ascii="Times" w:eastAsia="Times" w:hAnsi="Times" w:cs="Times"/>
              </w:rPr>
              <w:t xml:space="preserve"> {PK}</w:t>
            </w:r>
          </w:p>
        </w:tc>
        <w:tc>
          <w:tcPr>
            <w:tcW w:w="1729" w:type="dxa"/>
          </w:tcPr>
          <w:p w14:paraId="3297E90A" w14:textId="73891081" w:rsidR="008A0691" w:rsidRDefault="003E0866" w:rsidP="75A703E1">
            <w:pPr>
              <w:rPr>
                <w:rFonts w:ascii="Times" w:eastAsia="Times" w:hAnsi="Times" w:cs="Times"/>
              </w:rPr>
            </w:pPr>
            <w:r w:rsidRPr="75A703E1">
              <w:rPr>
                <w:rFonts w:ascii="Times" w:eastAsia="Times" w:hAnsi="Times" w:cs="Times"/>
                <w:sz w:val="24"/>
                <w:szCs w:val="24"/>
              </w:rPr>
              <w:t xml:space="preserve">Unique identifier of </w:t>
            </w:r>
            <w:r>
              <w:rPr>
                <w:rFonts w:ascii="Times" w:eastAsia="Times" w:hAnsi="Times" w:cs="Times"/>
                <w:sz w:val="24"/>
                <w:szCs w:val="24"/>
              </w:rPr>
              <w:t>medicine</w:t>
            </w:r>
            <w:r w:rsidRPr="75A703E1">
              <w:rPr>
                <w:rFonts w:ascii="Times" w:eastAsia="Times" w:hAnsi="Times" w:cs="Times"/>
                <w:sz w:val="24"/>
                <w:szCs w:val="24"/>
              </w:rPr>
              <w:t>, auto increment.</w:t>
            </w:r>
          </w:p>
        </w:tc>
        <w:tc>
          <w:tcPr>
            <w:tcW w:w="1909" w:type="dxa"/>
          </w:tcPr>
          <w:p w14:paraId="08D402AC" w14:textId="682F7270" w:rsidR="008A0691" w:rsidRDefault="005B4453" w:rsidP="75A703E1">
            <w:pPr>
              <w:rPr>
                <w:rFonts w:ascii="Times" w:eastAsia="Times" w:hAnsi="Times" w:cs="Times"/>
              </w:rPr>
            </w:pPr>
            <w:r w:rsidRPr="005B4453">
              <w:rPr>
                <w:rFonts w:ascii="Times" w:eastAsia="Times" w:hAnsi="Times" w:cs="Times"/>
              </w:rPr>
              <w:t>BIGINT(1)</w:t>
            </w:r>
          </w:p>
        </w:tc>
        <w:tc>
          <w:tcPr>
            <w:tcW w:w="620" w:type="dxa"/>
          </w:tcPr>
          <w:p w14:paraId="48773263" w14:textId="1A628D31" w:rsidR="008A0691" w:rsidRDefault="00D15AD9" w:rsidP="75A703E1">
            <w:pPr>
              <w:rPr>
                <w:rFonts w:ascii="Times" w:eastAsia="Times" w:hAnsi="Times" w:cs="Times"/>
              </w:rPr>
            </w:pPr>
            <w:r>
              <w:rPr>
                <w:rFonts w:ascii="Times" w:eastAsia="Times" w:hAnsi="Times" w:cs="Times"/>
              </w:rPr>
              <w:t>No</w:t>
            </w:r>
          </w:p>
        </w:tc>
      </w:tr>
      <w:tr w:rsidR="008A0691" w14:paraId="0D52694B" w14:textId="77777777" w:rsidTr="00550C01">
        <w:trPr>
          <w:trHeight w:val="57"/>
        </w:trPr>
        <w:tc>
          <w:tcPr>
            <w:tcW w:w="2397" w:type="dxa"/>
            <w:vMerge/>
          </w:tcPr>
          <w:p w14:paraId="2A03FEFC" w14:textId="77777777" w:rsidR="008A0691" w:rsidRPr="00F65BA3" w:rsidRDefault="008A0691" w:rsidP="00F65BA3">
            <w:pPr>
              <w:rPr>
                <w:rFonts w:ascii="Times" w:hAnsi="Times" w:cs="Times"/>
              </w:rPr>
            </w:pPr>
          </w:p>
        </w:tc>
        <w:tc>
          <w:tcPr>
            <w:tcW w:w="2272" w:type="dxa"/>
          </w:tcPr>
          <w:p w14:paraId="7659C8C9" w14:textId="5E397794" w:rsidR="008A0691" w:rsidRDefault="004A6BF5" w:rsidP="75A703E1">
            <w:pPr>
              <w:rPr>
                <w:rFonts w:ascii="Times" w:eastAsia="Times" w:hAnsi="Times" w:cs="Times"/>
              </w:rPr>
            </w:pPr>
            <w:proofErr w:type="spellStart"/>
            <w:r w:rsidRPr="004A6BF5">
              <w:rPr>
                <w:rFonts w:ascii="Times" w:eastAsia="Times" w:hAnsi="Times" w:cs="Times"/>
              </w:rPr>
              <w:t>medicineName</w:t>
            </w:r>
            <w:proofErr w:type="spellEnd"/>
          </w:p>
        </w:tc>
        <w:tc>
          <w:tcPr>
            <w:tcW w:w="1729" w:type="dxa"/>
          </w:tcPr>
          <w:p w14:paraId="6D78AC8C" w14:textId="3B938987" w:rsidR="008A0691" w:rsidRDefault="003E0866" w:rsidP="75A703E1">
            <w:pPr>
              <w:rPr>
                <w:rFonts w:ascii="Times" w:eastAsia="Times" w:hAnsi="Times" w:cs="Times"/>
              </w:rPr>
            </w:pPr>
            <w:r>
              <w:rPr>
                <w:rFonts w:ascii="Times" w:eastAsia="Times" w:hAnsi="Times" w:cs="Times"/>
              </w:rPr>
              <w:t>Name of medicine</w:t>
            </w:r>
            <w:r w:rsidR="00492B07">
              <w:rPr>
                <w:rFonts w:ascii="Times" w:eastAsia="Times" w:hAnsi="Times" w:cs="Times"/>
              </w:rPr>
              <w:t>.</w:t>
            </w:r>
          </w:p>
        </w:tc>
        <w:tc>
          <w:tcPr>
            <w:tcW w:w="1909" w:type="dxa"/>
          </w:tcPr>
          <w:p w14:paraId="4980557E" w14:textId="7ECDC34F" w:rsidR="008A0691" w:rsidRDefault="00670C83" w:rsidP="75A703E1">
            <w:pPr>
              <w:rPr>
                <w:rFonts w:ascii="Times" w:eastAsia="Times" w:hAnsi="Times" w:cs="Times"/>
              </w:rPr>
            </w:pPr>
            <w:r w:rsidRPr="00670C83">
              <w:rPr>
                <w:rFonts w:ascii="Times" w:eastAsia="Times" w:hAnsi="Times" w:cs="Times"/>
              </w:rPr>
              <w:t>VARCHAR(255)</w:t>
            </w:r>
          </w:p>
        </w:tc>
        <w:tc>
          <w:tcPr>
            <w:tcW w:w="620" w:type="dxa"/>
          </w:tcPr>
          <w:p w14:paraId="5B5CAC7F" w14:textId="17D72554" w:rsidR="008A0691" w:rsidRDefault="00D15AD9" w:rsidP="75A703E1">
            <w:pPr>
              <w:rPr>
                <w:rFonts w:ascii="Times" w:eastAsia="Times" w:hAnsi="Times" w:cs="Times"/>
              </w:rPr>
            </w:pPr>
            <w:r>
              <w:rPr>
                <w:rFonts w:ascii="Times" w:eastAsia="Times" w:hAnsi="Times" w:cs="Times"/>
              </w:rPr>
              <w:t>No</w:t>
            </w:r>
          </w:p>
        </w:tc>
      </w:tr>
      <w:tr w:rsidR="008A0691" w14:paraId="1E010D65" w14:textId="77777777" w:rsidTr="00550C01">
        <w:trPr>
          <w:trHeight w:val="57"/>
        </w:trPr>
        <w:tc>
          <w:tcPr>
            <w:tcW w:w="2397" w:type="dxa"/>
            <w:vMerge/>
          </w:tcPr>
          <w:p w14:paraId="0958ACFC" w14:textId="77777777" w:rsidR="008A0691" w:rsidRPr="00F65BA3" w:rsidRDefault="008A0691" w:rsidP="00F65BA3">
            <w:pPr>
              <w:rPr>
                <w:rFonts w:ascii="Times" w:hAnsi="Times" w:cs="Times"/>
              </w:rPr>
            </w:pPr>
          </w:p>
        </w:tc>
        <w:tc>
          <w:tcPr>
            <w:tcW w:w="2272" w:type="dxa"/>
          </w:tcPr>
          <w:p w14:paraId="29F1084E" w14:textId="4AAEBBF2" w:rsidR="008A0691" w:rsidRDefault="004A6BF5" w:rsidP="75A703E1">
            <w:pPr>
              <w:rPr>
                <w:rFonts w:ascii="Times" w:eastAsia="Times" w:hAnsi="Times" w:cs="Times"/>
              </w:rPr>
            </w:pPr>
            <w:proofErr w:type="spellStart"/>
            <w:r w:rsidRPr="004A6BF5">
              <w:rPr>
                <w:rFonts w:ascii="Times" w:eastAsia="Times" w:hAnsi="Times" w:cs="Times"/>
              </w:rPr>
              <w:t>unitName</w:t>
            </w:r>
            <w:proofErr w:type="spellEnd"/>
          </w:p>
        </w:tc>
        <w:tc>
          <w:tcPr>
            <w:tcW w:w="1729" w:type="dxa"/>
          </w:tcPr>
          <w:p w14:paraId="1ED85A20" w14:textId="5D8B2B02" w:rsidR="008A0691" w:rsidRDefault="00BB2BA4" w:rsidP="75A703E1">
            <w:pPr>
              <w:rPr>
                <w:rFonts w:ascii="Times" w:eastAsia="Times" w:hAnsi="Times" w:cs="Times"/>
              </w:rPr>
            </w:pPr>
            <w:r>
              <w:rPr>
                <w:rFonts w:ascii="Times" w:eastAsia="Times" w:hAnsi="Times" w:cs="Times"/>
              </w:rPr>
              <w:t>Unit of each medicine.</w:t>
            </w:r>
          </w:p>
        </w:tc>
        <w:tc>
          <w:tcPr>
            <w:tcW w:w="1909" w:type="dxa"/>
          </w:tcPr>
          <w:p w14:paraId="6D064388" w14:textId="3DADA113" w:rsidR="008A0691" w:rsidRDefault="00E516ED" w:rsidP="75A703E1">
            <w:pPr>
              <w:rPr>
                <w:rFonts w:ascii="Times" w:eastAsia="Times" w:hAnsi="Times" w:cs="Times"/>
              </w:rPr>
            </w:pPr>
            <w:r>
              <w:rPr>
                <w:rFonts w:ascii="Times" w:eastAsia="Times" w:hAnsi="Times" w:cs="Times"/>
              </w:rPr>
              <w:t>VARCHAR(255)</w:t>
            </w:r>
          </w:p>
        </w:tc>
        <w:tc>
          <w:tcPr>
            <w:tcW w:w="620" w:type="dxa"/>
          </w:tcPr>
          <w:p w14:paraId="2459A44E" w14:textId="4C6CABBE" w:rsidR="008A0691" w:rsidRDefault="00D15AD9" w:rsidP="75A703E1">
            <w:pPr>
              <w:rPr>
                <w:rFonts w:ascii="Times" w:eastAsia="Times" w:hAnsi="Times" w:cs="Times"/>
              </w:rPr>
            </w:pPr>
            <w:r>
              <w:rPr>
                <w:rFonts w:ascii="Times" w:eastAsia="Times" w:hAnsi="Times" w:cs="Times"/>
              </w:rPr>
              <w:t>No</w:t>
            </w:r>
          </w:p>
        </w:tc>
      </w:tr>
      <w:tr w:rsidR="008A0691" w14:paraId="65C94ABA" w14:textId="77777777" w:rsidTr="00550C01">
        <w:trPr>
          <w:trHeight w:val="57"/>
        </w:trPr>
        <w:tc>
          <w:tcPr>
            <w:tcW w:w="2397" w:type="dxa"/>
            <w:vMerge/>
          </w:tcPr>
          <w:p w14:paraId="0BE1BE20" w14:textId="77777777" w:rsidR="008A0691" w:rsidRPr="00F65BA3" w:rsidRDefault="008A0691" w:rsidP="00F65BA3">
            <w:pPr>
              <w:rPr>
                <w:rFonts w:ascii="Times" w:hAnsi="Times" w:cs="Times"/>
              </w:rPr>
            </w:pPr>
          </w:p>
        </w:tc>
        <w:tc>
          <w:tcPr>
            <w:tcW w:w="2272" w:type="dxa"/>
          </w:tcPr>
          <w:p w14:paraId="6E4787B9" w14:textId="6FF2228D" w:rsidR="008A0691" w:rsidRDefault="00546D68" w:rsidP="75A703E1">
            <w:pPr>
              <w:rPr>
                <w:rFonts w:ascii="Times" w:eastAsia="Times" w:hAnsi="Times" w:cs="Times"/>
              </w:rPr>
            </w:pPr>
            <w:proofErr w:type="spellStart"/>
            <w:r w:rsidRPr="00546D68">
              <w:rPr>
                <w:rFonts w:ascii="Times" w:eastAsia="Times" w:hAnsi="Times" w:cs="Times"/>
              </w:rPr>
              <w:t>isActive</w:t>
            </w:r>
            <w:proofErr w:type="spellEnd"/>
          </w:p>
        </w:tc>
        <w:tc>
          <w:tcPr>
            <w:tcW w:w="1729" w:type="dxa"/>
          </w:tcPr>
          <w:p w14:paraId="492EA397" w14:textId="27C13ED0" w:rsidR="008A0691" w:rsidRDefault="00492B07" w:rsidP="75A703E1">
            <w:pPr>
              <w:rPr>
                <w:rFonts w:ascii="Times" w:eastAsia="Times" w:hAnsi="Times" w:cs="Times"/>
              </w:rPr>
            </w:pPr>
            <w:r>
              <w:rPr>
                <w:rFonts w:ascii="Times" w:eastAsia="Times" w:hAnsi="Times" w:cs="Times"/>
              </w:rPr>
              <w:t>Exist s</w:t>
            </w:r>
            <w:r w:rsidR="00BB2BA4">
              <w:rPr>
                <w:rFonts w:ascii="Times" w:eastAsia="Times" w:hAnsi="Times" w:cs="Times"/>
              </w:rPr>
              <w:t>tatus of medicine</w:t>
            </w:r>
            <w:r>
              <w:rPr>
                <w:rFonts w:ascii="Times" w:eastAsia="Times" w:hAnsi="Times" w:cs="Times"/>
              </w:rPr>
              <w:t>.</w:t>
            </w:r>
          </w:p>
        </w:tc>
        <w:tc>
          <w:tcPr>
            <w:tcW w:w="1909" w:type="dxa"/>
          </w:tcPr>
          <w:p w14:paraId="1D46BA8A" w14:textId="5A0AE378" w:rsidR="008A0691" w:rsidRDefault="00D15AD9" w:rsidP="75A703E1">
            <w:pPr>
              <w:rPr>
                <w:rFonts w:ascii="Times" w:eastAsia="Times" w:hAnsi="Times" w:cs="Times"/>
              </w:rPr>
            </w:pPr>
            <w:r w:rsidRPr="00D15AD9">
              <w:rPr>
                <w:rFonts w:ascii="Times" w:eastAsia="Times" w:hAnsi="Times" w:cs="Times"/>
              </w:rPr>
              <w:t>TINYINT(1)</w:t>
            </w:r>
          </w:p>
        </w:tc>
        <w:tc>
          <w:tcPr>
            <w:tcW w:w="620" w:type="dxa"/>
          </w:tcPr>
          <w:p w14:paraId="3D6EFC13" w14:textId="6A7E0D82" w:rsidR="008A0691" w:rsidRDefault="00D15AD9" w:rsidP="75A703E1">
            <w:pPr>
              <w:rPr>
                <w:rFonts w:ascii="Times" w:eastAsia="Times" w:hAnsi="Times" w:cs="Times"/>
              </w:rPr>
            </w:pPr>
            <w:r>
              <w:rPr>
                <w:rFonts w:ascii="Times" w:eastAsia="Times" w:hAnsi="Times" w:cs="Times"/>
              </w:rPr>
              <w:t>No</w:t>
            </w:r>
          </w:p>
        </w:tc>
      </w:tr>
      <w:tr w:rsidR="008A0691" w14:paraId="106EF1B8" w14:textId="77777777" w:rsidTr="00550C01">
        <w:trPr>
          <w:trHeight w:val="57"/>
        </w:trPr>
        <w:tc>
          <w:tcPr>
            <w:tcW w:w="2397" w:type="dxa"/>
            <w:vMerge/>
          </w:tcPr>
          <w:p w14:paraId="7644BC00" w14:textId="77777777" w:rsidR="008A0691" w:rsidRPr="00F65BA3" w:rsidRDefault="008A0691" w:rsidP="00F65BA3">
            <w:pPr>
              <w:rPr>
                <w:rFonts w:ascii="Times" w:hAnsi="Times" w:cs="Times"/>
              </w:rPr>
            </w:pPr>
          </w:p>
        </w:tc>
        <w:tc>
          <w:tcPr>
            <w:tcW w:w="2272" w:type="dxa"/>
          </w:tcPr>
          <w:p w14:paraId="45ED448F" w14:textId="5028CFFD" w:rsidR="008A0691" w:rsidRDefault="00546D68" w:rsidP="75A703E1">
            <w:pPr>
              <w:rPr>
                <w:rFonts w:ascii="Times" w:eastAsia="Times" w:hAnsi="Times" w:cs="Times"/>
              </w:rPr>
            </w:pPr>
            <w:proofErr w:type="spellStart"/>
            <w:r w:rsidRPr="00546D68">
              <w:rPr>
                <w:rFonts w:ascii="Times" w:eastAsia="Times" w:hAnsi="Times" w:cs="Times"/>
              </w:rPr>
              <w:t>defaultQuantity</w:t>
            </w:r>
            <w:proofErr w:type="spellEnd"/>
          </w:p>
        </w:tc>
        <w:tc>
          <w:tcPr>
            <w:tcW w:w="1729" w:type="dxa"/>
          </w:tcPr>
          <w:p w14:paraId="3A6C05D4" w14:textId="4288D454" w:rsidR="008A0691" w:rsidRDefault="00B62018" w:rsidP="75A703E1">
            <w:pPr>
              <w:rPr>
                <w:rFonts w:ascii="Times" w:eastAsia="Times" w:hAnsi="Times" w:cs="Times"/>
              </w:rPr>
            </w:pPr>
            <w:r>
              <w:rPr>
                <w:rFonts w:ascii="Times" w:eastAsia="Times" w:hAnsi="Times" w:cs="Times"/>
              </w:rPr>
              <w:t>Quantity default of each medicine.</w:t>
            </w:r>
          </w:p>
        </w:tc>
        <w:tc>
          <w:tcPr>
            <w:tcW w:w="1909" w:type="dxa"/>
          </w:tcPr>
          <w:p w14:paraId="5D2874B9" w14:textId="27F681EF" w:rsidR="008A0691" w:rsidRDefault="00D15AD9" w:rsidP="75A703E1">
            <w:pPr>
              <w:rPr>
                <w:rFonts w:ascii="Times" w:eastAsia="Times" w:hAnsi="Times" w:cs="Times"/>
              </w:rPr>
            </w:pPr>
            <w:r w:rsidRPr="00D15AD9">
              <w:rPr>
                <w:rFonts w:ascii="Times" w:eastAsia="Times" w:hAnsi="Times" w:cs="Times"/>
              </w:rPr>
              <w:t>INT(11)</w:t>
            </w:r>
          </w:p>
        </w:tc>
        <w:tc>
          <w:tcPr>
            <w:tcW w:w="620" w:type="dxa"/>
          </w:tcPr>
          <w:p w14:paraId="7412CDD2" w14:textId="3898CF87" w:rsidR="008A0691" w:rsidRDefault="003E0866" w:rsidP="75A703E1">
            <w:pPr>
              <w:rPr>
                <w:rFonts w:ascii="Times" w:eastAsia="Times" w:hAnsi="Times" w:cs="Times"/>
              </w:rPr>
            </w:pPr>
            <w:r>
              <w:rPr>
                <w:rFonts w:ascii="Times" w:eastAsia="Times" w:hAnsi="Times" w:cs="Times"/>
              </w:rPr>
              <w:t>Yes</w:t>
            </w:r>
          </w:p>
        </w:tc>
      </w:tr>
      <w:tr w:rsidR="008A0691" w14:paraId="4B5FC3D3" w14:textId="77777777" w:rsidTr="00550C01">
        <w:trPr>
          <w:trHeight w:val="57"/>
        </w:trPr>
        <w:tc>
          <w:tcPr>
            <w:tcW w:w="2397" w:type="dxa"/>
            <w:vMerge/>
          </w:tcPr>
          <w:p w14:paraId="0B3BE036" w14:textId="77777777" w:rsidR="008A0691" w:rsidRPr="00F65BA3" w:rsidRDefault="008A0691" w:rsidP="00F65BA3">
            <w:pPr>
              <w:rPr>
                <w:rFonts w:ascii="Times" w:hAnsi="Times" w:cs="Times"/>
              </w:rPr>
            </w:pPr>
          </w:p>
        </w:tc>
        <w:tc>
          <w:tcPr>
            <w:tcW w:w="2272" w:type="dxa"/>
          </w:tcPr>
          <w:p w14:paraId="13152C38" w14:textId="22D0A597" w:rsidR="008A0691" w:rsidRDefault="00546D68" w:rsidP="75A703E1">
            <w:pPr>
              <w:rPr>
                <w:rFonts w:ascii="Times" w:eastAsia="Times" w:hAnsi="Times" w:cs="Times"/>
              </w:rPr>
            </w:pPr>
            <w:proofErr w:type="spellStart"/>
            <w:r w:rsidRPr="00546D68">
              <w:rPr>
                <w:rFonts w:ascii="Times" w:eastAsia="Times" w:hAnsi="Times" w:cs="Times"/>
              </w:rPr>
              <w:t>defaultDescription</w:t>
            </w:r>
            <w:proofErr w:type="spellEnd"/>
          </w:p>
        </w:tc>
        <w:tc>
          <w:tcPr>
            <w:tcW w:w="1729" w:type="dxa"/>
          </w:tcPr>
          <w:p w14:paraId="2E4E2774" w14:textId="745D8373" w:rsidR="008A0691" w:rsidRDefault="00B62018" w:rsidP="75A703E1">
            <w:pPr>
              <w:rPr>
                <w:rFonts w:ascii="Times" w:eastAsia="Times" w:hAnsi="Times" w:cs="Times"/>
              </w:rPr>
            </w:pPr>
            <w:r>
              <w:rPr>
                <w:rFonts w:ascii="Times" w:eastAsia="Times" w:hAnsi="Times" w:cs="Times"/>
              </w:rPr>
              <w:t>Description default of each medicine.</w:t>
            </w:r>
          </w:p>
        </w:tc>
        <w:tc>
          <w:tcPr>
            <w:tcW w:w="1909" w:type="dxa"/>
          </w:tcPr>
          <w:p w14:paraId="074C4F15" w14:textId="27792042" w:rsidR="008A0691" w:rsidRDefault="00D15AD9" w:rsidP="75A703E1">
            <w:pPr>
              <w:rPr>
                <w:rFonts w:ascii="Times" w:eastAsia="Times" w:hAnsi="Times" w:cs="Times"/>
              </w:rPr>
            </w:pPr>
            <w:r w:rsidRPr="00D15AD9">
              <w:rPr>
                <w:rFonts w:ascii="Times" w:eastAsia="Times" w:hAnsi="Times" w:cs="Times"/>
              </w:rPr>
              <w:t>VARCHAR(255)</w:t>
            </w:r>
          </w:p>
        </w:tc>
        <w:tc>
          <w:tcPr>
            <w:tcW w:w="620" w:type="dxa"/>
          </w:tcPr>
          <w:p w14:paraId="1582861D" w14:textId="555A439B" w:rsidR="008A0691" w:rsidRDefault="003E0866" w:rsidP="75A703E1">
            <w:pPr>
              <w:rPr>
                <w:rFonts w:ascii="Times" w:eastAsia="Times" w:hAnsi="Times" w:cs="Times"/>
              </w:rPr>
            </w:pPr>
            <w:r>
              <w:rPr>
                <w:rFonts w:ascii="Times" w:eastAsia="Times" w:hAnsi="Times" w:cs="Times"/>
              </w:rPr>
              <w:t>Yes</w:t>
            </w:r>
          </w:p>
        </w:tc>
      </w:tr>
      <w:tr w:rsidR="00883736" w14:paraId="6814468B" w14:textId="77777777" w:rsidTr="00550C01">
        <w:trPr>
          <w:trHeight w:val="57"/>
        </w:trPr>
        <w:tc>
          <w:tcPr>
            <w:tcW w:w="2397" w:type="dxa"/>
            <w:vMerge w:val="restart"/>
          </w:tcPr>
          <w:p w14:paraId="4FEC3C8B" w14:textId="554E2144" w:rsidR="00883736" w:rsidRPr="00F65BA3" w:rsidRDefault="00CE7200" w:rsidP="00F65BA3">
            <w:pPr>
              <w:rPr>
                <w:rFonts w:ascii="Times" w:hAnsi="Times" w:cs="Times"/>
              </w:rPr>
            </w:pPr>
            <w:proofErr w:type="spellStart"/>
            <w:r>
              <w:rPr>
                <w:rFonts w:ascii="Times" w:hAnsi="Times" w:cs="Times"/>
              </w:rPr>
              <w:t>tbl_regimen</w:t>
            </w:r>
            <w:proofErr w:type="spellEnd"/>
          </w:p>
        </w:tc>
        <w:tc>
          <w:tcPr>
            <w:tcW w:w="2272" w:type="dxa"/>
          </w:tcPr>
          <w:p w14:paraId="34DB73F8" w14:textId="38AAA0E5" w:rsidR="00883736" w:rsidRPr="00546D68" w:rsidRDefault="001755EF" w:rsidP="75A703E1">
            <w:pPr>
              <w:rPr>
                <w:rFonts w:ascii="Times" w:eastAsia="Times" w:hAnsi="Times" w:cs="Times"/>
              </w:rPr>
            </w:pPr>
            <w:proofErr w:type="spellStart"/>
            <w:r w:rsidRPr="001755EF">
              <w:rPr>
                <w:rFonts w:ascii="Times" w:eastAsia="Times" w:hAnsi="Times" w:cs="Times"/>
              </w:rPr>
              <w:t>clinicUsername</w:t>
            </w:r>
            <w:proofErr w:type="spellEnd"/>
            <w:r w:rsidR="00592CC6">
              <w:rPr>
                <w:rFonts w:ascii="Times" w:eastAsia="Times" w:hAnsi="Times" w:cs="Times"/>
              </w:rPr>
              <w:t>{PK} {FK}</w:t>
            </w:r>
          </w:p>
        </w:tc>
        <w:tc>
          <w:tcPr>
            <w:tcW w:w="1729" w:type="dxa"/>
          </w:tcPr>
          <w:p w14:paraId="61FCB1E8" w14:textId="1BD71E8E" w:rsidR="00883736" w:rsidRDefault="00D550FE" w:rsidP="75A703E1">
            <w:pPr>
              <w:rPr>
                <w:rFonts w:ascii="Times" w:eastAsia="Times" w:hAnsi="Times" w:cs="Times"/>
              </w:rPr>
            </w:pPr>
            <w:r w:rsidRPr="75A703E1">
              <w:rPr>
                <w:rFonts w:ascii="Times" w:eastAsia="Times" w:hAnsi="Times" w:cs="Times"/>
                <w:sz w:val="24"/>
                <w:szCs w:val="24"/>
              </w:rPr>
              <w:t xml:space="preserve">Unique identifier of </w:t>
            </w:r>
            <w:r>
              <w:rPr>
                <w:rFonts w:ascii="Times" w:eastAsia="Times" w:hAnsi="Times" w:cs="Times"/>
                <w:sz w:val="24"/>
                <w:szCs w:val="24"/>
              </w:rPr>
              <w:t>username of clinic.</w:t>
            </w:r>
          </w:p>
        </w:tc>
        <w:tc>
          <w:tcPr>
            <w:tcW w:w="1909" w:type="dxa"/>
          </w:tcPr>
          <w:p w14:paraId="3641EFB1" w14:textId="4274366C" w:rsidR="00883736" w:rsidRPr="00D15AD9" w:rsidRDefault="001755EF" w:rsidP="75A703E1">
            <w:pPr>
              <w:rPr>
                <w:rFonts w:ascii="Times" w:eastAsia="Times" w:hAnsi="Times" w:cs="Times"/>
              </w:rPr>
            </w:pPr>
            <w:r w:rsidRPr="001755EF">
              <w:rPr>
                <w:rFonts w:ascii="Times" w:eastAsia="Times" w:hAnsi="Times" w:cs="Times"/>
              </w:rPr>
              <w:t>VARCHAR(20)</w:t>
            </w:r>
          </w:p>
        </w:tc>
        <w:tc>
          <w:tcPr>
            <w:tcW w:w="620" w:type="dxa"/>
          </w:tcPr>
          <w:p w14:paraId="1A952E0C" w14:textId="5DEF0006" w:rsidR="00883736" w:rsidRDefault="001755EF" w:rsidP="75A703E1">
            <w:pPr>
              <w:rPr>
                <w:rFonts w:ascii="Times" w:eastAsia="Times" w:hAnsi="Times" w:cs="Times"/>
              </w:rPr>
            </w:pPr>
            <w:r>
              <w:rPr>
                <w:rFonts w:ascii="Times" w:eastAsia="Times" w:hAnsi="Times" w:cs="Times"/>
              </w:rPr>
              <w:t>No</w:t>
            </w:r>
          </w:p>
        </w:tc>
      </w:tr>
      <w:tr w:rsidR="00883736" w14:paraId="584B838B" w14:textId="77777777" w:rsidTr="00550C01">
        <w:trPr>
          <w:trHeight w:val="57"/>
        </w:trPr>
        <w:tc>
          <w:tcPr>
            <w:tcW w:w="2397" w:type="dxa"/>
            <w:vMerge/>
          </w:tcPr>
          <w:p w14:paraId="78D14C53" w14:textId="77777777" w:rsidR="00883736" w:rsidRPr="00F65BA3" w:rsidRDefault="00883736" w:rsidP="00F65BA3">
            <w:pPr>
              <w:rPr>
                <w:rFonts w:ascii="Times" w:hAnsi="Times" w:cs="Times"/>
              </w:rPr>
            </w:pPr>
          </w:p>
        </w:tc>
        <w:tc>
          <w:tcPr>
            <w:tcW w:w="2272" w:type="dxa"/>
          </w:tcPr>
          <w:p w14:paraId="106A1799" w14:textId="5196247C" w:rsidR="00883736" w:rsidRPr="00546D68" w:rsidRDefault="00E516ED" w:rsidP="75A703E1">
            <w:pPr>
              <w:rPr>
                <w:rFonts w:ascii="Times" w:eastAsia="Times" w:hAnsi="Times" w:cs="Times"/>
              </w:rPr>
            </w:pPr>
            <w:proofErr w:type="spellStart"/>
            <w:r>
              <w:rPr>
                <w:rFonts w:ascii="Times" w:eastAsia="Times" w:hAnsi="Times" w:cs="Times"/>
              </w:rPr>
              <w:t>diseaseID</w:t>
            </w:r>
            <w:proofErr w:type="spellEnd"/>
            <w:r w:rsidR="00592CC6">
              <w:rPr>
                <w:rFonts w:ascii="Times" w:eastAsia="Times" w:hAnsi="Times" w:cs="Times"/>
              </w:rPr>
              <w:t>{PK}{FK}</w:t>
            </w:r>
          </w:p>
        </w:tc>
        <w:tc>
          <w:tcPr>
            <w:tcW w:w="1729" w:type="dxa"/>
          </w:tcPr>
          <w:p w14:paraId="5117FD68" w14:textId="5BDE5A54" w:rsidR="00883736" w:rsidRDefault="008B1A65" w:rsidP="75A703E1">
            <w:pPr>
              <w:rPr>
                <w:rFonts w:ascii="Times" w:eastAsia="Times" w:hAnsi="Times" w:cs="Times"/>
              </w:rPr>
            </w:pPr>
            <w:r w:rsidRPr="75A703E1">
              <w:rPr>
                <w:rFonts w:ascii="Times" w:eastAsia="Times" w:hAnsi="Times" w:cs="Times"/>
                <w:sz w:val="24"/>
                <w:szCs w:val="24"/>
              </w:rPr>
              <w:t xml:space="preserve">Unique identifier of </w:t>
            </w:r>
            <w:r>
              <w:rPr>
                <w:rFonts w:ascii="Times" w:eastAsia="Times" w:hAnsi="Times" w:cs="Times"/>
                <w:sz w:val="24"/>
                <w:szCs w:val="24"/>
              </w:rPr>
              <w:t>disease.</w:t>
            </w:r>
          </w:p>
        </w:tc>
        <w:tc>
          <w:tcPr>
            <w:tcW w:w="1909" w:type="dxa"/>
          </w:tcPr>
          <w:p w14:paraId="20615ACC" w14:textId="3C230FD2" w:rsidR="00883736" w:rsidRPr="00D15AD9" w:rsidRDefault="001755EF" w:rsidP="75A703E1">
            <w:pPr>
              <w:rPr>
                <w:rFonts w:ascii="Times" w:eastAsia="Times" w:hAnsi="Times" w:cs="Times"/>
              </w:rPr>
            </w:pPr>
            <w:r w:rsidRPr="001755EF">
              <w:rPr>
                <w:rFonts w:ascii="Times" w:eastAsia="Times" w:hAnsi="Times" w:cs="Times"/>
              </w:rPr>
              <w:t>BIGINT(11)</w:t>
            </w:r>
          </w:p>
        </w:tc>
        <w:tc>
          <w:tcPr>
            <w:tcW w:w="620" w:type="dxa"/>
          </w:tcPr>
          <w:p w14:paraId="51E4F9AF" w14:textId="30806B78" w:rsidR="00883736" w:rsidRDefault="001755EF" w:rsidP="75A703E1">
            <w:pPr>
              <w:rPr>
                <w:rFonts w:ascii="Times" w:eastAsia="Times" w:hAnsi="Times" w:cs="Times"/>
              </w:rPr>
            </w:pPr>
            <w:r>
              <w:rPr>
                <w:rFonts w:ascii="Times" w:eastAsia="Times" w:hAnsi="Times" w:cs="Times"/>
              </w:rPr>
              <w:t>No</w:t>
            </w:r>
          </w:p>
        </w:tc>
      </w:tr>
      <w:tr w:rsidR="00883736" w14:paraId="2670E30D" w14:textId="77777777" w:rsidTr="00550C01">
        <w:trPr>
          <w:trHeight w:val="57"/>
        </w:trPr>
        <w:tc>
          <w:tcPr>
            <w:tcW w:w="2397" w:type="dxa"/>
            <w:vMerge/>
          </w:tcPr>
          <w:p w14:paraId="40D6B08F" w14:textId="77777777" w:rsidR="00883736" w:rsidRPr="00F65BA3" w:rsidRDefault="00883736" w:rsidP="00F65BA3">
            <w:pPr>
              <w:rPr>
                <w:rFonts w:ascii="Times" w:hAnsi="Times" w:cs="Times"/>
              </w:rPr>
            </w:pPr>
          </w:p>
        </w:tc>
        <w:tc>
          <w:tcPr>
            <w:tcW w:w="2272" w:type="dxa"/>
          </w:tcPr>
          <w:p w14:paraId="07402C1A" w14:textId="627C8925" w:rsidR="00883736" w:rsidRPr="00546D68" w:rsidRDefault="001755EF" w:rsidP="75A703E1">
            <w:pPr>
              <w:rPr>
                <w:rFonts w:ascii="Times" w:eastAsia="Times" w:hAnsi="Times" w:cs="Times"/>
              </w:rPr>
            </w:pPr>
            <w:r w:rsidRPr="001755EF">
              <w:rPr>
                <w:rFonts w:ascii="Times" w:eastAsia="Times" w:hAnsi="Times" w:cs="Times"/>
              </w:rPr>
              <w:t>reminding</w:t>
            </w:r>
          </w:p>
        </w:tc>
        <w:tc>
          <w:tcPr>
            <w:tcW w:w="1729" w:type="dxa"/>
          </w:tcPr>
          <w:p w14:paraId="43E8A63B" w14:textId="317259FA" w:rsidR="00883736" w:rsidRDefault="008B1A65" w:rsidP="75A703E1">
            <w:pPr>
              <w:rPr>
                <w:rFonts w:ascii="Times" w:eastAsia="Times" w:hAnsi="Times" w:cs="Times"/>
              </w:rPr>
            </w:pPr>
            <w:r>
              <w:rPr>
                <w:rFonts w:ascii="Times" w:eastAsia="Times" w:hAnsi="Times" w:cs="Times"/>
              </w:rPr>
              <w:t>Remind of regimen.</w:t>
            </w:r>
          </w:p>
        </w:tc>
        <w:tc>
          <w:tcPr>
            <w:tcW w:w="1909" w:type="dxa"/>
          </w:tcPr>
          <w:p w14:paraId="4F3DF588" w14:textId="391E9156" w:rsidR="00883736" w:rsidRPr="00D15AD9" w:rsidRDefault="001755EF" w:rsidP="75A703E1">
            <w:pPr>
              <w:rPr>
                <w:rFonts w:ascii="Times" w:eastAsia="Times" w:hAnsi="Times" w:cs="Times"/>
              </w:rPr>
            </w:pPr>
            <w:r w:rsidRPr="001755EF">
              <w:rPr>
                <w:rFonts w:ascii="Times" w:eastAsia="Times" w:hAnsi="Times" w:cs="Times"/>
              </w:rPr>
              <w:t>VARCHAR(255)</w:t>
            </w:r>
          </w:p>
        </w:tc>
        <w:tc>
          <w:tcPr>
            <w:tcW w:w="620" w:type="dxa"/>
          </w:tcPr>
          <w:p w14:paraId="170142EB" w14:textId="155FC922" w:rsidR="00883736" w:rsidRDefault="00592CC6" w:rsidP="75A703E1">
            <w:pPr>
              <w:rPr>
                <w:rFonts w:ascii="Times" w:eastAsia="Times" w:hAnsi="Times" w:cs="Times"/>
              </w:rPr>
            </w:pPr>
            <w:r>
              <w:rPr>
                <w:rFonts w:ascii="Times" w:eastAsia="Times" w:hAnsi="Times" w:cs="Times"/>
              </w:rPr>
              <w:t>Yes</w:t>
            </w:r>
          </w:p>
        </w:tc>
      </w:tr>
      <w:tr w:rsidR="007F5E02" w14:paraId="4718814C" w14:textId="77777777" w:rsidTr="00550C01">
        <w:trPr>
          <w:trHeight w:val="57"/>
        </w:trPr>
        <w:tc>
          <w:tcPr>
            <w:tcW w:w="2397" w:type="dxa"/>
            <w:vMerge w:val="restart"/>
          </w:tcPr>
          <w:p w14:paraId="54629780" w14:textId="463F85B1" w:rsidR="007F5E02" w:rsidRPr="00F65BA3" w:rsidRDefault="007F5E02" w:rsidP="00F65BA3">
            <w:pPr>
              <w:rPr>
                <w:rFonts w:ascii="Times" w:hAnsi="Times" w:cs="Times"/>
              </w:rPr>
            </w:pPr>
            <w:proofErr w:type="spellStart"/>
            <w:r>
              <w:rPr>
                <w:rFonts w:ascii="Times" w:hAnsi="Times" w:cs="Times"/>
              </w:rPr>
              <w:t>tbl_regimen_medicine</w:t>
            </w:r>
            <w:proofErr w:type="spellEnd"/>
          </w:p>
        </w:tc>
        <w:tc>
          <w:tcPr>
            <w:tcW w:w="2272" w:type="dxa"/>
          </w:tcPr>
          <w:p w14:paraId="655AF386" w14:textId="7865E15C" w:rsidR="007F5E02" w:rsidRPr="001755EF" w:rsidRDefault="00E516ED" w:rsidP="75A703E1">
            <w:pPr>
              <w:rPr>
                <w:rFonts w:ascii="Times" w:eastAsia="Times" w:hAnsi="Times" w:cs="Times"/>
              </w:rPr>
            </w:pPr>
            <w:r>
              <w:rPr>
                <w:rFonts w:ascii="Times" w:eastAsia="Times" w:hAnsi="Times" w:cs="Times"/>
              </w:rPr>
              <w:t>ID</w:t>
            </w:r>
            <w:r w:rsidR="00842CBA">
              <w:rPr>
                <w:rFonts w:ascii="Times" w:eastAsia="Times" w:hAnsi="Times" w:cs="Times"/>
              </w:rPr>
              <w:t>{</w:t>
            </w:r>
            <w:r w:rsidR="00C9042A">
              <w:rPr>
                <w:rFonts w:ascii="Times" w:eastAsia="Times" w:hAnsi="Times" w:cs="Times"/>
              </w:rPr>
              <w:t>PK}</w:t>
            </w:r>
          </w:p>
        </w:tc>
        <w:tc>
          <w:tcPr>
            <w:tcW w:w="1729" w:type="dxa"/>
          </w:tcPr>
          <w:p w14:paraId="6D3D3657" w14:textId="0E5345F5" w:rsidR="007F5E02" w:rsidRDefault="00C9042A" w:rsidP="75A703E1">
            <w:pPr>
              <w:rPr>
                <w:rFonts w:ascii="Times" w:eastAsia="Times" w:hAnsi="Times" w:cs="Times"/>
              </w:rPr>
            </w:pPr>
            <w:r w:rsidRPr="75A703E1">
              <w:rPr>
                <w:rFonts w:ascii="Times" w:eastAsia="Times" w:hAnsi="Times" w:cs="Times"/>
                <w:sz w:val="24"/>
                <w:szCs w:val="24"/>
              </w:rPr>
              <w:t>Unique identifier, auto increment.</w:t>
            </w:r>
          </w:p>
        </w:tc>
        <w:tc>
          <w:tcPr>
            <w:tcW w:w="1909" w:type="dxa"/>
          </w:tcPr>
          <w:p w14:paraId="605A9F90" w14:textId="53B4CD9A" w:rsidR="007F5E02" w:rsidRPr="001755EF" w:rsidRDefault="00856617" w:rsidP="75A703E1">
            <w:pPr>
              <w:rPr>
                <w:rFonts w:ascii="Times" w:eastAsia="Times" w:hAnsi="Times" w:cs="Times"/>
              </w:rPr>
            </w:pPr>
            <w:r w:rsidRPr="00856617">
              <w:rPr>
                <w:rFonts w:ascii="Times" w:eastAsia="Times" w:hAnsi="Times" w:cs="Times"/>
              </w:rPr>
              <w:t>INT(11)</w:t>
            </w:r>
          </w:p>
        </w:tc>
        <w:tc>
          <w:tcPr>
            <w:tcW w:w="620" w:type="dxa"/>
          </w:tcPr>
          <w:p w14:paraId="0FA8502D" w14:textId="344A721B" w:rsidR="007F5E02" w:rsidRDefault="00F15589" w:rsidP="75A703E1">
            <w:pPr>
              <w:rPr>
                <w:rFonts w:ascii="Times" w:eastAsia="Times" w:hAnsi="Times" w:cs="Times"/>
              </w:rPr>
            </w:pPr>
            <w:r>
              <w:rPr>
                <w:rFonts w:ascii="Times" w:eastAsia="Times" w:hAnsi="Times" w:cs="Times"/>
              </w:rPr>
              <w:t>No</w:t>
            </w:r>
          </w:p>
        </w:tc>
      </w:tr>
      <w:tr w:rsidR="007F5E02" w14:paraId="2882276E" w14:textId="77777777" w:rsidTr="00550C01">
        <w:trPr>
          <w:trHeight w:val="57"/>
        </w:trPr>
        <w:tc>
          <w:tcPr>
            <w:tcW w:w="2397" w:type="dxa"/>
            <w:vMerge/>
          </w:tcPr>
          <w:p w14:paraId="2157F904" w14:textId="77777777" w:rsidR="007F5E02" w:rsidRPr="00F65BA3" w:rsidRDefault="007F5E02" w:rsidP="00F65BA3">
            <w:pPr>
              <w:rPr>
                <w:rFonts w:ascii="Times" w:hAnsi="Times" w:cs="Times"/>
              </w:rPr>
            </w:pPr>
          </w:p>
        </w:tc>
        <w:tc>
          <w:tcPr>
            <w:tcW w:w="2272" w:type="dxa"/>
          </w:tcPr>
          <w:p w14:paraId="46F8C91F" w14:textId="586FD3DD" w:rsidR="007F5E02" w:rsidRPr="001755EF" w:rsidRDefault="00856617" w:rsidP="75A703E1">
            <w:pPr>
              <w:rPr>
                <w:rFonts w:ascii="Times" w:eastAsia="Times" w:hAnsi="Times" w:cs="Times"/>
              </w:rPr>
            </w:pPr>
            <w:proofErr w:type="spellStart"/>
            <w:r w:rsidRPr="00856617">
              <w:rPr>
                <w:rFonts w:ascii="Times" w:eastAsia="Times" w:hAnsi="Times" w:cs="Times"/>
              </w:rPr>
              <w:t>clinicUsername</w:t>
            </w:r>
            <w:proofErr w:type="spellEnd"/>
            <w:r w:rsidR="00C9042A">
              <w:rPr>
                <w:rFonts w:ascii="Times" w:eastAsia="Times" w:hAnsi="Times" w:cs="Times"/>
              </w:rPr>
              <w:t>{PK} {FK}</w:t>
            </w:r>
          </w:p>
        </w:tc>
        <w:tc>
          <w:tcPr>
            <w:tcW w:w="1729" w:type="dxa"/>
          </w:tcPr>
          <w:p w14:paraId="51488CB7" w14:textId="5A69F0BC" w:rsidR="007F5E02" w:rsidRDefault="00992891" w:rsidP="75A703E1">
            <w:pPr>
              <w:rPr>
                <w:rFonts w:ascii="Times" w:eastAsia="Times" w:hAnsi="Times" w:cs="Times"/>
              </w:rPr>
            </w:pPr>
            <w:r>
              <w:rPr>
                <w:rFonts w:ascii="Times" w:eastAsia="Times" w:hAnsi="Times" w:cs="Times"/>
              </w:rPr>
              <w:t>Username of clinic</w:t>
            </w:r>
            <w:r w:rsidR="00E45219">
              <w:rPr>
                <w:rFonts w:ascii="Times" w:eastAsia="Times" w:hAnsi="Times" w:cs="Times"/>
              </w:rPr>
              <w:t>.</w:t>
            </w:r>
          </w:p>
        </w:tc>
        <w:tc>
          <w:tcPr>
            <w:tcW w:w="1909" w:type="dxa"/>
          </w:tcPr>
          <w:p w14:paraId="674B3C3E" w14:textId="5A1F76CE" w:rsidR="007F5E02" w:rsidRPr="001755EF" w:rsidRDefault="00930171" w:rsidP="75A703E1">
            <w:pPr>
              <w:rPr>
                <w:rFonts w:ascii="Times" w:eastAsia="Times" w:hAnsi="Times" w:cs="Times"/>
              </w:rPr>
            </w:pPr>
            <w:r w:rsidRPr="00930171">
              <w:rPr>
                <w:rFonts w:ascii="Times" w:eastAsia="Times" w:hAnsi="Times" w:cs="Times"/>
              </w:rPr>
              <w:t>VARCHAR(20)</w:t>
            </w:r>
          </w:p>
        </w:tc>
        <w:tc>
          <w:tcPr>
            <w:tcW w:w="620" w:type="dxa"/>
          </w:tcPr>
          <w:p w14:paraId="4C5308B7" w14:textId="0340B7DD" w:rsidR="007F5E02" w:rsidRDefault="00F15589" w:rsidP="75A703E1">
            <w:pPr>
              <w:rPr>
                <w:rFonts w:ascii="Times" w:eastAsia="Times" w:hAnsi="Times" w:cs="Times"/>
              </w:rPr>
            </w:pPr>
            <w:r>
              <w:rPr>
                <w:rFonts w:ascii="Times" w:eastAsia="Times" w:hAnsi="Times" w:cs="Times"/>
              </w:rPr>
              <w:t>No</w:t>
            </w:r>
          </w:p>
        </w:tc>
      </w:tr>
      <w:tr w:rsidR="007F5E02" w14:paraId="623A4203" w14:textId="77777777" w:rsidTr="00550C01">
        <w:trPr>
          <w:trHeight w:val="57"/>
        </w:trPr>
        <w:tc>
          <w:tcPr>
            <w:tcW w:w="2397" w:type="dxa"/>
            <w:vMerge/>
          </w:tcPr>
          <w:p w14:paraId="1351200C" w14:textId="77777777" w:rsidR="007F5E02" w:rsidRPr="00F65BA3" w:rsidRDefault="007F5E02" w:rsidP="00F65BA3">
            <w:pPr>
              <w:rPr>
                <w:rFonts w:ascii="Times" w:hAnsi="Times" w:cs="Times"/>
              </w:rPr>
            </w:pPr>
          </w:p>
        </w:tc>
        <w:tc>
          <w:tcPr>
            <w:tcW w:w="2272" w:type="dxa"/>
          </w:tcPr>
          <w:p w14:paraId="2A472335" w14:textId="555C8AA5" w:rsidR="007F5E02" w:rsidRPr="001755EF" w:rsidRDefault="00856617" w:rsidP="75A703E1">
            <w:pPr>
              <w:rPr>
                <w:rFonts w:ascii="Times" w:eastAsia="Times" w:hAnsi="Times" w:cs="Times"/>
              </w:rPr>
            </w:pPr>
            <w:proofErr w:type="spellStart"/>
            <w:r w:rsidRPr="00856617">
              <w:rPr>
                <w:rFonts w:ascii="Times" w:eastAsia="Times" w:hAnsi="Times" w:cs="Times"/>
              </w:rPr>
              <w:t>diseaseID</w:t>
            </w:r>
            <w:proofErr w:type="spellEnd"/>
            <w:r w:rsidR="00C9042A">
              <w:rPr>
                <w:rFonts w:ascii="Times" w:eastAsia="Times" w:hAnsi="Times" w:cs="Times"/>
              </w:rPr>
              <w:t>{PK}{FK}</w:t>
            </w:r>
          </w:p>
        </w:tc>
        <w:tc>
          <w:tcPr>
            <w:tcW w:w="1729" w:type="dxa"/>
          </w:tcPr>
          <w:p w14:paraId="061E8099" w14:textId="339B8C2F" w:rsidR="007F5E02" w:rsidRDefault="0035610D" w:rsidP="75A703E1">
            <w:pPr>
              <w:rPr>
                <w:rFonts w:ascii="Times" w:eastAsia="Times" w:hAnsi="Times" w:cs="Times"/>
              </w:rPr>
            </w:pPr>
            <w:r w:rsidRPr="75A703E1">
              <w:rPr>
                <w:rFonts w:ascii="Times" w:eastAsia="Times" w:hAnsi="Times" w:cs="Times"/>
                <w:sz w:val="24"/>
                <w:szCs w:val="24"/>
              </w:rPr>
              <w:t xml:space="preserve">Unique identifier of </w:t>
            </w:r>
            <w:r>
              <w:rPr>
                <w:rFonts w:ascii="Times" w:eastAsia="Times" w:hAnsi="Times" w:cs="Times"/>
                <w:sz w:val="24"/>
                <w:szCs w:val="24"/>
              </w:rPr>
              <w:t>disease.</w:t>
            </w:r>
          </w:p>
        </w:tc>
        <w:tc>
          <w:tcPr>
            <w:tcW w:w="1909" w:type="dxa"/>
          </w:tcPr>
          <w:p w14:paraId="5B3826FA" w14:textId="30F73A0B" w:rsidR="007F5E02" w:rsidRPr="001755EF" w:rsidRDefault="00930171" w:rsidP="75A703E1">
            <w:pPr>
              <w:rPr>
                <w:rFonts w:ascii="Times" w:eastAsia="Times" w:hAnsi="Times" w:cs="Times"/>
              </w:rPr>
            </w:pPr>
            <w:r w:rsidRPr="00930171">
              <w:rPr>
                <w:rFonts w:ascii="Times" w:eastAsia="Times" w:hAnsi="Times" w:cs="Times"/>
              </w:rPr>
              <w:t>BIGINT(11)</w:t>
            </w:r>
          </w:p>
        </w:tc>
        <w:tc>
          <w:tcPr>
            <w:tcW w:w="620" w:type="dxa"/>
          </w:tcPr>
          <w:p w14:paraId="143C23E8" w14:textId="23DCBC3E" w:rsidR="007F5E02" w:rsidRDefault="00F15589" w:rsidP="75A703E1">
            <w:pPr>
              <w:rPr>
                <w:rFonts w:ascii="Times" w:eastAsia="Times" w:hAnsi="Times" w:cs="Times"/>
              </w:rPr>
            </w:pPr>
            <w:r>
              <w:rPr>
                <w:rFonts w:ascii="Times" w:eastAsia="Times" w:hAnsi="Times" w:cs="Times"/>
              </w:rPr>
              <w:t>No</w:t>
            </w:r>
          </w:p>
        </w:tc>
      </w:tr>
      <w:tr w:rsidR="007F5E02" w14:paraId="02B6C14C" w14:textId="77777777" w:rsidTr="00550C01">
        <w:trPr>
          <w:trHeight w:val="57"/>
        </w:trPr>
        <w:tc>
          <w:tcPr>
            <w:tcW w:w="2397" w:type="dxa"/>
            <w:vMerge/>
          </w:tcPr>
          <w:p w14:paraId="700358E9" w14:textId="77777777" w:rsidR="007F5E02" w:rsidRPr="00F65BA3" w:rsidRDefault="007F5E02" w:rsidP="00F65BA3">
            <w:pPr>
              <w:rPr>
                <w:rFonts w:ascii="Times" w:hAnsi="Times" w:cs="Times"/>
              </w:rPr>
            </w:pPr>
          </w:p>
        </w:tc>
        <w:tc>
          <w:tcPr>
            <w:tcW w:w="2272" w:type="dxa"/>
          </w:tcPr>
          <w:p w14:paraId="4B76CB18" w14:textId="5A3FB0D5" w:rsidR="007F5E02" w:rsidRPr="001755EF" w:rsidRDefault="00856617" w:rsidP="75A703E1">
            <w:pPr>
              <w:rPr>
                <w:rFonts w:ascii="Times" w:eastAsia="Times" w:hAnsi="Times" w:cs="Times"/>
              </w:rPr>
            </w:pPr>
            <w:proofErr w:type="spellStart"/>
            <w:r w:rsidRPr="00856617">
              <w:rPr>
                <w:rFonts w:ascii="Times" w:eastAsia="Times" w:hAnsi="Times" w:cs="Times"/>
              </w:rPr>
              <w:t>medicineID</w:t>
            </w:r>
            <w:proofErr w:type="spellEnd"/>
            <w:r w:rsidR="00C9042A">
              <w:rPr>
                <w:rFonts w:ascii="Times" w:eastAsia="Times" w:hAnsi="Times" w:cs="Times"/>
              </w:rPr>
              <w:t>{PK}{FK}</w:t>
            </w:r>
          </w:p>
        </w:tc>
        <w:tc>
          <w:tcPr>
            <w:tcW w:w="1729" w:type="dxa"/>
          </w:tcPr>
          <w:p w14:paraId="275A39A7" w14:textId="5313AEDC" w:rsidR="007F5E02" w:rsidRDefault="0035610D" w:rsidP="75A703E1">
            <w:pPr>
              <w:rPr>
                <w:rFonts w:ascii="Times" w:eastAsia="Times" w:hAnsi="Times" w:cs="Times"/>
              </w:rPr>
            </w:pPr>
            <w:r w:rsidRPr="75A703E1">
              <w:rPr>
                <w:rFonts w:ascii="Times" w:eastAsia="Times" w:hAnsi="Times" w:cs="Times"/>
                <w:sz w:val="24"/>
                <w:szCs w:val="24"/>
              </w:rPr>
              <w:t xml:space="preserve">Unique identifier of </w:t>
            </w:r>
            <w:r>
              <w:rPr>
                <w:rFonts w:ascii="Times" w:eastAsia="Times" w:hAnsi="Times" w:cs="Times"/>
                <w:sz w:val="24"/>
                <w:szCs w:val="24"/>
              </w:rPr>
              <w:t>medicine.</w:t>
            </w:r>
          </w:p>
        </w:tc>
        <w:tc>
          <w:tcPr>
            <w:tcW w:w="1909" w:type="dxa"/>
          </w:tcPr>
          <w:p w14:paraId="4B627EA7" w14:textId="4CC6DAA4" w:rsidR="007F5E02" w:rsidRPr="001755EF" w:rsidRDefault="00930171" w:rsidP="75A703E1">
            <w:pPr>
              <w:rPr>
                <w:rFonts w:ascii="Times" w:eastAsia="Times" w:hAnsi="Times" w:cs="Times"/>
              </w:rPr>
            </w:pPr>
            <w:r w:rsidRPr="00930171">
              <w:rPr>
                <w:rFonts w:ascii="Times" w:eastAsia="Times" w:hAnsi="Times" w:cs="Times"/>
              </w:rPr>
              <w:t>BIGINT(11)</w:t>
            </w:r>
          </w:p>
        </w:tc>
        <w:tc>
          <w:tcPr>
            <w:tcW w:w="620" w:type="dxa"/>
          </w:tcPr>
          <w:p w14:paraId="1CA1B558" w14:textId="1C7FE9A5" w:rsidR="007F5E02" w:rsidRDefault="00F15589" w:rsidP="75A703E1">
            <w:pPr>
              <w:rPr>
                <w:rFonts w:ascii="Times" w:eastAsia="Times" w:hAnsi="Times" w:cs="Times"/>
              </w:rPr>
            </w:pPr>
            <w:r>
              <w:rPr>
                <w:rFonts w:ascii="Times" w:eastAsia="Times" w:hAnsi="Times" w:cs="Times"/>
              </w:rPr>
              <w:t>No</w:t>
            </w:r>
          </w:p>
        </w:tc>
      </w:tr>
      <w:tr w:rsidR="007F5E02" w14:paraId="26C5CD11" w14:textId="77777777" w:rsidTr="00550C01">
        <w:trPr>
          <w:trHeight w:val="57"/>
        </w:trPr>
        <w:tc>
          <w:tcPr>
            <w:tcW w:w="2397" w:type="dxa"/>
            <w:vMerge/>
          </w:tcPr>
          <w:p w14:paraId="2B3BC0F7" w14:textId="77777777" w:rsidR="007F5E02" w:rsidRPr="00F65BA3" w:rsidRDefault="007F5E02" w:rsidP="00F65BA3">
            <w:pPr>
              <w:rPr>
                <w:rFonts w:ascii="Times" w:hAnsi="Times" w:cs="Times"/>
              </w:rPr>
            </w:pPr>
          </w:p>
        </w:tc>
        <w:tc>
          <w:tcPr>
            <w:tcW w:w="2272" w:type="dxa"/>
          </w:tcPr>
          <w:p w14:paraId="2E669853" w14:textId="28377FB2" w:rsidR="007F5E02" w:rsidRPr="001755EF" w:rsidRDefault="00856617" w:rsidP="75A703E1">
            <w:pPr>
              <w:rPr>
                <w:rFonts w:ascii="Times" w:eastAsia="Times" w:hAnsi="Times" w:cs="Times"/>
              </w:rPr>
            </w:pPr>
            <w:r w:rsidRPr="00856617">
              <w:rPr>
                <w:rFonts w:ascii="Times" w:eastAsia="Times" w:hAnsi="Times" w:cs="Times"/>
              </w:rPr>
              <w:t>quantity</w:t>
            </w:r>
          </w:p>
        </w:tc>
        <w:tc>
          <w:tcPr>
            <w:tcW w:w="1729" w:type="dxa"/>
          </w:tcPr>
          <w:p w14:paraId="30EE84C4" w14:textId="6C112DB9" w:rsidR="007F5E02" w:rsidRDefault="0035610D" w:rsidP="75A703E1">
            <w:pPr>
              <w:rPr>
                <w:rFonts w:ascii="Times" w:eastAsia="Times" w:hAnsi="Times" w:cs="Times"/>
              </w:rPr>
            </w:pPr>
            <w:r>
              <w:rPr>
                <w:rFonts w:ascii="Times" w:eastAsia="Times" w:hAnsi="Times" w:cs="Times"/>
              </w:rPr>
              <w:t>Quantity of</w:t>
            </w:r>
            <w:r w:rsidR="004C38CF">
              <w:rPr>
                <w:rFonts w:ascii="Times" w:eastAsia="Times" w:hAnsi="Times" w:cs="Times"/>
              </w:rPr>
              <w:t xml:space="preserve"> medicine in regimen treatment.</w:t>
            </w:r>
          </w:p>
        </w:tc>
        <w:tc>
          <w:tcPr>
            <w:tcW w:w="1909" w:type="dxa"/>
          </w:tcPr>
          <w:p w14:paraId="49681A29" w14:textId="1550F22A" w:rsidR="007F5E02" w:rsidRPr="001755EF" w:rsidRDefault="00930171" w:rsidP="75A703E1">
            <w:pPr>
              <w:rPr>
                <w:rFonts w:ascii="Times" w:eastAsia="Times" w:hAnsi="Times" w:cs="Times"/>
              </w:rPr>
            </w:pPr>
            <w:r w:rsidRPr="00930171">
              <w:rPr>
                <w:rFonts w:ascii="Times" w:eastAsia="Times" w:hAnsi="Times" w:cs="Times"/>
              </w:rPr>
              <w:t>INT(11)</w:t>
            </w:r>
          </w:p>
        </w:tc>
        <w:tc>
          <w:tcPr>
            <w:tcW w:w="620" w:type="dxa"/>
          </w:tcPr>
          <w:p w14:paraId="39C07142" w14:textId="2A644778" w:rsidR="007F5E02" w:rsidRDefault="00F15589" w:rsidP="75A703E1">
            <w:pPr>
              <w:rPr>
                <w:rFonts w:ascii="Times" w:eastAsia="Times" w:hAnsi="Times" w:cs="Times"/>
              </w:rPr>
            </w:pPr>
            <w:r>
              <w:rPr>
                <w:rFonts w:ascii="Times" w:eastAsia="Times" w:hAnsi="Times" w:cs="Times"/>
              </w:rPr>
              <w:t>No</w:t>
            </w:r>
          </w:p>
        </w:tc>
      </w:tr>
      <w:tr w:rsidR="007F5E02" w14:paraId="00F40B3D" w14:textId="77777777" w:rsidTr="00550C01">
        <w:trPr>
          <w:trHeight w:val="57"/>
        </w:trPr>
        <w:tc>
          <w:tcPr>
            <w:tcW w:w="2397" w:type="dxa"/>
            <w:vMerge/>
          </w:tcPr>
          <w:p w14:paraId="0D58C1B9" w14:textId="77777777" w:rsidR="007F5E02" w:rsidRPr="00F65BA3" w:rsidRDefault="007F5E02" w:rsidP="00F65BA3">
            <w:pPr>
              <w:rPr>
                <w:rFonts w:ascii="Times" w:hAnsi="Times" w:cs="Times"/>
              </w:rPr>
            </w:pPr>
          </w:p>
        </w:tc>
        <w:tc>
          <w:tcPr>
            <w:tcW w:w="2272" w:type="dxa"/>
          </w:tcPr>
          <w:p w14:paraId="210C80B2" w14:textId="43BD6D08" w:rsidR="007F5E02" w:rsidRPr="001755EF" w:rsidRDefault="00856617" w:rsidP="75A703E1">
            <w:pPr>
              <w:rPr>
                <w:rFonts w:ascii="Times" w:eastAsia="Times" w:hAnsi="Times" w:cs="Times"/>
              </w:rPr>
            </w:pPr>
            <w:r w:rsidRPr="00856617">
              <w:rPr>
                <w:rFonts w:ascii="Times" w:eastAsia="Times" w:hAnsi="Times" w:cs="Times"/>
              </w:rPr>
              <w:t>description</w:t>
            </w:r>
          </w:p>
        </w:tc>
        <w:tc>
          <w:tcPr>
            <w:tcW w:w="1729" w:type="dxa"/>
          </w:tcPr>
          <w:p w14:paraId="77B1DFC3" w14:textId="749182AD" w:rsidR="007F5E02" w:rsidRDefault="004C38CF" w:rsidP="75A703E1">
            <w:pPr>
              <w:rPr>
                <w:rFonts w:ascii="Times" w:eastAsia="Times" w:hAnsi="Times" w:cs="Times"/>
              </w:rPr>
            </w:pPr>
            <w:r>
              <w:rPr>
                <w:rFonts w:ascii="Times" w:eastAsia="Times" w:hAnsi="Times" w:cs="Times"/>
              </w:rPr>
              <w:t>Description of medicine in regimen treatment.</w:t>
            </w:r>
          </w:p>
        </w:tc>
        <w:tc>
          <w:tcPr>
            <w:tcW w:w="1909" w:type="dxa"/>
          </w:tcPr>
          <w:p w14:paraId="7DE23765" w14:textId="4FE18FC6" w:rsidR="007F5E02" w:rsidRPr="001755EF" w:rsidRDefault="00930171" w:rsidP="75A703E1">
            <w:pPr>
              <w:rPr>
                <w:rFonts w:ascii="Times" w:eastAsia="Times" w:hAnsi="Times" w:cs="Times"/>
              </w:rPr>
            </w:pPr>
            <w:r w:rsidRPr="00930171">
              <w:rPr>
                <w:rFonts w:ascii="Times" w:eastAsia="Times" w:hAnsi="Times" w:cs="Times"/>
              </w:rPr>
              <w:t>VARCHAR(255)</w:t>
            </w:r>
          </w:p>
        </w:tc>
        <w:tc>
          <w:tcPr>
            <w:tcW w:w="620" w:type="dxa"/>
          </w:tcPr>
          <w:p w14:paraId="6A740BC2" w14:textId="6E27E216" w:rsidR="007F5E02" w:rsidRDefault="00F15589" w:rsidP="75A703E1">
            <w:pPr>
              <w:rPr>
                <w:rFonts w:ascii="Times" w:eastAsia="Times" w:hAnsi="Times" w:cs="Times"/>
              </w:rPr>
            </w:pPr>
            <w:r>
              <w:rPr>
                <w:rFonts w:ascii="Times" w:eastAsia="Times" w:hAnsi="Times" w:cs="Times"/>
              </w:rPr>
              <w:t>Yes</w:t>
            </w:r>
          </w:p>
        </w:tc>
      </w:tr>
      <w:tr w:rsidR="0006348C" w14:paraId="15761254" w14:textId="77777777" w:rsidTr="00550C01">
        <w:trPr>
          <w:trHeight w:val="57"/>
        </w:trPr>
        <w:tc>
          <w:tcPr>
            <w:tcW w:w="2397" w:type="dxa"/>
            <w:vMerge w:val="restart"/>
          </w:tcPr>
          <w:p w14:paraId="1A791EB2" w14:textId="3BCEB770" w:rsidR="0006348C" w:rsidRPr="00F65BA3" w:rsidRDefault="0006348C" w:rsidP="00F65BA3">
            <w:pPr>
              <w:rPr>
                <w:rFonts w:ascii="Times" w:hAnsi="Times" w:cs="Times"/>
              </w:rPr>
            </w:pPr>
            <w:proofErr w:type="spellStart"/>
            <w:r>
              <w:rPr>
                <w:rFonts w:ascii="Times" w:hAnsi="Times" w:cs="Times"/>
              </w:rPr>
              <w:t>tbl_token</w:t>
            </w:r>
            <w:proofErr w:type="spellEnd"/>
          </w:p>
        </w:tc>
        <w:tc>
          <w:tcPr>
            <w:tcW w:w="2272" w:type="dxa"/>
          </w:tcPr>
          <w:p w14:paraId="339B4970" w14:textId="3C3EDD12" w:rsidR="0006348C" w:rsidRPr="00856617" w:rsidRDefault="0006348C" w:rsidP="75A703E1">
            <w:pPr>
              <w:rPr>
                <w:rFonts w:ascii="Times" w:eastAsia="Times" w:hAnsi="Times" w:cs="Times"/>
              </w:rPr>
            </w:pPr>
            <w:r w:rsidRPr="0006348C">
              <w:rPr>
                <w:rFonts w:ascii="Times" w:eastAsia="Times" w:hAnsi="Times" w:cs="Times"/>
              </w:rPr>
              <w:t>ID</w:t>
            </w:r>
            <w:r w:rsidR="00164A06">
              <w:rPr>
                <w:rFonts w:ascii="Times" w:eastAsia="Times" w:hAnsi="Times" w:cs="Times"/>
              </w:rPr>
              <w:t>{PK}</w:t>
            </w:r>
          </w:p>
        </w:tc>
        <w:tc>
          <w:tcPr>
            <w:tcW w:w="1729" w:type="dxa"/>
          </w:tcPr>
          <w:p w14:paraId="675D1F0F" w14:textId="3D8728EA" w:rsidR="0006348C" w:rsidRDefault="00164A06" w:rsidP="75A703E1">
            <w:pPr>
              <w:rPr>
                <w:rFonts w:ascii="Times" w:eastAsia="Times" w:hAnsi="Times" w:cs="Times"/>
              </w:rPr>
            </w:pPr>
            <w:r w:rsidRPr="75A703E1">
              <w:rPr>
                <w:rFonts w:ascii="Times" w:eastAsia="Times" w:hAnsi="Times" w:cs="Times"/>
                <w:sz w:val="24"/>
                <w:szCs w:val="24"/>
              </w:rPr>
              <w:t>Unique identifier</w:t>
            </w:r>
            <w:r>
              <w:rPr>
                <w:rFonts w:ascii="Times" w:eastAsia="Times" w:hAnsi="Times" w:cs="Times"/>
                <w:sz w:val="24"/>
                <w:szCs w:val="24"/>
              </w:rPr>
              <w:t xml:space="preserve"> of token</w:t>
            </w:r>
            <w:r w:rsidRPr="75A703E1">
              <w:rPr>
                <w:rFonts w:ascii="Times" w:eastAsia="Times" w:hAnsi="Times" w:cs="Times"/>
                <w:sz w:val="24"/>
                <w:szCs w:val="24"/>
              </w:rPr>
              <w:t>, auto increment.</w:t>
            </w:r>
          </w:p>
        </w:tc>
        <w:tc>
          <w:tcPr>
            <w:tcW w:w="1909" w:type="dxa"/>
          </w:tcPr>
          <w:p w14:paraId="7A7D6653" w14:textId="125D6AFF" w:rsidR="0006348C" w:rsidRPr="00930171" w:rsidRDefault="00C34258" w:rsidP="75A703E1">
            <w:pPr>
              <w:rPr>
                <w:rFonts w:ascii="Times" w:eastAsia="Times" w:hAnsi="Times" w:cs="Times"/>
              </w:rPr>
            </w:pPr>
            <w:r w:rsidRPr="00C34258">
              <w:rPr>
                <w:rFonts w:ascii="Times" w:eastAsia="Times" w:hAnsi="Times" w:cs="Times"/>
              </w:rPr>
              <w:t>BIGINT(20)</w:t>
            </w:r>
          </w:p>
        </w:tc>
        <w:tc>
          <w:tcPr>
            <w:tcW w:w="620" w:type="dxa"/>
          </w:tcPr>
          <w:p w14:paraId="37CB833A" w14:textId="2CB8E4F4" w:rsidR="0006348C" w:rsidRDefault="00C84B2D" w:rsidP="75A703E1">
            <w:pPr>
              <w:rPr>
                <w:rFonts w:ascii="Times" w:eastAsia="Times" w:hAnsi="Times" w:cs="Times"/>
              </w:rPr>
            </w:pPr>
            <w:r>
              <w:rPr>
                <w:rFonts w:ascii="Times" w:eastAsia="Times" w:hAnsi="Times" w:cs="Times"/>
              </w:rPr>
              <w:t>No</w:t>
            </w:r>
          </w:p>
        </w:tc>
      </w:tr>
      <w:tr w:rsidR="0006348C" w14:paraId="2E1505BD" w14:textId="77777777" w:rsidTr="00550C01">
        <w:trPr>
          <w:trHeight w:val="57"/>
        </w:trPr>
        <w:tc>
          <w:tcPr>
            <w:tcW w:w="2397" w:type="dxa"/>
            <w:vMerge/>
          </w:tcPr>
          <w:p w14:paraId="444BC63C" w14:textId="77777777" w:rsidR="0006348C" w:rsidRPr="00F65BA3" w:rsidRDefault="0006348C" w:rsidP="00F65BA3">
            <w:pPr>
              <w:rPr>
                <w:rFonts w:ascii="Times" w:hAnsi="Times" w:cs="Times"/>
              </w:rPr>
            </w:pPr>
          </w:p>
        </w:tc>
        <w:tc>
          <w:tcPr>
            <w:tcW w:w="2272" w:type="dxa"/>
          </w:tcPr>
          <w:p w14:paraId="2A00C783" w14:textId="68A7E480" w:rsidR="0006348C" w:rsidRPr="00856617" w:rsidRDefault="0006348C" w:rsidP="75A703E1">
            <w:pPr>
              <w:rPr>
                <w:rFonts w:ascii="Times" w:eastAsia="Times" w:hAnsi="Times" w:cs="Times"/>
              </w:rPr>
            </w:pPr>
            <w:r w:rsidRPr="0006348C">
              <w:rPr>
                <w:rFonts w:ascii="Times" w:eastAsia="Times" w:hAnsi="Times" w:cs="Times"/>
              </w:rPr>
              <w:t>token</w:t>
            </w:r>
          </w:p>
        </w:tc>
        <w:tc>
          <w:tcPr>
            <w:tcW w:w="1729" w:type="dxa"/>
          </w:tcPr>
          <w:p w14:paraId="7AF2ACA6" w14:textId="1CC0E186" w:rsidR="0006348C" w:rsidRDefault="0084415B" w:rsidP="75A703E1">
            <w:pPr>
              <w:rPr>
                <w:rFonts w:ascii="Times" w:eastAsia="Times" w:hAnsi="Times" w:cs="Times"/>
              </w:rPr>
            </w:pPr>
            <w:r>
              <w:rPr>
                <w:rFonts w:ascii="Times" w:eastAsia="Times" w:hAnsi="Times" w:cs="Times"/>
              </w:rPr>
              <w:t>Name of token.</w:t>
            </w:r>
          </w:p>
        </w:tc>
        <w:tc>
          <w:tcPr>
            <w:tcW w:w="1909" w:type="dxa"/>
          </w:tcPr>
          <w:p w14:paraId="4AD6681F" w14:textId="6271085F" w:rsidR="0006348C" w:rsidRPr="00930171" w:rsidRDefault="00C34258" w:rsidP="75A703E1">
            <w:pPr>
              <w:rPr>
                <w:rFonts w:ascii="Times" w:eastAsia="Times" w:hAnsi="Times" w:cs="Times"/>
              </w:rPr>
            </w:pPr>
            <w:r w:rsidRPr="00C34258">
              <w:rPr>
                <w:rFonts w:ascii="Times" w:eastAsia="Times" w:hAnsi="Times" w:cs="Times"/>
              </w:rPr>
              <w:t>VARCHAR(255)</w:t>
            </w:r>
          </w:p>
        </w:tc>
        <w:tc>
          <w:tcPr>
            <w:tcW w:w="620" w:type="dxa"/>
          </w:tcPr>
          <w:p w14:paraId="1E654501" w14:textId="0A8A4F27" w:rsidR="0006348C" w:rsidRDefault="00C84B2D" w:rsidP="75A703E1">
            <w:pPr>
              <w:rPr>
                <w:rFonts w:ascii="Times" w:eastAsia="Times" w:hAnsi="Times" w:cs="Times"/>
              </w:rPr>
            </w:pPr>
            <w:r>
              <w:rPr>
                <w:rFonts w:ascii="Times" w:eastAsia="Times" w:hAnsi="Times" w:cs="Times"/>
              </w:rPr>
              <w:t>No</w:t>
            </w:r>
          </w:p>
        </w:tc>
      </w:tr>
      <w:tr w:rsidR="0006348C" w14:paraId="0A4C48D6" w14:textId="77777777" w:rsidTr="00550C01">
        <w:trPr>
          <w:trHeight w:val="57"/>
        </w:trPr>
        <w:tc>
          <w:tcPr>
            <w:tcW w:w="2397" w:type="dxa"/>
            <w:vMerge/>
          </w:tcPr>
          <w:p w14:paraId="0C66D814" w14:textId="77777777" w:rsidR="0006348C" w:rsidRPr="00F65BA3" w:rsidRDefault="0006348C" w:rsidP="00F65BA3">
            <w:pPr>
              <w:rPr>
                <w:rFonts w:ascii="Times" w:hAnsi="Times" w:cs="Times"/>
              </w:rPr>
            </w:pPr>
          </w:p>
        </w:tc>
        <w:tc>
          <w:tcPr>
            <w:tcW w:w="2272" w:type="dxa"/>
          </w:tcPr>
          <w:p w14:paraId="607C33E2" w14:textId="0E30186E" w:rsidR="0006348C" w:rsidRPr="00856617" w:rsidRDefault="0006348C" w:rsidP="75A703E1">
            <w:pPr>
              <w:rPr>
                <w:rFonts w:ascii="Times" w:eastAsia="Times" w:hAnsi="Times" w:cs="Times"/>
              </w:rPr>
            </w:pPr>
            <w:proofErr w:type="spellStart"/>
            <w:r w:rsidRPr="0006348C">
              <w:rPr>
                <w:rFonts w:ascii="Times" w:eastAsia="Times" w:hAnsi="Times" w:cs="Times"/>
              </w:rPr>
              <w:t>expiredDate</w:t>
            </w:r>
            <w:proofErr w:type="spellEnd"/>
          </w:p>
        </w:tc>
        <w:tc>
          <w:tcPr>
            <w:tcW w:w="1729" w:type="dxa"/>
          </w:tcPr>
          <w:p w14:paraId="17DF3CEC" w14:textId="4AAB316C" w:rsidR="0006348C" w:rsidRDefault="00921AF3" w:rsidP="75A703E1">
            <w:pPr>
              <w:rPr>
                <w:rFonts w:ascii="Times" w:eastAsia="Times" w:hAnsi="Times" w:cs="Times"/>
              </w:rPr>
            </w:pPr>
            <w:r>
              <w:rPr>
                <w:rFonts w:ascii="Times" w:eastAsia="Times" w:hAnsi="Times" w:cs="Times"/>
              </w:rPr>
              <w:t xml:space="preserve">Expired of </w:t>
            </w:r>
            <w:r w:rsidR="00C84B2D">
              <w:rPr>
                <w:rFonts w:ascii="Times" w:eastAsia="Times" w:hAnsi="Times" w:cs="Times"/>
              </w:rPr>
              <w:t>token</w:t>
            </w:r>
          </w:p>
        </w:tc>
        <w:tc>
          <w:tcPr>
            <w:tcW w:w="1909" w:type="dxa"/>
          </w:tcPr>
          <w:p w14:paraId="6A30D8B6" w14:textId="07468D7B" w:rsidR="0006348C" w:rsidRPr="00930171" w:rsidRDefault="00C34258" w:rsidP="75A703E1">
            <w:pPr>
              <w:rPr>
                <w:rFonts w:ascii="Times" w:eastAsia="Times" w:hAnsi="Times" w:cs="Times"/>
              </w:rPr>
            </w:pPr>
            <w:r w:rsidRPr="00C34258">
              <w:rPr>
                <w:rFonts w:ascii="Times" w:eastAsia="Times" w:hAnsi="Times" w:cs="Times"/>
              </w:rPr>
              <w:t>DATETIME</w:t>
            </w:r>
          </w:p>
        </w:tc>
        <w:tc>
          <w:tcPr>
            <w:tcW w:w="620" w:type="dxa"/>
          </w:tcPr>
          <w:p w14:paraId="6EF6BA0C" w14:textId="071E3E38" w:rsidR="0006348C" w:rsidRDefault="00C84B2D" w:rsidP="75A703E1">
            <w:pPr>
              <w:rPr>
                <w:rFonts w:ascii="Times" w:eastAsia="Times" w:hAnsi="Times" w:cs="Times"/>
              </w:rPr>
            </w:pPr>
            <w:r>
              <w:rPr>
                <w:rFonts w:ascii="Times" w:eastAsia="Times" w:hAnsi="Times" w:cs="Times"/>
              </w:rPr>
              <w:t>No</w:t>
            </w:r>
          </w:p>
        </w:tc>
      </w:tr>
      <w:tr w:rsidR="0006348C" w14:paraId="75D1DA6B" w14:textId="77777777" w:rsidTr="00550C01">
        <w:trPr>
          <w:trHeight w:val="57"/>
        </w:trPr>
        <w:tc>
          <w:tcPr>
            <w:tcW w:w="2397" w:type="dxa"/>
            <w:vMerge/>
          </w:tcPr>
          <w:p w14:paraId="2B92F191" w14:textId="77777777" w:rsidR="0006348C" w:rsidRPr="00F65BA3" w:rsidRDefault="0006348C" w:rsidP="00F65BA3">
            <w:pPr>
              <w:rPr>
                <w:rFonts w:ascii="Times" w:hAnsi="Times" w:cs="Times"/>
              </w:rPr>
            </w:pPr>
          </w:p>
        </w:tc>
        <w:tc>
          <w:tcPr>
            <w:tcW w:w="2272" w:type="dxa"/>
          </w:tcPr>
          <w:p w14:paraId="3F4A0784" w14:textId="330A9C3E" w:rsidR="0006348C" w:rsidRPr="00856617" w:rsidRDefault="00C84B2D" w:rsidP="75A703E1">
            <w:pPr>
              <w:rPr>
                <w:rFonts w:ascii="Times" w:eastAsia="Times" w:hAnsi="Times" w:cs="Times"/>
              </w:rPr>
            </w:pPr>
            <w:r w:rsidRPr="00A157ED">
              <w:rPr>
                <w:rFonts w:ascii="Times" w:eastAsia="Times" w:hAnsi="Times" w:cs="Times"/>
              </w:rPr>
              <w:t>U</w:t>
            </w:r>
            <w:r w:rsidR="00A157ED" w:rsidRPr="00A157ED">
              <w:rPr>
                <w:rFonts w:ascii="Times" w:eastAsia="Times" w:hAnsi="Times" w:cs="Times"/>
              </w:rPr>
              <w:t>sername</w:t>
            </w:r>
            <w:r>
              <w:rPr>
                <w:rFonts w:ascii="Times" w:eastAsia="Times" w:hAnsi="Times" w:cs="Times"/>
              </w:rPr>
              <w:t xml:space="preserve"> {FK}</w:t>
            </w:r>
          </w:p>
        </w:tc>
        <w:tc>
          <w:tcPr>
            <w:tcW w:w="1729" w:type="dxa"/>
          </w:tcPr>
          <w:p w14:paraId="160F2381" w14:textId="5AFD24A2" w:rsidR="0006348C" w:rsidRDefault="00C84B2D" w:rsidP="75A703E1">
            <w:pPr>
              <w:rPr>
                <w:rFonts w:ascii="Times" w:eastAsia="Times" w:hAnsi="Times" w:cs="Times"/>
              </w:rPr>
            </w:pPr>
            <w:r>
              <w:rPr>
                <w:rFonts w:ascii="Times" w:eastAsia="Times" w:hAnsi="Times" w:cs="Times"/>
              </w:rPr>
              <w:t>Username use that token</w:t>
            </w:r>
          </w:p>
        </w:tc>
        <w:tc>
          <w:tcPr>
            <w:tcW w:w="1909" w:type="dxa"/>
          </w:tcPr>
          <w:p w14:paraId="5DD1C974" w14:textId="072CB2B4" w:rsidR="0006348C" w:rsidRPr="00930171" w:rsidRDefault="00164A06" w:rsidP="75A703E1">
            <w:pPr>
              <w:rPr>
                <w:rFonts w:ascii="Times" w:eastAsia="Times" w:hAnsi="Times" w:cs="Times"/>
              </w:rPr>
            </w:pPr>
            <w:r w:rsidRPr="00164A06">
              <w:rPr>
                <w:rFonts w:ascii="Times" w:eastAsia="Times" w:hAnsi="Times" w:cs="Times"/>
              </w:rPr>
              <w:t>VARCHAR(20)</w:t>
            </w:r>
          </w:p>
        </w:tc>
        <w:tc>
          <w:tcPr>
            <w:tcW w:w="620" w:type="dxa"/>
          </w:tcPr>
          <w:p w14:paraId="542A4CD1" w14:textId="39D753BA" w:rsidR="0006348C" w:rsidRDefault="00C84B2D" w:rsidP="75A703E1">
            <w:pPr>
              <w:rPr>
                <w:rFonts w:ascii="Times" w:eastAsia="Times" w:hAnsi="Times" w:cs="Times"/>
              </w:rPr>
            </w:pPr>
            <w:r>
              <w:rPr>
                <w:rFonts w:ascii="Times" w:eastAsia="Times" w:hAnsi="Times" w:cs="Times"/>
              </w:rPr>
              <w:t>No</w:t>
            </w:r>
          </w:p>
        </w:tc>
      </w:tr>
      <w:tr w:rsidR="002A1632" w14:paraId="39939BA9" w14:textId="77777777" w:rsidTr="00550C01">
        <w:trPr>
          <w:trHeight w:val="57"/>
        </w:trPr>
        <w:tc>
          <w:tcPr>
            <w:tcW w:w="2397" w:type="dxa"/>
            <w:vMerge w:val="restart"/>
          </w:tcPr>
          <w:p w14:paraId="65A040C2" w14:textId="57E3B194" w:rsidR="002A1632" w:rsidRPr="00F65BA3" w:rsidRDefault="002A1632" w:rsidP="00F65BA3">
            <w:pPr>
              <w:rPr>
                <w:rFonts w:ascii="Times" w:hAnsi="Times" w:cs="Times"/>
              </w:rPr>
            </w:pPr>
            <w:proofErr w:type="spellStart"/>
            <w:r>
              <w:rPr>
                <w:rFonts w:ascii="Times" w:hAnsi="Times" w:cs="Times"/>
              </w:rPr>
              <w:t>tbl_twilio</w:t>
            </w:r>
            <w:proofErr w:type="spellEnd"/>
          </w:p>
        </w:tc>
        <w:tc>
          <w:tcPr>
            <w:tcW w:w="2272" w:type="dxa"/>
          </w:tcPr>
          <w:p w14:paraId="4FE14D95" w14:textId="220020F6" w:rsidR="002A1632" w:rsidRPr="00A157ED" w:rsidRDefault="00EA50DF" w:rsidP="75A703E1">
            <w:pPr>
              <w:rPr>
                <w:rFonts w:ascii="Times" w:eastAsia="Times" w:hAnsi="Times" w:cs="Times"/>
              </w:rPr>
            </w:pPr>
            <w:proofErr w:type="spellStart"/>
            <w:r w:rsidRPr="00EA50DF">
              <w:rPr>
                <w:rFonts w:ascii="Times" w:eastAsia="Times" w:hAnsi="Times" w:cs="Times"/>
              </w:rPr>
              <w:t>phoneNumber</w:t>
            </w:r>
            <w:proofErr w:type="spellEnd"/>
            <w:r w:rsidR="008254AF">
              <w:rPr>
                <w:rFonts w:ascii="Times" w:eastAsia="Times" w:hAnsi="Times" w:cs="Times"/>
              </w:rPr>
              <w:t>{PK}</w:t>
            </w:r>
          </w:p>
        </w:tc>
        <w:tc>
          <w:tcPr>
            <w:tcW w:w="1729" w:type="dxa"/>
          </w:tcPr>
          <w:p w14:paraId="116A37AE" w14:textId="646CCF7B" w:rsidR="002A1632" w:rsidRDefault="001A0E45" w:rsidP="75A703E1">
            <w:pPr>
              <w:rPr>
                <w:rFonts w:ascii="Times" w:eastAsia="Times" w:hAnsi="Times" w:cs="Times"/>
              </w:rPr>
            </w:pPr>
            <w:r>
              <w:rPr>
                <w:rFonts w:ascii="Times" w:eastAsia="Times" w:hAnsi="Times" w:cs="Times"/>
              </w:rPr>
              <w:t xml:space="preserve">Phone number is provided by </w:t>
            </w:r>
            <w:proofErr w:type="spellStart"/>
            <w:r>
              <w:rPr>
                <w:rFonts w:ascii="Times" w:eastAsia="Times" w:hAnsi="Times" w:cs="Times"/>
              </w:rPr>
              <w:t>twilio</w:t>
            </w:r>
            <w:proofErr w:type="spellEnd"/>
            <w:r>
              <w:rPr>
                <w:rFonts w:ascii="Times" w:eastAsia="Times" w:hAnsi="Times" w:cs="Times"/>
              </w:rPr>
              <w:t xml:space="preserve"> third-party.</w:t>
            </w:r>
          </w:p>
        </w:tc>
        <w:tc>
          <w:tcPr>
            <w:tcW w:w="1909" w:type="dxa"/>
          </w:tcPr>
          <w:p w14:paraId="32E6CCED" w14:textId="72EF9E5A" w:rsidR="002A1632" w:rsidRPr="00164A06" w:rsidRDefault="00970810" w:rsidP="75A703E1">
            <w:pPr>
              <w:rPr>
                <w:rFonts w:ascii="Times" w:eastAsia="Times" w:hAnsi="Times" w:cs="Times"/>
              </w:rPr>
            </w:pPr>
            <w:r w:rsidRPr="00970810">
              <w:rPr>
                <w:rFonts w:ascii="Times" w:eastAsia="Times" w:hAnsi="Times" w:cs="Times"/>
              </w:rPr>
              <w:t>VARCHAR(12)</w:t>
            </w:r>
          </w:p>
        </w:tc>
        <w:tc>
          <w:tcPr>
            <w:tcW w:w="620" w:type="dxa"/>
          </w:tcPr>
          <w:p w14:paraId="5B507B36" w14:textId="399F032E" w:rsidR="002A1632" w:rsidRDefault="001A0E45" w:rsidP="75A703E1">
            <w:pPr>
              <w:rPr>
                <w:rFonts w:ascii="Times" w:eastAsia="Times" w:hAnsi="Times" w:cs="Times"/>
              </w:rPr>
            </w:pPr>
            <w:r>
              <w:rPr>
                <w:rFonts w:ascii="Times" w:eastAsia="Times" w:hAnsi="Times" w:cs="Times"/>
              </w:rPr>
              <w:t>No</w:t>
            </w:r>
          </w:p>
        </w:tc>
      </w:tr>
      <w:tr w:rsidR="002A1632" w14:paraId="59181802" w14:textId="77777777" w:rsidTr="00550C01">
        <w:trPr>
          <w:trHeight w:val="57"/>
        </w:trPr>
        <w:tc>
          <w:tcPr>
            <w:tcW w:w="2397" w:type="dxa"/>
            <w:vMerge/>
          </w:tcPr>
          <w:p w14:paraId="2F88E3F2" w14:textId="77777777" w:rsidR="002A1632" w:rsidRPr="00F65BA3" w:rsidRDefault="002A1632" w:rsidP="00F65BA3">
            <w:pPr>
              <w:rPr>
                <w:rFonts w:ascii="Times" w:hAnsi="Times" w:cs="Times"/>
              </w:rPr>
            </w:pPr>
          </w:p>
        </w:tc>
        <w:tc>
          <w:tcPr>
            <w:tcW w:w="2272" w:type="dxa"/>
          </w:tcPr>
          <w:p w14:paraId="319D7B6E" w14:textId="779C3459" w:rsidR="002A1632" w:rsidRPr="00A157ED" w:rsidRDefault="00EA50DF" w:rsidP="75A703E1">
            <w:pPr>
              <w:rPr>
                <w:rFonts w:ascii="Times" w:eastAsia="Times" w:hAnsi="Times" w:cs="Times"/>
              </w:rPr>
            </w:pPr>
            <w:proofErr w:type="spellStart"/>
            <w:r w:rsidRPr="00EA50DF">
              <w:rPr>
                <w:rFonts w:ascii="Times" w:eastAsia="Times" w:hAnsi="Times" w:cs="Times"/>
              </w:rPr>
              <w:t>accountSid</w:t>
            </w:r>
            <w:proofErr w:type="spellEnd"/>
          </w:p>
        </w:tc>
        <w:tc>
          <w:tcPr>
            <w:tcW w:w="1729" w:type="dxa"/>
          </w:tcPr>
          <w:p w14:paraId="0194ED80" w14:textId="6891F02A" w:rsidR="002A1632" w:rsidRDefault="003E351A" w:rsidP="75A703E1">
            <w:pPr>
              <w:rPr>
                <w:rFonts w:ascii="Times" w:eastAsia="Times" w:hAnsi="Times" w:cs="Times"/>
              </w:rPr>
            </w:pPr>
            <w:r>
              <w:rPr>
                <w:rFonts w:ascii="Times" w:eastAsia="Times" w:hAnsi="Times" w:cs="Times"/>
              </w:rPr>
              <w:t xml:space="preserve">ID of </w:t>
            </w:r>
            <w:proofErr w:type="spellStart"/>
            <w:r>
              <w:rPr>
                <w:rFonts w:ascii="Times" w:eastAsia="Times" w:hAnsi="Times" w:cs="Times"/>
              </w:rPr>
              <w:t>twilio</w:t>
            </w:r>
            <w:proofErr w:type="spellEnd"/>
            <w:r>
              <w:rPr>
                <w:rFonts w:ascii="Times" w:eastAsia="Times" w:hAnsi="Times" w:cs="Times"/>
              </w:rPr>
              <w:t xml:space="preserve"> th</w:t>
            </w:r>
            <w:r w:rsidR="00606CE7">
              <w:rPr>
                <w:rFonts w:ascii="Times" w:eastAsia="Times" w:hAnsi="Times" w:cs="Times"/>
              </w:rPr>
              <w:t>ird-party account.</w:t>
            </w:r>
          </w:p>
        </w:tc>
        <w:tc>
          <w:tcPr>
            <w:tcW w:w="1909" w:type="dxa"/>
          </w:tcPr>
          <w:p w14:paraId="4968065D" w14:textId="71EE075C" w:rsidR="002A1632" w:rsidRPr="00164A06" w:rsidRDefault="00970810" w:rsidP="75A703E1">
            <w:pPr>
              <w:rPr>
                <w:rFonts w:ascii="Times" w:eastAsia="Times" w:hAnsi="Times" w:cs="Times"/>
              </w:rPr>
            </w:pPr>
            <w:r w:rsidRPr="00970810">
              <w:rPr>
                <w:rFonts w:ascii="Times" w:eastAsia="Times" w:hAnsi="Times" w:cs="Times"/>
              </w:rPr>
              <w:t>VARCHAR(255)</w:t>
            </w:r>
          </w:p>
        </w:tc>
        <w:tc>
          <w:tcPr>
            <w:tcW w:w="620" w:type="dxa"/>
          </w:tcPr>
          <w:p w14:paraId="36C906D6" w14:textId="3E7FC1F5" w:rsidR="002A1632" w:rsidRDefault="008254AF" w:rsidP="75A703E1">
            <w:pPr>
              <w:rPr>
                <w:rFonts w:ascii="Times" w:eastAsia="Times" w:hAnsi="Times" w:cs="Times"/>
              </w:rPr>
            </w:pPr>
            <w:r>
              <w:rPr>
                <w:rFonts w:ascii="Times" w:eastAsia="Times" w:hAnsi="Times" w:cs="Times"/>
              </w:rPr>
              <w:t>Yes</w:t>
            </w:r>
          </w:p>
        </w:tc>
      </w:tr>
      <w:tr w:rsidR="002A1632" w14:paraId="7A169C20" w14:textId="77777777" w:rsidTr="00550C01">
        <w:trPr>
          <w:trHeight w:val="57"/>
        </w:trPr>
        <w:tc>
          <w:tcPr>
            <w:tcW w:w="2397" w:type="dxa"/>
            <w:vMerge/>
          </w:tcPr>
          <w:p w14:paraId="61ABD4A0" w14:textId="77777777" w:rsidR="002A1632" w:rsidRPr="00F65BA3" w:rsidRDefault="002A1632" w:rsidP="00F65BA3">
            <w:pPr>
              <w:rPr>
                <w:rFonts w:ascii="Times" w:hAnsi="Times" w:cs="Times"/>
              </w:rPr>
            </w:pPr>
          </w:p>
        </w:tc>
        <w:tc>
          <w:tcPr>
            <w:tcW w:w="2272" w:type="dxa"/>
          </w:tcPr>
          <w:p w14:paraId="1808F21E" w14:textId="701F5F18" w:rsidR="002A1632" w:rsidRPr="00A157ED" w:rsidRDefault="00E516ED" w:rsidP="75A703E1">
            <w:pPr>
              <w:rPr>
                <w:rFonts w:ascii="Times" w:eastAsia="Times" w:hAnsi="Times" w:cs="Times"/>
              </w:rPr>
            </w:pPr>
            <w:proofErr w:type="spellStart"/>
            <w:r>
              <w:rPr>
                <w:rFonts w:ascii="Times" w:eastAsia="Times" w:hAnsi="Times" w:cs="Times"/>
              </w:rPr>
              <w:t>authToken</w:t>
            </w:r>
            <w:proofErr w:type="spellEnd"/>
          </w:p>
        </w:tc>
        <w:tc>
          <w:tcPr>
            <w:tcW w:w="1729" w:type="dxa"/>
          </w:tcPr>
          <w:p w14:paraId="2A3D2345" w14:textId="3CDD5110" w:rsidR="002A1632" w:rsidRDefault="00606CE7" w:rsidP="75A703E1">
            <w:pPr>
              <w:rPr>
                <w:rFonts w:ascii="Times" w:eastAsia="Times" w:hAnsi="Times" w:cs="Times"/>
              </w:rPr>
            </w:pPr>
            <w:r>
              <w:rPr>
                <w:rFonts w:ascii="Times" w:eastAsia="Times" w:hAnsi="Times" w:cs="Times"/>
              </w:rPr>
              <w:t xml:space="preserve">Token </w:t>
            </w:r>
            <w:r w:rsidR="00684F58">
              <w:rPr>
                <w:rFonts w:ascii="Times" w:eastAsia="Times" w:hAnsi="Times" w:cs="Times"/>
              </w:rPr>
              <w:t xml:space="preserve">is provided by </w:t>
            </w:r>
            <w:proofErr w:type="spellStart"/>
            <w:r w:rsidR="00684F58">
              <w:rPr>
                <w:rFonts w:ascii="Times" w:eastAsia="Times" w:hAnsi="Times" w:cs="Times"/>
              </w:rPr>
              <w:t>twilio</w:t>
            </w:r>
            <w:proofErr w:type="spellEnd"/>
            <w:r w:rsidR="00684F58">
              <w:rPr>
                <w:rFonts w:ascii="Times" w:eastAsia="Times" w:hAnsi="Times" w:cs="Times"/>
              </w:rPr>
              <w:t xml:space="preserve"> third-party. </w:t>
            </w:r>
          </w:p>
        </w:tc>
        <w:tc>
          <w:tcPr>
            <w:tcW w:w="1909" w:type="dxa"/>
          </w:tcPr>
          <w:p w14:paraId="067ED4A7" w14:textId="500BD627" w:rsidR="002A1632" w:rsidRPr="00164A06" w:rsidRDefault="00970810" w:rsidP="75A703E1">
            <w:pPr>
              <w:rPr>
                <w:rFonts w:ascii="Times" w:eastAsia="Times" w:hAnsi="Times" w:cs="Times"/>
              </w:rPr>
            </w:pPr>
            <w:r w:rsidRPr="00970810">
              <w:rPr>
                <w:rFonts w:ascii="Times" w:eastAsia="Times" w:hAnsi="Times" w:cs="Times"/>
              </w:rPr>
              <w:t>VARCHAR(255)</w:t>
            </w:r>
          </w:p>
        </w:tc>
        <w:tc>
          <w:tcPr>
            <w:tcW w:w="620" w:type="dxa"/>
          </w:tcPr>
          <w:p w14:paraId="4AB0C231" w14:textId="23249BE5" w:rsidR="002A1632" w:rsidRDefault="008254AF" w:rsidP="75A703E1">
            <w:pPr>
              <w:rPr>
                <w:rFonts w:ascii="Times" w:eastAsia="Times" w:hAnsi="Times" w:cs="Times"/>
              </w:rPr>
            </w:pPr>
            <w:r>
              <w:rPr>
                <w:rFonts w:ascii="Times" w:eastAsia="Times" w:hAnsi="Times" w:cs="Times"/>
              </w:rPr>
              <w:t>Yes</w:t>
            </w:r>
          </w:p>
        </w:tc>
      </w:tr>
    </w:tbl>
    <w:p w14:paraId="1F33B808" w14:textId="77777777" w:rsidR="002D6136" w:rsidRPr="00B24FFE" w:rsidRDefault="002D6136" w:rsidP="00B24FFE"/>
    <w:p w14:paraId="7323246C" w14:textId="0197F23B" w:rsidR="00323546" w:rsidRPr="008D5860" w:rsidRDefault="75A703E1" w:rsidP="75A703E1">
      <w:pPr>
        <w:pStyle w:val="Heading2"/>
        <w:rPr>
          <w:rFonts w:ascii="Times" w:eastAsia="Times" w:hAnsi="Times" w:cs="Times"/>
        </w:rPr>
      </w:pPr>
      <w:bookmarkStart w:id="409" w:name="_Toc516816076"/>
      <w:bookmarkStart w:id="410" w:name="_Toc516816219"/>
      <w:bookmarkStart w:id="411" w:name="_Toc520105384"/>
      <w:bookmarkStart w:id="412" w:name="_Toc520105554"/>
      <w:r w:rsidRPr="75A703E1">
        <w:rPr>
          <w:rFonts w:ascii="Times" w:eastAsia="Times" w:hAnsi="Times" w:cs="Times"/>
        </w:rPr>
        <w:t>3. Performance Measures</w:t>
      </w:r>
      <w:bookmarkEnd w:id="409"/>
      <w:bookmarkEnd w:id="410"/>
      <w:bookmarkEnd w:id="411"/>
      <w:bookmarkEnd w:id="412"/>
    </w:p>
    <w:p w14:paraId="7320A3DC" w14:textId="05D7EDDE" w:rsidR="00D713E8" w:rsidRDefault="00D713E8" w:rsidP="00D713E8">
      <w:pPr>
        <w:pStyle w:val="Heading3"/>
        <w:ind w:left="10" w:firstLine="710"/>
        <w:rPr>
          <w:rFonts w:ascii="Times" w:eastAsia="Times" w:hAnsi="Times" w:cs="Times"/>
        </w:rPr>
      </w:pPr>
      <w:bookmarkStart w:id="413" w:name="_Toc520105385"/>
      <w:bookmarkStart w:id="414" w:name="_Toc520105555"/>
      <w:r>
        <w:rPr>
          <w:rFonts w:ascii="Times" w:eastAsia="Times" w:hAnsi="Times" w:cs="Times"/>
        </w:rPr>
        <w:t>3</w:t>
      </w:r>
      <w:r w:rsidRPr="75A703E1">
        <w:rPr>
          <w:rFonts w:ascii="Times" w:eastAsia="Times" w:hAnsi="Times" w:cs="Times"/>
        </w:rPr>
        <w:t xml:space="preserve">.1 </w:t>
      </w:r>
      <w:r>
        <w:rPr>
          <w:rFonts w:ascii="Times" w:eastAsia="Times" w:hAnsi="Times" w:cs="Times"/>
        </w:rPr>
        <w:t>Book appointment performance</w:t>
      </w:r>
      <w:bookmarkEnd w:id="413"/>
      <w:bookmarkEnd w:id="414"/>
    </w:p>
    <w:p w14:paraId="47CD02BD" w14:textId="2612AFC0" w:rsidR="00C164B3" w:rsidRPr="00C164B3" w:rsidRDefault="00C164B3" w:rsidP="00CB7118">
      <w:pPr>
        <w:pStyle w:val="ListParagraph"/>
        <w:numPr>
          <w:ilvl w:val="0"/>
          <w:numId w:val="24"/>
        </w:numPr>
        <w:rPr>
          <w:rFonts w:eastAsia="Times"/>
        </w:rPr>
      </w:pPr>
      <w:r>
        <w:rPr>
          <w:rFonts w:eastAsia="Times"/>
        </w:rPr>
        <w:t xml:space="preserve">When an appointment is booked, whether via SMS or phone call, the system should finish process the request in at maximum </w:t>
      </w:r>
      <w:r w:rsidR="00122DCA">
        <w:rPr>
          <w:rFonts w:eastAsia="Times"/>
        </w:rPr>
        <w:t xml:space="preserve">5 </w:t>
      </w:r>
      <w:r w:rsidR="00122DCA" w:rsidRPr="00E3374E">
        <w:rPr>
          <w:rFonts w:eastAsia="Times"/>
          <w:noProof/>
        </w:rPr>
        <w:t>second</w:t>
      </w:r>
      <w:r w:rsidR="00E3374E">
        <w:rPr>
          <w:rFonts w:eastAsia="Times"/>
          <w:noProof/>
        </w:rPr>
        <w:t>s</w:t>
      </w:r>
      <w:r w:rsidR="00122DCA">
        <w:rPr>
          <w:rFonts w:eastAsia="Times"/>
        </w:rPr>
        <w:t>.</w:t>
      </w:r>
    </w:p>
    <w:p w14:paraId="20BED55A" w14:textId="405B5AD2" w:rsidR="00D713E8" w:rsidRDefault="00D713E8" w:rsidP="00D713E8">
      <w:pPr>
        <w:pStyle w:val="Heading3"/>
        <w:ind w:left="10" w:firstLine="710"/>
        <w:rPr>
          <w:rFonts w:ascii="Times" w:eastAsia="Times" w:hAnsi="Times" w:cs="Times"/>
        </w:rPr>
      </w:pPr>
      <w:bookmarkStart w:id="415" w:name="_Toc520105386"/>
      <w:bookmarkStart w:id="416" w:name="_Toc520105556"/>
      <w:r>
        <w:rPr>
          <w:rFonts w:ascii="Times" w:eastAsia="Times" w:hAnsi="Times" w:cs="Times"/>
        </w:rPr>
        <w:t>3</w:t>
      </w:r>
      <w:r w:rsidRPr="75A703E1">
        <w:rPr>
          <w:rFonts w:ascii="Times" w:eastAsia="Times" w:hAnsi="Times" w:cs="Times"/>
        </w:rPr>
        <w:t>.</w:t>
      </w:r>
      <w:r>
        <w:rPr>
          <w:rFonts w:ascii="Times" w:eastAsia="Times" w:hAnsi="Times" w:cs="Times"/>
        </w:rPr>
        <w:t>2</w:t>
      </w:r>
      <w:r w:rsidRPr="75A703E1">
        <w:rPr>
          <w:rFonts w:ascii="Times" w:eastAsia="Times" w:hAnsi="Times" w:cs="Times"/>
        </w:rPr>
        <w:t xml:space="preserve"> </w:t>
      </w:r>
      <w:r>
        <w:rPr>
          <w:rFonts w:ascii="Times" w:eastAsia="Times" w:hAnsi="Times" w:cs="Times"/>
        </w:rPr>
        <w:t xml:space="preserve">Book multiple appointments on </w:t>
      </w:r>
      <w:r w:rsidR="00E3374E">
        <w:rPr>
          <w:rFonts w:ascii="Times" w:eastAsia="Times" w:hAnsi="Times" w:cs="Times"/>
        </w:rPr>
        <w:t xml:space="preserve">the </w:t>
      </w:r>
      <w:r>
        <w:rPr>
          <w:rFonts w:ascii="Times" w:eastAsia="Times" w:hAnsi="Times" w:cs="Times"/>
        </w:rPr>
        <w:t>same number at the same time</w:t>
      </w:r>
      <w:bookmarkEnd w:id="415"/>
      <w:bookmarkEnd w:id="416"/>
    </w:p>
    <w:p w14:paraId="7DD01193" w14:textId="7420043B" w:rsidR="00D713E8" w:rsidRPr="00C164B3" w:rsidRDefault="00352A98" w:rsidP="00CB7118">
      <w:pPr>
        <w:pStyle w:val="ListParagraph"/>
        <w:numPr>
          <w:ilvl w:val="0"/>
          <w:numId w:val="23"/>
        </w:numPr>
        <w:rPr>
          <w:rFonts w:eastAsia="Times"/>
        </w:rPr>
      </w:pPr>
      <w:r>
        <w:rPr>
          <w:rFonts w:eastAsia="Times"/>
        </w:rPr>
        <w:t xml:space="preserve">When many appointments </w:t>
      </w:r>
      <w:r w:rsidR="00D713E8" w:rsidRPr="00C164B3">
        <w:rPr>
          <w:rFonts w:eastAsia="Times"/>
        </w:rPr>
        <w:t>being booked on the same number</w:t>
      </w:r>
      <w:r w:rsidR="009A48CF">
        <w:rPr>
          <w:rFonts w:eastAsia="Times"/>
        </w:rPr>
        <w:t xml:space="preserve"> at the same time</w:t>
      </w:r>
      <w:r w:rsidR="00D713E8" w:rsidRPr="00C164B3">
        <w:rPr>
          <w:rFonts w:eastAsia="Times"/>
        </w:rPr>
        <w:t xml:space="preserve">, </w:t>
      </w:r>
      <w:r w:rsidR="00C164B3">
        <w:rPr>
          <w:rFonts w:eastAsia="Times"/>
        </w:rPr>
        <w:t>the clinic should receive all appointment within at maximum 15 second s</w:t>
      </w:r>
      <w:r w:rsidR="00C164B3" w:rsidRPr="00C164B3">
        <w:rPr>
          <w:rFonts w:eastAsia="Times"/>
        </w:rPr>
        <w:t>ince the patient has finished the call</w:t>
      </w:r>
      <w:r w:rsidR="00C164B3">
        <w:rPr>
          <w:rFonts w:eastAsia="Times"/>
        </w:rPr>
        <w:t>.</w:t>
      </w:r>
    </w:p>
    <w:p w14:paraId="7FFD947B" w14:textId="6A285D41" w:rsidR="00D713E8" w:rsidRDefault="00D713E8" w:rsidP="00D713E8">
      <w:pPr>
        <w:rPr>
          <w:rFonts w:ascii="Times" w:eastAsia="Times" w:hAnsi="Times" w:cs="Times"/>
          <w:b/>
          <w:sz w:val="28"/>
          <w:szCs w:val="28"/>
        </w:rPr>
      </w:pPr>
      <w:r>
        <w:rPr>
          <w:rFonts w:eastAsia="Times"/>
        </w:rPr>
        <w:tab/>
      </w:r>
      <w:r w:rsidRPr="00D713E8">
        <w:rPr>
          <w:rFonts w:ascii="Times" w:eastAsia="Times" w:hAnsi="Times" w:cs="Times"/>
          <w:b/>
          <w:sz w:val="28"/>
          <w:szCs w:val="28"/>
        </w:rPr>
        <w:t xml:space="preserve">3.3 Response time when </w:t>
      </w:r>
      <w:r w:rsidRPr="00E3374E">
        <w:rPr>
          <w:rFonts w:ascii="Times" w:eastAsia="Times" w:hAnsi="Times" w:cs="Times"/>
          <w:b/>
          <w:noProof/>
          <w:sz w:val="28"/>
          <w:szCs w:val="28"/>
        </w:rPr>
        <w:t>interact</w:t>
      </w:r>
      <w:r w:rsidR="00E3374E">
        <w:rPr>
          <w:rFonts w:ascii="Times" w:eastAsia="Times" w:hAnsi="Times" w:cs="Times"/>
          <w:b/>
          <w:noProof/>
          <w:sz w:val="28"/>
          <w:szCs w:val="28"/>
        </w:rPr>
        <w:t>ing</w:t>
      </w:r>
      <w:r>
        <w:rPr>
          <w:rFonts w:ascii="Times" w:eastAsia="Times" w:hAnsi="Times" w:cs="Times"/>
          <w:b/>
          <w:sz w:val="28"/>
          <w:szCs w:val="28"/>
        </w:rPr>
        <w:t xml:space="preserve"> with </w:t>
      </w:r>
      <w:r w:rsidR="00E3374E">
        <w:rPr>
          <w:rFonts w:ascii="Times" w:eastAsia="Times" w:hAnsi="Times" w:cs="Times"/>
          <w:b/>
          <w:sz w:val="28"/>
          <w:szCs w:val="28"/>
        </w:rPr>
        <w:t xml:space="preserve">the </w:t>
      </w:r>
      <w:r>
        <w:rPr>
          <w:rFonts w:ascii="Times" w:eastAsia="Times" w:hAnsi="Times" w:cs="Times"/>
          <w:b/>
          <w:sz w:val="28"/>
          <w:szCs w:val="28"/>
        </w:rPr>
        <w:t>user interface</w:t>
      </w:r>
    </w:p>
    <w:p w14:paraId="58AEB3FC" w14:textId="3B4D4238" w:rsidR="00C164B3" w:rsidRPr="00C164B3" w:rsidRDefault="00C164B3" w:rsidP="00CB7118">
      <w:pPr>
        <w:pStyle w:val="ListParagraph"/>
        <w:numPr>
          <w:ilvl w:val="0"/>
          <w:numId w:val="23"/>
        </w:numPr>
        <w:rPr>
          <w:rFonts w:eastAsia="Times"/>
        </w:rPr>
      </w:pPr>
      <w:r w:rsidRPr="00C164B3">
        <w:rPr>
          <w:rFonts w:eastAsia="Times"/>
        </w:rPr>
        <w:lastRenderedPageBreak/>
        <w:t xml:space="preserve">When </w:t>
      </w:r>
      <w:r>
        <w:rPr>
          <w:rFonts w:eastAsia="Times"/>
        </w:rPr>
        <w:t xml:space="preserve">user </w:t>
      </w:r>
      <w:r w:rsidRPr="00E3374E">
        <w:rPr>
          <w:rFonts w:eastAsia="Times"/>
          <w:noProof/>
        </w:rPr>
        <w:t>interact</w:t>
      </w:r>
      <w:r w:rsidR="00E3374E">
        <w:rPr>
          <w:rFonts w:eastAsia="Times"/>
          <w:noProof/>
        </w:rPr>
        <w:t>s</w:t>
      </w:r>
      <w:r>
        <w:rPr>
          <w:rFonts w:eastAsia="Times"/>
        </w:rPr>
        <w:t xml:space="preserve">, whether via mobile application or web application, the </w:t>
      </w:r>
      <w:r w:rsidR="00122DCA">
        <w:rPr>
          <w:rFonts w:eastAsia="Times"/>
        </w:rPr>
        <w:t xml:space="preserve">application </w:t>
      </w:r>
      <w:r>
        <w:rPr>
          <w:rFonts w:eastAsia="Times"/>
        </w:rPr>
        <w:t>should</w:t>
      </w:r>
      <w:r w:rsidR="00122DCA">
        <w:rPr>
          <w:rFonts w:eastAsia="Times"/>
        </w:rPr>
        <w:t xml:space="preserve"> </w:t>
      </w:r>
      <w:r w:rsidR="00122DCA" w:rsidRPr="00E3374E">
        <w:rPr>
          <w:rFonts w:eastAsia="Times"/>
          <w:noProof/>
        </w:rPr>
        <w:t>respon</w:t>
      </w:r>
      <w:r w:rsidR="00E3374E">
        <w:rPr>
          <w:rFonts w:eastAsia="Times"/>
          <w:noProof/>
        </w:rPr>
        <w:t>d</w:t>
      </w:r>
      <w:r w:rsidR="00122DCA">
        <w:rPr>
          <w:rFonts w:eastAsia="Times"/>
        </w:rPr>
        <w:t xml:space="preserve"> </w:t>
      </w:r>
      <w:r w:rsidR="00122DCA" w:rsidRPr="00122DCA">
        <w:rPr>
          <w:rFonts w:eastAsia="Times"/>
        </w:rPr>
        <w:t>immediately</w:t>
      </w:r>
      <w:r w:rsidR="00122DCA">
        <w:rPr>
          <w:rFonts w:eastAsia="Times"/>
        </w:rPr>
        <w:t>, the maximum delay time is 5 second.</w:t>
      </w:r>
    </w:p>
    <w:p w14:paraId="4015E8C4" w14:textId="7E962B48" w:rsidR="00D713E8" w:rsidRPr="008713F0" w:rsidRDefault="00D713E8" w:rsidP="008713F0">
      <w:pPr>
        <w:rPr>
          <w:rFonts w:eastAsia="Times"/>
        </w:rPr>
      </w:pPr>
    </w:p>
    <w:p w14:paraId="3D34829F" w14:textId="663089D3" w:rsidR="00323546" w:rsidRPr="008D5860" w:rsidRDefault="75A703E1" w:rsidP="75A703E1">
      <w:pPr>
        <w:pStyle w:val="Heading2"/>
        <w:rPr>
          <w:rFonts w:ascii="Times" w:eastAsia="Times" w:hAnsi="Times" w:cs="Times"/>
        </w:rPr>
      </w:pPr>
      <w:bookmarkStart w:id="417" w:name="_Toc516816077"/>
      <w:bookmarkStart w:id="418" w:name="_Toc516816220"/>
      <w:bookmarkStart w:id="419" w:name="_Toc520105387"/>
      <w:bookmarkStart w:id="420" w:name="_Toc520105557"/>
      <w:r w:rsidRPr="75A703E1">
        <w:rPr>
          <w:rFonts w:ascii="Times" w:eastAsia="Times" w:hAnsi="Times" w:cs="Times"/>
        </w:rPr>
        <w:t>4. Test Plan</w:t>
      </w:r>
      <w:bookmarkEnd w:id="417"/>
      <w:bookmarkEnd w:id="418"/>
      <w:bookmarkEnd w:id="419"/>
      <w:bookmarkEnd w:id="420"/>
    </w:p>
    <w:p w14:paraId="380BD8BB" w14:textId="3F02A1A2" w:rsidR="00EF595C" w:rsidRPr="00EF595C" w:rsidRDefault="00EF595C" w:rsidP="00EF595C">
      <w:pPr>
        <w:rPr>
          <w:rFonts w:eastAsia="Times"/>
        </w:rPr>
      </w:pPr>
    </w:p>
    <w:p w14:paraId="7FB30E40" w14:textId="351C0B6A" w:rsidR="00E74B65" w:rsidRPr="00E74B65" w:rsidRDefault="00E74B65" w:rsidP="00EF595C">
      <w:pPr>
        <w:ind w:firstLine="720"/>
        <w:rPr>
          <w:rFonts w:eastAsia="Times"/>
        </w:rPr>
      </w:pPr>
      <w:r>
        <w:t>T</w:t>
      </w:r>
      <w:r w:rsidR="000B4216">
        <w:t>he</w:t>
      </w:r>
      <w:r w:rsidR="000B4216" w:rsidRPr="000B4216">
        <w:t xml:space="preserve"> purpose of this document is to describe the overall test plan for testing the Call Center System. Testing strategies include conditions to know when the test is complete. So, it can verify and ensure that </w:t>
      </w:r>
      <w:r w:rsidR="00A61E8C">
        <w:t xml:space="preserve">the </w:t>
      </w:r>
      <w:r w:rsidR="000B4216" w:rsidRPr="000B4216">
        <w:t xml:space="preserve">Call Center meets its design specification and other requirements from </w:t>
      </w:r>
      <w:r w:rsidR="000B4216">
        <w:t xml:space="preserve">the </w:t>
      </w:r>
      <w:r w:rsidR="000B4216" w:rsidRPr="000B4216">
        <w:t>user.</w:t>
      </w:r>
    </w:p>
    <w:p w14:paraId="6F243EFD" w14:textId="1185DBBB" w:rsidR="00323546" w:rsidRPr="008D5860" w:rsidRDefault="75A703E1" w:rsidP="75A703E1">
      <w:pPr>
        <w:pStyle w:val="Heading3"/>
        <w:ind w:left="10" w:firstLine="0"/>
        <w:rPr>
          <w:rFonts w:ascii="Times" w:eastAsia="Times" w:hAnsi="Times" w:cs="Times"/>
        </w:rPr>
      </w:pPr>
      <w:bookmarkStart w:id="421" w:name="_Toc516816078"/>
      <w:bookmarkStart w:id="422" w:name="_Toc516816221"/>
      <w:bookmarkStart w:id="423" w:name="_Toc520105388"/>
      <w:bookmarkStart w:id="424" w:name="_Toc520105558"/>
      <w:r w:rsidRPr="75A703E1">
        <w:rPr>
          <w:rFonts w:ascii="Times" w:eastAsia="Times" w:hAnsi="Times" w:cs="Times"/>
        </w:rPr>
        <w:t>4.1 Features to be tested</w:t>
      </w:r>
      <w:bookmarkEnd w:id="421"/>
      <w:bookmarkEnd w:id="422"/>
      <w:bookmarkEnd w:id="423"/>
      <w:bookmarkEnd w:id="424"/>
    </w:p>
    <w:p w14:paraId="2C783706" w14:textId="3DAF9AA0" w:rsidR="00E74B65" w:rsidRPr="00E74B65" w:rsidRDefault="00E74B65" w:rsidP="00CB7118">
      <w:pPr>
        <w:pStyle w:val="ListParagraph"/>
        <w:numPr>
          <w:ilvl w:val="0"/>
          <w:numId w:val="20"/>
        </w:numPr>
        <w:rPr>
          <w:rFonts w:eastAsia="Times"/>
        </w:rPr>
      </w:pPr>
      <w:r w:rsidRPr="00E74B65">
        <w:rPr>
          <w:rFonts w:eastAsia="Times"/>
        </w:rPr>
        <w:t>Mobile</w:t>
      </w:r>
    </w:p>
    <w:p w14:paraId="35B20F2D" w14:textId="5D7046A8" w:rsidR="00E74B65" w:rsidRDefault="00E74B65" w:rsidP="00CB7118">
      <w:pPr>
        <w:pStyle w:val="ListParagraph"/>
        <w:numPr>
          <w:ilvl w:val="1"/>
          <w:numId w:val="20"/>
        </w:numPr>
        <w:rPr>
          <w:rFonts w:eastAsia="Times"/>
        </w:rPr>
      </w:pPr>
      <w:r w:rsidRPr="00E74B65">
        <w:rPr>
          <w:rFonts w:eastAsia="Times"/>
        </w:rPr>
        <w:t>Registration</w:t>
      </w:r>
    </w:p>
    <w:p w14:paraId="5E0F6624" w14:textId="338D6567" w:rsidR="000A1EA7" w:rsidRPr="000A1EA7" w:rsidRDefault="000A1EA7" w:rsidP="00CB7118">
      <w:pPr>
        <w:pStyle w:val="ListParagraph"/>
        <w:numPr>
          <w:ilvl w:val="1"/>
          <w:numId w:val="20"/>
        </w:numPr>
        <w:rPr>
          <w:rFonts w:eastAsia="Times"/>
        </w:rPr>
      </w:pPr>
      <w:r>
        <w:rPr>
          <w:rFonts w:eastAsia="Times"/>
        </w:rPr>
        <w:t>Log In</w:t>
      </w:r>
    </w:p>
    <w:p w14:paraId="629CB7DA" w14:textId="1E68029A" w:rsidR="00E74B65" w:rsidRDefault="0066195C" w:rsidP="00CB7118">
      <w:pPr>
        <w:pStyle w:val="ListParagraph"/>
        <w:numPr>
          <w:ilvl w:val="1"/>
          <w:numId w:val="20"/>
        </w:numPr>
        <w:rPr>
          <w:rFonts w:eastAsia="Times"/>
        </w:rPr>
      </w:pPr>
      <w:r>
        <w:rPr>
          <w:rFonts w:eastAsia="Times"/>
        </w:rPr>
        <w:t>View appointment l</w:t>
      </w:r>
      <w:r w:rsidR="00E74B65">
        <w:rPr>
          <w:rFonts w:eastAsia="Times"/>
        </w:rPr>
        <w:t>ist</w:t>
      </w:r>
    </w:p>
    <w:p w14:paraId="4151A0EF" w14:textId="58033F47" w:rsidR="00E74B65" w:rsidRDefault="0066195C" w:rsidP="00CB7118">
      <w:pPr>
        <w:pStyle w:val="ListParagraph"/>
        <w:numPr>
          <w:ilvl w:val="1"/>
          <w:numId w:val="20"/>
        </w:numPr>
        <w:rPr>
          <w:rFonts w:eastAsia="Times"/>
        </w:rPr>
      </w:pPr>
      <w:r>
        <w:rPr>
          <w:rFonts w:eastAsia="Times"/>
        </w:rPr>
        <w:t>Change working h</w:t>
      </w:r>
      <w:r w:rsidR="00E74B65">
        <w:rPr>
          <w:rFonts w:eastAsia="Times"/>
        </w:rPr>
        <w:t>our</w:t>
      </w:r>
    </w:p>
    <w:p w14:paraId="3C726A0A" w14:textId="4CCFC3E3" w:rsidR="00E74B65" w:rsidRDefault="00E74B65" w:rsidP="00CB7118">
      <w:pPr>
        <w:pStyle w:val="ListParagraph"/>
        <w:numPr>
          <w:ilvl w:val="1"/>
          <w:numId w:val="20"/>
        </w:numPr>
        <w:rPr>
          <w:rFonts w:eastAsia="Times"/>
        </w:rPr>
      </w:pPr>
      <w:r>
        <w:rPr>
          <w:rFonts w:eastAsia="Times"/>
        </w:rPr>
        <w:t>Change</w:t>
      </w:r>
      <w:r w:rsidR="0066195C">
        <w:rPr>
          <w:rFonts w:eastAsia="Times"/>
        </w:rPr>
        <w:t xml:space="preserve"> appointment d</w:t>
      </w:r>
      <w:r>
        <w:rPr>
          <w:rFonts w:eastAsia="Times"/>
        </w:rPr>
        <w:t>uration</w:t>
      </w:r>
    </w:p>
    <w:p w14:paraId="227AB696" w14:textId="358A096C" w:rsidR="00E74B65" w:rsidRDefault="00E74B65" w:rsidP="00CB7118">
      <w:pPr>
        <w:pStyle w:val="ListParagraph"/>
        <w:numPr>
          <w:ilvl w:val="1"/>
          <w:numId w:val="20"/>
        </w:numPr>
        <w:rPr>
          <w:rFonts w:eastAsia="Times"/>
        </w:rPr>
      </w:pPr>
      <w:r>
        <w:rPr>
          <w:rFonts w:eastAsia="Times"/>
        </w:rPr>
        <w:t xml:space="preserve">Change </w:t>
      </w:r>
      <w:r w:rsidR="0066195C">
        <w:rPr>
          <w:rFonts w:eastAsia="Times"/>
        </w:rPr>
        <w:t>g</w:t>
      </w:r>
      <w:r>
        <w:rPr>
          <w:rFonts w:eastAsia="Times"/>
        </w:rPr>
        <w:t>reeting</w:t>
      </w:r>
      <w:r w:rsidR="0066195C">
        <w:rPr>
          <w:rFonts w:eastAsia="Times"/>
        </w:rPr>
        <w:t xml:space="preserve"> m</w:t>
      </w:r>
      <w:r>
        <w:rPr>
          <w:rFonts w:eastAsia="Times"/>
        </w:rPr>
        <w:t>essage</w:t>
      </w:r>
    </w:p>
    <w:p w14:paraId="1846C8C6" w14:textId="6557A2F2" w:rsidR="000A1EA7" w:rsidRDefault="000A1EA7" w:rsidP="00CB7118">
      <w:pPr>
        <w:pStyle w:val="ListParagraph"/>
        <w:numPr>
          <w:ilvl w:val="1"/>
          <w:numId w:val="20"/>
        </w:numPr>
        <w:rPr>
          <w:rFonts w:eastAsia="Times"/>
        </w:rPr>
      </w:pPr>
      <w:r>
        <w:rPr>
          <w:rFonts w:eastAsia="Times"/>
        </w:rPr>
        <w:t>Buy License</w:t>
      </w:r>
    </w:p>
    <w:p w14:paraId="32404C1A" w14:textId="46C978AB" w:rsidR="00E74B65" w:rsidRDefault="00E74B65" w:rsidP="00CB7118">
      <w:pPr>
        <w:pStyle w:val="ListParagraph"/>
        <w:numPr>
          <w:ilvl w:val="1"/>
          <w:numId w:val="20"/>
        </w:numPr>
        <w:rPr>
          <w:rFonts w:eastAsia="Times"/>
        </w:rPr>
      </w:pPr>
      <w:r>
        <w:rPr>
          <w:rFonts w:eastAsia="Times"/>
        </w:rPr>
        <w:t>Auto update appointment list</w:t>
      </w:r>
    </w:p>
    <w:p w14:paraId="349F089B" w14:textId="26ED8C5E" w:rsidR="00E74B65" w:rsidRDefault="00E74B65" w:rsidP="00CB7118">
      <w:pPr>
        <w:pStyle w:val="ListParagraph"/>
        <w:numPr>
          <w:ilvl w:val="0"/>
          <w:numId w:val="20"/>
        </w:numPr>
        <w:rPr>
          <w:rFonts w:eastAsia="Times"/>
        </w:rPr>
      </w:pPr>
      <w:r>
        <w:rPr>
          <w:rFonts w:eastAsia="Times"/>
        </w:rPr>
        <w:t>Web (</w:t>
      </w:r>
      <w:r w:rsidR="009D1189">
        <w:rPr>
          <w:rFonts w:eastAsia="Times"/>
        </w:rPr>
        <w:t>Role</w:t>
      </w:r>
      <w:r>
        <w:rPr>
          <w:rFonts w:eastAsia="Times"/>
        </w:rPr>
        <w:t xml:space="preserve"> Clinic)</w:t>
      </w:r>
    </w:p>
    <w:p w14:paraId="4D9E8C46" w14:textId="5E7BEDE7" w:rsidR="00E74B65" w:rsidRDefault="00E74B65" w:rsidP="00CB7118">
      <w:pPr>
        <w:pStyle w:val="ListParagraph"/>
        <w:numPr>
          <w:ilvl w:val="1"/>
          <w:numId w:val="20"/>
        </w:numPr>
        <w:rPr>
          <w:rFonts w:eastAsia="Times"/>
        </w:rPr>
      </w:pPr>
      <w:r>
        <w:rPr>
          <w:rFonts w:eastAsia="Times"/>
        </w:rPr>
        <w:t xml:space="preserve">View </w:t>
      </w:r>
      <w:r w:rsidR="0066195C">
        <w:rPr>
          <w:rFonts w:eastAsia="Times"/>
        </w:rPr>
        <w:t>appointment l</w:t>
      </w:r>
      <w:r>
        <w:rPr>
          <w:rFonts w:eastAsia="Times"/>
        </w:rPr>
        <w:t>ist</w:t>
      </w:r>
    </w:p>
    <w:p w14:paraId="6A78CB32" w14:textId="68B71C04" w:rsidR="0066195C" w:rsidRDefault="0066195C" w:rsidP="00CB7118">
      <w:pPr>
        <w:pStyle w:val="ListParagraph"/>
        <w:numPr>
          <w:ilvl w:val="1"/>
          <w:numId w:val="20"/>
        </w:numPr>
        <w:rPr>
          <w:rFonts w:eastAsia="Times"/>
        </w:rPr>
      </w:pPr>
      <w:r>
        <w:rPr>
          <w:rFonts w:eastAsia="Times"/>
        </w:rPr>
        <w:t>Refresh appointment list</w:t>
      </w:r>
    </w:p>
    <w:p w14:paraId="0428DF9D" w14:textId="45CBA2A2" w:rsidR="00E74B65" w:rsidRDefault="00E74B65" w:rsidP="00CB7118">
      <w:pPr>
        <w:pStyle w:val="ListParagraph"/>
        <w:numPr>
          <w:ilvl w:val="1"/>
          <w:numId w:val="20"/>
        </w:numPr>
        <w:rPr>
          <w:rFonts w:eastAsia="Times"/>
        </w:rPr>
      </w:pPr>
      <w:r>
        <w:rPr>
          <w:rFonts w:eastAsia="Times"/>
        </w:rPr>
        <w:t>Change patient attendant status</w:t>
      </w:r>
    </w:p>
    <w:p w14:paraId="302AE809" w14:textId="2BEAD712" w:rsidR="00E74B65" w:rsidRDefault="00E74B65" w:rsidP="00CB7118">
      <w:pPr>
        <w:pStyle w:val="ListParagraph"/>
        <w:numPr>
          <w:ilvl w:val="1"/>
          <w:numId w:val="20"/>
        </w:numPr>
        <w:rPr>
          <w:rFonts w:eastAsia="Times"/>
        </w:rPr>
      </w:pPr>
      <w:r>
        <w:rPr>
          <w:rFonts w:eastAsia="Times"/>
        </w:rPr>
        <w:t>Change phone number blocking status</w:t>
      </w:r>
    </w:p>
    <w:p w14:paraId="60D1FA0A" w14:textId="008EB430" w:rsidR="00E74B65" w:rsidRDefault="00E74B65" w:rsidP="00CB7118">
      <w:pPr>
        <w:pStyle w:val="ListParagraph"/>
        <w:numPr>
          <w:ilvl w:val="1"/>
          <w:numId w:val="20"/>
        </w:numPr>
        <w:rPr>
          <w:rFonts w:eastAsia="Times"/>
        </w:rPr>
      </w:pPr>
      <w:r>
        <w:rPr>
          <w:rFonts w:eastAsia="Times"/>
        </w:rPr>
        <w:t>Unblock phone number</w:t>
      </w:r>
    </w:p>
    <w:p w14:paraId="007F61D2" w14:textId="76AAA807" w:rsidR="00917E27" w:rsidRDefault="005A5CE4" w:rsidP="00CB7118">
      <w:pPr>
        <w:pStyle w:val="ListParagraph"/>
        <w:numPr>
          <w:ilvl w:val="0"/>
          <w:numId w:val="20"/>
        </w:numPr>
        <w:rPr>
          <w:rFonts w:eastAsia="Times"/>
        </w:rPr>
      </w:pPr>
      <w:r>
        <w:rPr>
          <w:rFonts w:eastAsia="Times"/>
        </w:rPr>
        <w:t>System</w:t>
      </w:r>
    </w:p>
    <w:p w14:paraId="06D04F50" w14:textId="6EDAE786" w:rsidR="00917E27" w:rsidRDefault="005A5CE4" w:rsidP="00CB7118">
      <w:pPr>
        <w:pStyle w:val="ListParagraph"/>
        <w:numPr>
          <w:ilvl w:val="1"/>
          <w:numId w:val="20"/>
        </w:numPr>
        <w:rPr>
          <w:rFonts w:eastAsia="Times"/>
        </w:rPr>
      </w:pPr>
      <w:r>
        <w:rPr>
          <w:rFonts w:eastAsia="Times"/>
        </w:rPr>
        <w:t>Book appointment via call</w:t>
      </w:r>
      <w:r w:rsidR="00541A92">
        <w:rPr>
          <w:rFonts w:eastAsia="Times"/>
        </w:rPr>
        <w:t>ing</w:t>
      </w:r>
    </w:p>
    <w:p w14:paraId="7706E84F" w14:textId="2BBEFC7D" w:rsidR="005A5CE4" w:rsidRDefault="005A5CE4" w:rsidP="00CB7118">
      <w:pPr>
        <w:pStyle w:val="ListParagraph"/>
        <w:numPr>
          <w:ilvl w:val="1"/>
          <w:numId w:val="20"/>
        </w:numPr>
        <w:rPr>
          <w:rFonts w:eastAsia="Times"/>
        </w:rPr>
      </w:pPr>
      <w:r>
        <w:rPr>
          <w:rFonts w:eastAsia="Times"/>
        </w:rPr>
        <w:t>Book appointment via SMS</w:t>
      </w:r>
    </w:p>
    <w:p w14:paraId="574B4530" w14:textId="7B16C199" w:rsidR="00323546" w:rsidRPr="008D5860" w:rsidRDefault="00B41871" w:rsidP="75A703E1">
      <w:pPr>
        <w:pStyle w:val="Heading3"/>
        <w:ind w:left="10" w:firstLine="0"/>
        <w:rPr>
          <w:rFonts w:ascii="Times" w:eastAsia="Times" w:hAnsi="Times" w:cs="Times"/>
        </w:rPr>
      </w:pPr>
      <w:bookmarkStart w:id="425" w:name="_Toc516816079"/>
      <w:bookmarkStart w:id="426" w:name="_Toc516816222"/>
      <w:r>
        <w:rPr>
          <w:rFonts w:ascii="Times" w:eastAsia="Times" w:hAnsi="Times" w:cs="Times"/>
        </w:rPr>
        <w:t xml:space="preserve"> </w:t>
      </w:r>
      <w:bookmarkStart w:id="427" w:name="_Toc520105389"/>
      <w:bookmarkStart w:id="428" w:name="_Toc520105559"/>
      <w:r w:rsidR="75A703E1" w:rsidRPr="75A703E1">
        <w:rPr>
          <w:rFonts w:ascii="Times" w:eastAsia="Times" w:hAnsi="Times" w:cs="Times"/>
        </w:rPr>
        <w:t>4.2 Features not to be tested</w:t>
      </w:r>
      <w:bookmarkEnd w:id="425"/>
      <w:bookmarkEnd w:id="426"/>
      <w:bookmarkEnd w:id="427"/>
      <w:bookmarkEnd w:id="428"/>
    </w:p>
    <w:p w14:paraId="0E98917F" w14:textId="05483444" w:rsidR="00E74B65" w:rsidRDefault="00E74B65" w:rsidP="00CB7118">
      <w:pPr>
        <w:pStyle w:val="ListParagraph"/>
        <w:numPr>
          <w:ilvl w:val="0"/>
          <w:numId w:val="21"/>
        </w:numPr>
        <w:rPr>
          <w:rFonts w:eastAsia="Times"/>
        </w:rPr>
      </w:pPr>
      <w:r>
        <w:rPr>
          <w:rFonts w:eastAsia="Times"/>
        </w:rPr>
        <w:t>Mobile</w:t>
      </w:r>
    </w:p>
    <w:p w14:paraId="713A6179" w14:textId="15E8073A" w:rsidR="000A1EA7" w:rsidRPr="000A1EA7" w:rsidRDefault="000A1EA7" w:rsidP="00CB7118">
      <w:pPr>
        <w:pStyle w:val="ListParagraph"/>
        <w:numPr>
          <w:ilvl w:val="1"/>
          <w:numId w:val="21"/>
        </w:numPr>
        <w:rPr>
          <w:rFonts w:eastAsia="Times"/>
        </w:rPr>
      </w:pPr>
      <w:r>
        <w:rPr>
          <w:rFonts w:eastAsia="Times"/>
        </w:rPr>
        <w:t>Appointment notification</w:t>
      </w:r>
    </w:p>
    <w:p w14:paraId="3E09C0C3" w14:textId="72DDECC7" w:rsidR="0016157D" w:rsidRDefault="00995817" w:rsidP="00CB7118">
      <w:pPr>
        <w:pStyle w:val="ListParagraph"/>
        <w:numPr>
          <w:ilvl w:val="1"/>
          <w:numId w:val="21"/>
        </w:numPr>
        <w:rPr>
          <w:rFonts w:eastAsia="Times"/>
        </w:rPr>
      </w:pPr>
      <w:r>
        <w:rPr>
          <w:rFonts w:eastAsia="Times"/>
        </w:rPr>
        <w:t>View appointment list</w:t>
      </w:r>
      <w:r w:rsidR="000A1EA7">
        <w:rPr>
          <w:rFonts w:eastAsia="Times"/>
        </w:rPr>
        <w:t xml:space="preserve"> by date</w:t>
      </w:r>
    </w:p>
    <w:p w14:paraId="7145F760" w14:textId="0F35AEFD" w:rsidR="0016157D" w:rsidRDefault="0016157D" w:rsidP="00CB7118">
      <w:pPr>
        <w:pStyle w:val="ListParagraph"/>
        <w:numPr>
          <w:ilvl w:val="1"/>
          <w:numId w:val="21"/>
        </w:numPr>
        <w:rPr>
          <w:rFonts w:eastAsia="Times"/>
        </w:rPr>
      </w:pPr>
      <w:r>
        <w:rPr>
          <w:rFonts w:eastAsia="Times"/>
        </w:rPr>
        <w:t xml:space="preserve">Cancel all appointment in </w:t>
      </w:r>
      <w:r w:rsidR="00A61E8C">
        <w:rPr>
          <w:rFonts w:eastAsia="Times"/>
        </w:rPr>
        <w:t xml:space="preserve">a </w:t>
      </w:r>
      <w:r>
        <w:rPr>
          <w:rFonts w:eastAsia="Times"/>
        </w:rPr>
        <w:t>current day</w:t>
      </w:r>
    </w:p>
    <w:p w14:paraId="083F596E" w14:textId="3687ACBF" w:rsidR="0016157D" w:rsidRDefault="0016157D" w:rsidP="00CB7118">
      <w:pPr>
        <w:pStyle w:val="ListParagraph"/>
        <w:numPr>
          <w:ilvl w:val="1"/>
          <w:numId w:val="21"/>
        </w:numPr>
        <w:rPr>
          <w:rFonts w:eastAsia="Times"/>
        </w:rPr>
      </w:pPr>
      <w:r>
        <w:rPr>
          <w:rFonts w:eastAsia="Times"/>
        </w:rPr>
        <w:t>Adjust appointments time</w:t>
      </w:r>
    </w:p>
    <w:p w14:paraId="50EFD5BF" w14:textId="77777777" w:rsidR="0016157D" w:rsidRDefault="0016157D" w:rsidP="00CB7118">
      <w:pPr>
        <w:pStyle w:val="ListParagraph"/>
        <w:numPr>
          <w:ilvl w:val="1"/>
          <w:numId w:val="21"/>
        </w:numPr>
        <w:rPr>
          <w:rFonts w:eastAsia="Times"/>
        </w:rPr>
      </w:pPr>
      <w:r>
        <w:rPr>
          <w:rFonts w:eastAsia="Times"/>
        </w:rPr>
        <w:t>Change multiple working hours</w:t>
      </w:r>
    </w:p>
    <w:p w14:paraId="1BE7E2D8" w14:textId="01E8F219" w:rsidR="0016157D" w:rsidRDefault="0016157D" w:rsidP="00CB7118">
      <w:pPr>
        <w:pStyle w:val="ListParagraph"/>
        <w:numPr>
          <w:ilvl w:val="1"/>
          <w:numId w:val="21"/>
        </w:numPr>
        <w:rPr>
          <w:rFonts w:eastAsia="Times"/>
        </w:rPr>
      </w:pPr>
      <w:r>
        <w:rPr>
          <w:rFonts w:eastAsia="Times"/>
        </w:rPr>
        <w:t>Change account information</w:t>
      </w:r>
    </w:p>
    <w:p w14:paraId="609C5D3B" w14:textId="44906538" w:rsidR="0016157D" w:rsidRPr="0066195C" w:rsidRDefault="0016157D" w:rsidP="00CB7118">
      <w:pPr>
        <w:pStyle w:val="ListParagraph"/>
        <w:numPr>
          <w:ilvl w:val="1"/>
          <w:numId w:val="21"/>
        </w:numPr>
        <w:rPr>
          <w:rFonts w:eastAsia="Times"/>
        </w:rPr>
      </w:pPr>
      <w:r>
        <w:rPr>
          <w:rFonts w:eastAsia="Times"/>
        </w:rPr>
        <w:t>Change password</w:t>
      </w:r>
    </w:p>
    <w:p w14:paraId="34B4FACC" w14:textId="2CAD2FBB" w:rsidR="0016157D" w:rsidRDefault="0016157D" w:rsidP="00CB7118">
      <w:pPr>
        <w:pStyle w:val="ListParagraph"/>
        <w:numPr>
          <w:ilvl w:val="1"/>
          <w:numId w:val="21"/>
        </w:numPr>
        <w:rPr>
          <w:rFonts w:eastAsia="Times"/>
        </w:rPr>
      </w:pPr>
      <w:r>
        <w:rPr>
          <w:rFonts w:eastAsia="Times"/>
        </w:rPr>
        <w:t xml:space="preserve">Export </w:t>
      </w:r>
      <w:r w:rsidR="00A61E8C">
        <w:rPr>
          <w:rFonts w:eastAsia="Times"/>
          <w:noProof/>
        </w:rPr>
        <w:t>E</w:t>
      </w:r>
      <w:r w:rsidRPr="00A61E8C">
        <w:rPr>
          <w:rFonts w:eastAsia="Times"/>
          <w:noProof/>
        </w:rPr>
        <w:t>xcel</w:t>
      </w:r>
      <w:r>
        <w:rPr>
          <w:rFonts w:eastAsia="Times"/>
        </w:rPr>
        <w:t xml:space="preserve"> file</w:t>
      </w:r>
    </w:p>
    <w:p w14:paraId="5192E939" w14:textId="3DC65BA5" w:rsidR="0016157D" w:rsidRDefault="0016157D" w:rsidP="00CB7118">
      <w:pPr>
        <w:pStyle w:val="ListParagraph"/>
        <w:numPr>
          <w:ilvl w:val="1"/>
          <w:numId w:val="21"/>
        </w:numPr>
        <w:rPr>
          <w:rFonts w:eastAsia="Times"/>
        </w:rPr>
      </w:pPr>
      <w:r>
        <w:rPr>
          <w:rFonts w:eastAsia="Times"/>
        </w:rPr>
        <w:t>Search appointment</w:t>
      </w:r>
    </w:p>
    <w:p w14:paraId="73657BCF" w14:textId="5D8CFB35" w:rsidR="0016157D" w:rsidRDefault="0016157D" w:rsidP="00CB7118">
      <w:pPr>
        <w:pStyle w:val="ListParagraph"/>
        <w:numPr>
          <w:ilvl w:val="1"/>
          <w:numId w:val="21"/>
        </w:numPr>
        <w:rPr>
          <w:rFonts w:eastAsia="Times"/>
        </w:rPr>
      </w:pPr>
      <w:r>
        <w:rPr>
          <w:rFonts w:eastAsia="Times"/>
        </w:rPr>
        <w:t>Change clinic’s logo</w:t>
      </w:r>
    </w:p>
    <w:p w14:paraId="62F840F9" w14:textId="4AB28BF2" w:rsidR="0016157D" w:rsidRDefault="0016157D" w:rsidP="00CB7118">
      <w:pPr>
        <w:pStyle w:val="ListParagraph"/>
        <w:numPr>
          <w:ilvl w:val="1"/>
          <w:numId w:val="21"/>
        </w:numPr>
        <w:rPr>
          <w:rFonts w:eastAsia="Times"/>
        </w:rPr>
      </w:pPr>
      <w:r>
        <w:rPr>
          <w:rFonts w:eastAsia="Times"/>
        </w:rPr>
        <w:t>Log Out</w:t>
      </w:r>
    </w:p>
    <w:p w14:paraId="5F5A3916" w14:textId="0326AC2F" w:rsidR="00E74B65" w:rsidRDefault="0066195C" w:rsidP="00CB7118">
      <w:pPr>
        <w:pStyle w:val="ListParagraph"/>
        <w:numPr>
          <w:ilvl w:val="0"/>
          <w:numId w:val="21"/>
        </w:numPr>
        <w:rPr>
          <w:rFonts w:eastAsia="Times"/>
        </w:rPr>
      </w:pPr>
      <w:r>
        <w:rPr>
          <w:rFonts w:eastAsia="Times"/>
        </w:rPr>
        <w:t>Web (</w:t>
      </w:r>
      <w:r w:rsidR="00823554">
        <w:rPr>
          <w:rFonts w:eastAsia="Times"/>
        </w:rPr>
        <w:t>R</w:t>
      </w:r>
      <w:r>
        <w:rPr>
          <w:rFonts w:eastAsia="Times"/>
        </w:rPr>
        <w:t>ole Clinic)</w:t>
      </w:r>
    </w:p>
    <w:p w14:paraId="6700506A" w14:textId="4ABB8363" w:rsidR="0066195C" w:rsidRDefault="0066195C" w:rsidP="00CB7118">
      <w:pPr>
        <w:pStyle w:val="ListParagraph"/>
        <w:numPr>
          <w:ilvl w:val="1"/>
          <w:numId w:val="21"/>
        </w:numPr>
        <w:rPr>
          <w:rFonts w:eastAsia="Times"/>
        </w:rPr>
      </w:pPr>
      <w:r>
        <w:rPr>
          <w:rFonts w:eastAsia="Times"/>
        </w:rPr>
        <w:t>Search patient</w:t>
      </w:r>
    </w:p>
    <w:p w14:paraId="16AC47EE" w14:textId="018DEF60" w:rsidR="0066195C" w:rsidRDefault="0066195C" w:rsidP="00CB7118">
      <w:pPr>
        <w:pStyle w:val="ListParagraph"/>
        <w:numPr>
          <w:ilvl w:val="1"/>
          <w:numId w:val="21"/>
        </w:numPr>
        <w:rPr>
          <w:rFonts w:eastAsia="Times"/>
        </w:rPr>
      </w:pPr>
      <w:r>
        <w:rPr>
          <w:rFonts w:eastAsia="Times"/>
        </w:rPr>
        <w:t>Add prescription</w:t>
      </w:r>
    </w:p>
    <w:p w14:paraId="3D24DC50" w14:textId="2F40C877" w:rsidR="0066195C" w:rsidRDefault="0066195C" w:rsidP="00CB7118">
      <w:pPr>
        <w:pStyle w:val="ListParagraph"/>
        <w:numPr>
          <w:ilvl w:val="1"/>
          <w:numId w:val="21"/>
        </w:numPr>
        <w:rPr>
          <w:rFonts w:eastAsia="Times"/>
        </w:rPr>
      </w:pPr>
      <w:r>
        <w:rPr>
          <w:rFonts w:eastAsia="Times"/>
        </w:rPr>
        <w:t>Change patient information</w:t>
      </w:r>
    </w:p>
    <w:p w14:paraId="63574203" w14:textId="750FEB4A" w:rsidR="0066195C" w:rsidRPr="0066195C" w:rsidRDefault="0066195C" w:rsidP="00CB7118">
      <w:pPr>
        <w:pStyle w:val="ListParagraph"/>
        <w:numPr>
          <w:ilvl w:val="1"/>
          <w:numId w:val="21"/>
        </w:numPr>
        <w:rPr>
          <w:rFonts w:eastAsia="Times"/>
        </w:rPr>
      </w:pPr>
      <w:r>
        <w:rPr>
          <w:rFonts w:eastAsia="Times"/>
        </w:rPr>
        <w:t xml:space="preserve">View </w:t>
      </w:r>
      <w:r>
        <w:rPr>
          <w:rFonts w:ascii="Times" w:eastAsia="Times" w:hAnsi="Times" w:cs="Times"/>
          <w:bCs/>
        </w:rPr>
        <w:t xml:space="preserve">medical histories of </w:t>
      </w:r>
      <w:r w:rsidR="00A61E8C">
        <w:rPr>
          <w:rFonts w:ascii="Times" w:eastAsia="Times" w:hAnsi="Times" w:cs="Times"/>
          <w:bCs/>
        </w:rPr>
        <w:t xml:space="preserve">the </w:t>
      </w:r>
      <w:r>
        <w:rPr>
          <w:rFonts w:ascii="Times" w:eastAsia="Times" w:hAnsi="Times" w:cs="Times"/>
          <w:bCs/>
        </w:rPr>
        <w:t>patient</w:t>
      </w:r>
    </w:p>
    <w:p w14:paraId="5CE91A44" w14:textId="5A29C446" w:rsidR="0066195C" w:rsidRPr="0066195C" w:rsidRDefault="0066195C" w:rsidP="00CB7118">
      <w:pPr>
        <w:pStyle w:val="ListParagraph"/>
        <w:numPr>
          <w:ilvl w:val="1"/>
          <w:numId w:val="21"/>
        </w:numPr>
        <w:rPr>
          <w:rFonts w:eastAsia="Times"/>
        </w:rPr>
      </w:pPr>
      <w:r>
        <w:rPr>
          <w:rFonts w:ascii="Times" w:eastAsia="Times" w:hAnsi="Times" w:cs="Times"/>
          <w:bCs/>
        </w:rPr>
        <w:t>View medical record detail</w:t>
      </w:r>
    </w:p>
    <w:p w14:paraId="1349D844" w14:textId="76F5C0C2" w:rsidR="0066195C" w:rsidRDefault="0066195C" w:rsidP="00CB7118">
      <w:pPr>
        <w:pStyle w:val="ListParagraph"/>
        <w:numPr>
          <w:ilvl w:val="1"/>
          <w:numId w:val="21"/>
        </w:numPr>
        <w:rPr>
          <w:rFonts w:eastAsia="Times"/>
        </w:rPr>
      </w:pPr>
      <w:r>
        <w:rPr>
          <w:rFonts w:eastAsia="Times"/>
        </w:rPr>
        <w:t xml:space="preserve">Search blocked </w:t>
      </w:r>
      <w:r w:rsidR="00A61E8C">
        <w:rPr>
          <w:rFonts w:eastAsia="Times"/>
        </w:rPr>
        <w:t xml:space="preserve">a </w:t>
      </w:r>
      <w:r>
        <w:rPr>
          <w:rFonts w:eastAsia="Times"/>
        </w:rPr>
        <w:t>phone number</w:t>
      </w:r>
    </w:p>
    <w:p w14:paraId="32991B53" w14:textId="0398005F" w:rsidR="0066195C" w:rsidRDefault="0066195C" w:rsidP="00CB7118">
      <w:pPr>
        <w:pStyle w:val="ListParagraph"/>
        <w:numPr>
          <w:ilvl w:val="1"/>
          <w:numId w:val="21"/>
        </w:numPr>
        <w:rPr>
          <w:rFonts w:eastAsia="Times"/>
        </w:rPr>
      </w:pPr>
      <w:r>
        <w:rPr>
          <w:rFonts w:eastAsia="Times"/>
        </w:rPr>
        <w:t>View report (</w:t>
      </w:r>
      <w:r w:rsidR="00823554">
        <w:rPr>
          <w:rFonts w:eastAsia="Times"/>
        </w:rPr>
        <w:t>A</w:t>
      </w:r>
      <w:r>
        <w:rPr>
          <w:rFonts w:eastAsia="Times"/>
        </w:rPr>
        <w:t>verage in years)</w:t>
      </w:r>
    </w:p>
    <w:p w14:paraId="091FE23A" w14:textId="2935FABE" w:rsidR="0066195C" w:rsidRDefault="0066195C" w:rsidP="00CB7118">
      <w:pPr>
        <w:pStyle w:val="ListParagraph"/>
        <w:numPr>
          <w:ilvl w:val="1"/>
          <w:numId w:val="21"/>
        </w:numPr>
        <w:rPr>
          <w:rFonts w:eastAsia="Times"/>
        </w:rPr>
      </w:pPr>
      <w:r>
        <w:rPr>
          <w:rFonts w:eastAsia="Times"/>
        </w:rPr>
        <w:lastRenderedPageBreak/>
        <w:t>View report</w:t>
      </w:r>
    </w:p>
    <w:p w14:paraId="16E11548" w14:textId="2FE18FA6" w:rsidR="0066195C" w:rsidRDefault="0066195C" w:rsidP="00CB7118">
      <w:pPr>
        <w:pStyle w:val="ListParagraph"/>
        <w:numPr>
          <w:ilvl w:val="1"/>
          <w:numId w:val="21"/>
        </w:numPr>
        <w:rPr>
          <w:rFonts w:eastAsia="Times"/>
        </w:rPr>
      </w:pPr>
      <w:r>
        <w:rPr>
          <w:rFonts w:eastAsia="Times"/>
        </w:rPr>
        <w:t>Change password</w:t>
      </w:r>
    </w:p>
    <w:p w14:paraId="7B509DA2" w14:textId="1E23E169" w:rsidR="0066195C" w:rsidRDefault="0093074B" w:rsidP="00CB7118">
      <w:pPr>
        <w:pStyle w:val="ListParagraph"/>
        <w:numPr>
          <w:ilvl w:val="0"/>
          <w:numId w:val="21"/>
        </w:numPr>
        <w:rPr>
          <w:rFonts w:eastAsia="Times"/>
        </w:rPr>
      </w:pPr>
      <w:r>
        <w:rPr>
          <w:rFonts w:eastAsia="Times"/>
        </w:rPr>
        <w:t>Web (</w:t>
      </w:r>
      <w:r w:rsidR="00823554">
        <w:rPr>
          <w:rFonts w:eastAsia="Times"/>
        </w:rPr>
        <w:t>R</w:t>
      </w:r>
      <w:r>
        <w:rPr>
          <w:rFonts w:eastAsia="Times"/>
        </w:rPr>
        <w:t>ole Admin)</w:t>
      </w:r>
    </w:p>
    <w:p w14:paraId="5BFCA739" w14:textId="23EC6DB9" w:rsidR="0093074B" w:rsidRDefault="0093074B" w:rsidP="00CB7118">
      <w:pPr>
        <w:pStyle w:val="ListParagraph"/>
        <w:numPr>
          <w:ilvl w:val="1"/>
          <w:numId w:val="21"/>
        </w:numPr>
        <w:rPr>
          <w:rFonts w:eastAsia="Times"/>
        </w:rPr>
      </w:pPr>
      <w:r>
        <w:rPr>
          <w:rFonts w:eastAsia="Times"/>
        </w:rPr>
        <w:t>Change password</w:t>
      </w:r>
    </w:p>
    <w:p w14:paraId="7DE58747" w14:textId="1008A9B6" w:rsidR="0093074B" w:rsidRDefault="0093074B" w:rsidP="00CB7118">
      <w:pPr>
        <w:pStyle w:val="ListParagraph"/>
        <w:numPr>
          <w:ilvl w:val="1"/>
          <w:numId w:val="21"/>
        </w:numPr>
        <w:rPr>
          <w:rFonts w:eastAsia="Times"/>
        </w:rPr>
      </w:pPr>
      <w:r>
        <w:rPr>
          <w:rFonts w:eastAsia="Times"/>
        </w:rPr>
        <w:t>Create administrator</w:t>
      </w:r>
    </w:p>
    <w:p w14:paraId="1E500498" w14:textId="02AF4961" w:rsidR="0093074B" w:rsidRDefault="0093074B" w:rsidP="00CB7118">
      <w:pPr>
        <w:pStyle w:val="ListParagraph"/>
        <w:numPr>
          <w:ilvl w:val="1"/>
          <w:numId w:val="21"/>
        </w:numPr>
        <w:rPr>
          <w:rFonts w:eastAsia="Times"/>
        </w:rPr>
      </w:pPr>
      <w:r>
        <w:rPr>
          <w:rFonts w:eastAsia="Times"/>
        </w:rPr>
        <w:t>View administrator list</w:t>
      </w:r>
    </w:p>
    <w:p w14:paraId="199EAD43" w14:textId="4F1BC3D9" w:rsidR="0093074B" w:rsidRDefault="0093074B" w:rsidP="00CB7118">
      <w:pPr>
        <w:pStyle w:val="ListParagraph"/>
        <w:numPr>
          <w:ilvl w:val="1"/>
          <w:numId w:val="21"/>
        </w:numPr>
        <w:rPr>
          <w:rFonts w:eastAsia="Times"/>
        </w:rPr>
      </w:pPr>
      <w:r>
        <w:rPr>
          <w:rFonts w:eastAsia="Times"/>
        </w:rPr>
        <w:t>Search administrator list</w:t>
      </w:r>
    </w:p>
    <w:p w14:paraId="77354AB9" w14:textId="713C7585" w:rsidR="0093074B" w:rsidRDefault="0093074B" w:rsidP="00CB7118">
      <w:pPr>
        <w:pStyle w:val="ListParagraph"/>
        <w:numPr>
          <w:ilvl w:val="1"/>
          <w:numId w:val="21"/>
        </w:numPr>
        <w:rPr>
          <w:rFonts w:eastAsia="Times"/>
        </w:rPr>
      </w:pPr>
      <w:r>
        <w:rPr>
          <w:rFonts w:eastAsia="Times"/>
        </w:rPr>
        <w:t>Delete administrator</w:t>
      </w:r>
    </w:p>
    <w:p w14:paraId="1AAA3E92" w14:textId="2BEF59D6" w:rsidR="0093074B" w:rsidRDefault="0093074B" w:rsidP="00CB7118">
      <w:pPr>
        <w:pStyle w:val="ListParagraph"/>
        <w:numPr>
          <w:ilvl w:val="1"/>
          <w:numId w:val="21"/>
        </w:numPr>
        <w:rPr>
          <w:rFonts w:eastAsia="Times"/>
        </w:rPr>
      </w:pPr>
      <w:r>
        <w:rPr>
          <w:rFonts w:eastAsia="Times"/>
        </w:rPr>
        <w:t>Update administrator information</w:t>
      </w:r>
    </w:p>
    <w:p w14:paraId="6D0680EE" w14:textId="34E7246B" w:rsidR="0093074B" w:rsidRDefault="0093074B" w:rsidP="00CB7118">
      <w:pPr>
        <w:pStyle w:val="ListParagraph"/>
        <w:numPr>
          <w:ilvl w:val="1"/>
          <w:numId w:val="21"/>
        </w:numPr>
        <w:rPr>
          <w:rFonts w:eastAsia="Times"/>
        </w:rPr>
      </w:pPr>
      <w:r>
        <w:rPr>
          <w:rFonts w:eastAsia="Times"/>
        </w:rPr>
        <w:t>View clinic list</w:t>
      </w:r>
    </w:p>
    <w:p w14:paraId="226CF716" w14:textId="0A410039" w:rsidR="0093074B" w:rsidRDefault="0093074B" w:rsidP="00CB7118">
      <w:pPr>
        <w:pStyle w:val="ListParagraph"/>
        <w:numPr>
          <w:ilvl w:val="1"/>
          <w:numId w:val="21"/>
        </w:numPr>
        <w:rPr>
          <w:rFonts w:eastAsia="Times"/>
        </w:rPr>
      </w:pPr>
      <w:r>
        <w:rPr>
          <w:rFonts w:eastAsia="Times"/>
        </w:rPr>
        <w:t>Search clinic</w:t>
      </w:r>
    </w:p>
    <w:p w14:paraId="7AB23916" w14:textId="253F2C4B" w:rsidR="0093074B" w:rsidRDefault="0093074B" w:rsidP="00CB7118">
      <w:pPr>
        <w:pStyle w:val="ListParagraph"/>
        <w:numPr>
          <w:ilvl w:val="1"/>
          <w:numId w:val="21"/>
        </w:numPr>
        <w:rPr>
          <w:rFonts w:eastAsia="Times"/>
        </w:rPr>
      </w:pPr>
      <w:r>
        <w:rPr>
          <w:rFonts w:eastAsia="Times"/>
        </w:rPr>
        <w:t>Delete clinic</w:t>
      </w:r>
    </w:p>
    <w:p w14:paraId="4B5742FE" w14:textId="77777777" w:rsidR="0016157D" w:rsidRDefault="0016157D" w:rsidP="00CB7118">
      <w:pPr>
        <w:pStyle w:val="ListParagraph"/>
        <w:numPr>
          <w:ilvl w:val="1"/>
          <w:numId w:val="21"/>
        </w:numPr>
        <w:rPr>
          <w:rFonts w:eastAsia="Times"/>
        </w:rPr>
      </w:pPr>
      <w:r>
        <w:rPr>
          <w:rFonts w:eastAsia="Times"/>
        </w:rPr>
        <w:t>Reset clinic phone number</w:t>
      </w:r>
    </w:p>
    <w:p w14:paraId="4BB5DEB7" w14:textId="51969672" w:rsidR="0093074B" w:rsidRDefault="0093074B" w:rsidP="00CB7118">
      <w:pPr>
        <w:pStyle w:val="ListParagraph"/>
        <w:numPr>
          <w:ilvl w:val="1"/>
          <w:numId w:val="21"/>
        </w:numPr>
        <w:rPr>
          <w:rFonts w:eastAsia="Times"/>
        </w:rPr>
      </w:pPr>
      <w:r>
        <w:rPr>
          <w:rFonts w:eastAsia="Times"/>
        </w:rPr>
        <w:t>Create license</w:t>
      </w:r>
    </w:p>
    <w:p w14:paraId="19166DC8" w14:textId="6846AC43" w:rsidR="0093074B" w:rsidRDefault="0093074B" w:rsidP="00CB7118">
      <w:pPr>
        <w:pStyle w:val="ListParagraph"/>
        <w:numPr>
          <w:ilvl w:val="1"/>
          <w:numId w:val="21"/>
        </w:numPr>
        <w:rPr>
          <w:rFonts w:eastAsia="Times"/>
        </w:rPr>
      </w:pPr>
      <w:r>
        <w:rPr>
          <w:rFonts w:eastAsia="Times"/>
        </w:rPr>
        <w:t>View License list</w:t>
      </w:r>
    </w:p>
    <w:p w14:paraId="7A4B620D" w14:textId="2508837A" w:rsidR="0093074B" w:rsidRDefault="0093074B" w:rsidP="00CB7118">
      <w:pPr>
        <w:pStyle w:val="ListParagraph"/>
        <w:numPr>
          <w:ilvl w:val="1"/>
          <w:numId w:val="21"/>
        </w:numPr>
        <w:rPr>
          <w:rFonts w:eastAsia="Times"/>
        </w:rPr>
      </w:pPr>
      <w:r>
        <w:rPr>
          <w:rFonts w:eastAsia="Times"/>
        </w:rPr>
        <w:t>Search license</w:t>
      </w:r>
    </w:p>
    <w:p w14:paraId="52A8A30E" w14:textId="1E54FA95" w:rsidR="0093074B" w:rsidRDefault="0093074B" w:rsidP="00CB7118">
      <w:pPr>
        <w:pStyle w:val="ListParagraph"/>
        <w:numPr>
          <w:ilvl w:val="1"/>
          <w:numId w:val="21"/>
        </w:numPr>
        <w:rPr>
          <w:rFonts w:eastAsia="Times"/>
        </w:rPr>
      </w:pPr>
      <w:r>
        <w:rPr>
          <w:rFonts w:eastAsia="Times"/>
        </w:rPr>
        <w:t>Remove license</w:t>
      </w:r>
    </w:p>
    <w:p w14:paraId="3D1DDEC6" w14:textId="65405118" w:rsidR="0093074B" w:rsidRDefault="0093074B" w:rsidP="00CB7118">
      <w:pPr>
        <w:pStyle w:val="ListParagraph"/>
        <w:numPr>
          <w:ilvl w:val="1"/>
          <w:numId w:val="21"/>
        </w:numPr>
        <w:rPr>
          <w:rFonts w:eastAsia="Times"/>
        </w:rPr>
      </w:pPr>
      <w:r>
        <w:rPr>
          <w:rFonts w:eastAsia="Times"/>
        </w:rPr>
        <w:t>Edit license</w:t>
      </w:r>
    </w:p>
    <w:p w14:paraId="6F740086" w14:textId="794DC596" w:rsidR="0093074B" w:rsidRDefault="0093074B" w:rsidP="00CB7118">
      <w:pPr>
        <w:pStyle w:val="ListParagraph"/>
        <w:numPr>
          <w:ilvl w:val="1"/>
          <w:numId w:val="21"/>
        </w:numPr>
        <w:rPr>
          <w:rFonts w:eastAsia="Times"/>
        </w:rPr>
      </w:pPr>
      <w:r>
        <w:rPr>
          <w:rFonts w:eastAsia="Times"/>
        </w:rPr>
        <w:t>Create staff</w:t>
      </w:r>
    </w:p>
    <w:p w14:paraId="47ED1F2F" w14:textId="37D3A9BD" w:rsidR="0093074B" w:rsidRDefault="0093074B" w:rsidP="00CB7118">
      <w:pPr>
        <w:pStyle w:val="ListParagraph"/>
        <w:numPr>
          <w:ilvl w:val="1"/>
          <w:numId w:val="21"/>
        </w:numPr>
        <w:rPr>
          <w:rFonts w:eastAsia="Times"/>
        </w:rPr>
      </w:pPr>
      <w:r>
        <w:rPr>
          <w:rFonts w:eastAsia="Times"/>
        </w:rPr>
        <w:t>View staff list</w:t>
      </w:r>
    </w:p>
    <w:p w14:paraId="4E239997" w14:textId="35CFD6B9" w:rsidR="0093074B" w:rsidRDefault="0093074B" w:rsidP="00CB7118">
      <w:pPr>
        <w:pStyle w:val="ListParagraph"/>
        <w:numPr>
          <w:ilvl w:val="1"/>
          <w:numId w:val="21"/>
        </w:numPr>
        <w:rPr>
          <w:rFonts w:eastAsia="Times"/>
        </w:rPr>
      </w:pPr>
      <w:r>
        <w:rPr>
          <w:rFonts w:eastAsia="Times"/>
        </w:rPr>
        <w:t>Delete staff</w:t>
      </w:r>
    </w:p>
    <w:p w14:paraId="089DAA0D" w14:textId="26B6F2FE" w:rsidR="0093074B" w:rsidRDefault="0093074B" w:rsidP="00CB7118">
      <w:pPr>
        <w:pStyle w:val="ListParagraph"/>
        <w:numPr>
          <w:ilvl w:val="1"/>
          <w:numId w:val="21"/>
        </w:numPr>
        <w:rPr>
          <w:rFonts w:eastAsia="Times"/>
        </w:rPr>
      </w:pPr>
      <w:r>
        <w:rPr>
          <w:rFonts w:eastAsia="Times"/>
        </w:rPr>
        <w:t>Edit staff</w:t>
      </w:r>
    </w:p>
    <w:p w14:paraId="5394AF19" w14:textId="2B20310B" w:rsidR="0093074B" w:rsidRDefault="0093074B" w:rsidP="00CB7118">
      <w:pPr>
        <w:pStyle w:val="ListParagraph"/>
        <w:numPr>
          <w:ilvl w:val="0"/>
          <w:numId w:val="21"/>
        </w:numPr>
        <w:rPr>
          <w:rFonts w:eastAsia="Times"/>
        </w:rPr>
      </w:pPr>
      <w:r>
        <w:rPr>
          <w:rFonts w:eastAsia="Times"/>
        </w:rPr>
        <w:t xml:space="preserve">Web (role </w:t>
      </w:r>
      <w:r w:rsidR="0016157D">
        <w:rPr>
          <w:rFonts w:eastAsia="Times"/>
        </w:rPr>
        <w:t>staff)</w:t>
      </w:r>
    </w:p>
    <w:p w14:paraId="4880D255" w14:textId="4B89D453" w:rsidR="0093074B" w:rsidRDefault="0093074B" w:rsidP="00CB7118">
      <w:pPr>
        <w:pStyle w:val="ListParagraph"/>
        <w:numPr>
          <w:ilvl w:val="1"/>
          <w:numId w:val="21"/>
        </w:numPr>
        <w:rPr>
          <w:rFonts w:eastAsia="Times"/>
        </w:rPr>
      </w:pPr>
      <w:r>
        <w:rPr>
          <w:rFonts w:eastAsia="Times"/>
        </w:rPr>
        <w:t>Change password</w:t>
      </w:r>
    </w:p>
    <w:p w14:paraId="01A344B4" w14:textId="4D83C794" w:rsidR="0093074B" w:rsidRDefault="0093074B" w:rsidP="00CB7118">
      <w:pPr>
        <w:pStyle w:val="ListParagraph"/>
        <w:numPr>
          <w:ilvl w:val="1"/>
          <w:numId w:val="21"/>
        </w:numPr>
        <w:rPr>
          <w:rFonts w:eastAsia="Times"/>
        </w:rPr>
      </w:pPr>
      <w:r>
        <w:rPr>
          <w:rFonts w:eastAsia="Times"/>
        </w:rPr>
        <w:t>View clinic list</w:t>
      </w:r>
    </w:p>
    <w:p w14:paraId="538C4471" w14:textId="3A14D14A" w:rsidR="0093074B" w:rsidRDefault="0093074B" w:rsidP="00CB7118">
      <w:pPr>
        <w:pStyle w:val="ListParagraph"/>
        <w:numPr>
          <w:ilvl w:val="1"/>
          <w:numId w:val="21"/>
        </w:numPr>
        <w:rPr>
          <w:rFonts w:eastAsia="Times"/>
        </w:rPr>
      </w:pPr>
      <w:r>
        <w:rPr>
          <w:rFonts w:eastAsia="Times"/>
        </w:rPr>
        <w:t xml:space="preserve">Search clinic </w:t>
      </w:r>
    </w:p>
    <w:p w14:paraId="4BADCC6A" w14:textId="1BEEFE8E" w:rsidR="0093074B" w:rsidRDefault="0093074B" w:rsidP="00CB7118">
      <w:pPr>
        <w:pStyle w:val="ListParagraph"/>
        <w:numPr>
          <w:ilvl w:val="1"/>
          <w:numId w:val="21"/>
        </w:numPr>
        <w:rPr>
          <w:rFonts w:eastAsia="Times"/>
        </w:rPr>
      </w:pPr>
      <w:r>
        <w:rPr>
          <w:rFonts w:eastAsia="Times"/>
        </w:rPr>
        <w:t>Delete clinic</w:t>
      </w:r>
    </w:p>
    <w:p w14:paraId="79078128" w14:textId="5EC871DD" w:rsidR="0016157D" w:rsidRDefault="0016157D" w:rsidP="00CB7118">
      <w:pPr>
        <w:pStyle w:val="ListParagraph"/>
        <w:numPr>
          <w:ilvl w:val="1"/>
          <w:numId w:val="21"/>
        </w:numPr>
        <w:rPr>
          <w:rFonts w:eastAsia="Times"/>
        </w:rPr>
      </w:pPr>
      <w:r>
        <w:rPr>
          <w:rFonts w:eastAsia="Times"/>
        </w:rPr>
        <w:t>Reset clinic phone number</w:t>
      </w:r>
    </w:p>
    <w:p w14:paraId="3AA851D9" w14:textId="4425CBC8" w:rsidR="0093074B" w:rsidRDefault="0093074B" w:rsidP="00CB7118">
      <w:pPr>
        <w:pStyle w:val="ListParagraph"/>
        <w:numPr>
          <w:ilvl w:val="1"/>
          <w:numId w:val="21"/>
        </w:numPr>
        <w:rPr>
          <w:rFonts w:eastAsia="Times"/>
        </w:rPr>
      </w:pPr>
      <w:r>
        <w:rPr>
          <w:rFonts w:eastAsia="Times"/>
        </w:rPr>
        <w:t>Edit clinic information</w:t>
      </w:r>
    </w:p>
    <w:p w14:paraId="0B5959EB" w14:textId="641F0765" w:rsidR="0093074B" w:rsidRDefault="0093074B" w:rsidP="00CB7118">
      <w:pPr>
        <w:pStyle w:val="ListParagraph"/>
        <w:numPr>
          <w:ilvl w:val="1"/>
          <w:numId w:val="21"/>
        </w:numPr>
        <w:rPr>
          <w:rFonts w:eastAsia="Times"/>
        </w:rPr>
      </w:pPr>
      <w:r>
        <w:rPr>
          <w:rFonts w:eastAsia="Times"/>
        </w:rPr>
        <w:t xml:space="preserve">Create </w:t>
      </w:r>
      <w:r w:rsidR="00A61E8C">
        <w:rPr>
          <w:rFonts w:eastAsia="Times"/>
        </w:rPr>
        <w:t xml:space="preserve">a </w:t>
      </w:r>
      <w:r>
        <w:rPr>
          <w:rFonts w:eastAsia="Times"/>
        </w:rPr>
        <w:t xml:space="preserve">new </w:t>
      </w:r>
      <w:r w:rsidR="00A61E8C">
        <w:rPr>
          <w:rFonts w:eastAsia="Times"/>
          <w:noProof/>
        </w:rPr>
        <w:t>Twilio</w:t>
      </w:r>
      <w:r>
        <w:rPr>
          <w:rFonts w:eastAsia="Times"/>
        </w:rPr>
        <w:t xml:space="preserve"> account</w:t>
      </w:r>
    </w:p>
    <w:p w14:paraId="7BC1F632" w14:textId="0F336ED6" w:rsidR="0093074B" w:rsidRDefault="0093074B" w:rsidP="00CB7118">
      <w:pPr>
        <w:pStyle w:val="ListParagraph"/>
        <w:numPr>
          <w:ilvl w:val="1"/>
          <w:numId w:val="21"/>
        </w:numPr>
        <w:rPr>
          <w:rFonts w:eastAsia="Times"/>
        </w:rPr>
      </w:pPr>
      <w:r>
        <w:rPr>
          <w:rFonts w:eastAsia="Times"/>
        </w:rPr>
        <w:t xml:space="preserve">View </w:t>
      </w:r>
      <w:r w:rsidR="00A61E8C">
        <w:rPr>
          <w:rFonts w:eastAsia="Times"/>
          <w:noProof/>
        </w:rPr>
        <w:t>Twilio</w:t>
      </w:r>
      <w:r>
        <w:rPr>
          <w:rFonts w:eastAsia="Times"/>
        </w:rPr>
        <w:t xml:space="preserve"> account list</w:t>
      </w:r>
    </w:p>
    <w:p w14:paraId="00B5B9C3" w14:textId="134B0D89" w:rsidR="0093074B" w:rsidRDefault="0093074B" w:rsidP="00CB7118">
      <w:pPr>
        <w:pStyle w:val="ListParagraph"/>
        <w:numPr>
          <w:ilvl w:val="1"/>
          <w:numId w:val="21"/>
        </w:numPr>
        <w:rPr>
          <w:rFonts w:eastAsia="Times"/>
        </w:rPr>
      </w:pPr>
      <w:r>
        <w:rPr>
          <w:rFonts w:eastAsia="Times"/>
        </w:rPr>
        <w:t xml:space="preserve">Search </w:t>
      </w:r>
      <w:r w:rsidR="00A61E8C">
        <w:rPr>
          <w:rFonts w:eastAsia="Times"/>
          <w:noProof/>
        </w:rPr>
        <w:t>Twilio</w:t>
      </w:r>
      <w:r>
        <w:rPr>
          <w:rFonts w:eastAsia="Times"/>
        </w:rPr>
        <w:t xml:space="preserve"> account</w:t>
      </w:r>
    </w:p>
    <w:p w14:paraId="540058A7" w14:textId="77777777" w:rsidR="0093074B" w:rsidRDefault="0093074B" w:rsidP="00CB7118">
      <w:pPr>
        <w:pStyle w:val="ListParagraph"/>
        <w:numPr>
          <w:ilvl w:val="1"/>
          <w:numId w:val="21"/>
        </w:numPr>
        <w:rPr>
          <w:rFonts w:eastAsia="Times"/>
        </w:rPr>
      </w:pPr>
      <w:r>
        <w:rPr>
          <w:rFonts w:eastAsia="Times"/>
        </w:rPr>
        <w:t>View month chart</w:t>
      </w:r>
    </w:p>
    <w:p w14:paraId="41D59471" w14:textId="77777777" w:rsidR="0093074B" w:rsidRDefault="0093074B" w:rsidP="00CB7118">
      <w:pPr>
        <w:pStyle w:val="ListParagraph"/>
        <w:numPr>
          <w:ilvl w:val="1"/>
          <w:numId w:val="21"/>
        </w:numPr>
        <w:rPr>
          <w:rFonts w:eastAsia="Times"/>
        </w:rPr>
      </w:pPr>
      <w:r>
        <w:rPr>
          <w:rFonts w:eastAsia="Times"/>
        </w:rPr>
        <w:t>View single year chart</w:t>
      </w:r>
    </w:p>
    <w:p w14:paraId="6EB9764B" w14:textId="11CD5898" w:rsidR="00405409" w:rsidRDefault="0093074B" w:rsidP="00CB7118">
      <w:pPr>
        <w:pStyle w:val="ListParagraph"/>
        <w:numPr>
          <w:ilvl w:val="1"/>
          <w:numId w:val="21"/>
        </w:numPr>
        <w:rPr>
          <w:rFonts w:eastAsia="Times"/>
        </w:rPr>
      </w:pPr>
      <w:r>
        <w:rPr>
          <w:rFonts w:eastAsia="Times"/>
        </w:rPr>
        <w:t xml:space="preserve">View </w:t>
      </w:r>
      <w:r w:rsidR="0016157D">
        <w:rPr>
          <w:rFonts w:eastAsia="Times"/>
        </w:rPr>
        <w:t>multiple year chart</w:t>
      </w:r>
      <w:r w:rsidR="00405409">
        <w:br/>
      </w:r>
    </w:p>
    <w:p w14:paraId="2739E80A" w14:textId="6DAB157E" w:rsidR="00405409" w:rsidRPr="00405409" w:rsidRDefault="00405409" w:rsidP="00405409">
      <w:pPr>
        <w:rPr>
          <w:rFonts w:ascii="Cambria" w:eastAsia="Cambria" w:hAnsi="Cambria" w:cs="Cambria"/>
          <w:sz w:val="32"/>
          <w:szCs w:val="32"/>
        </w:rPr>
      </w:pPr>
      <w:r>
        <w:rPr>
          <w:rFonts w:eastAsia="Times"/>
        </w:rPr>
        <w:tab/>
      </w:r>
      <w:r>
        <w:rPr>
          <w:rFonts w:eastAsia="Times"/>
        </w:rPr>
        <w:tab/>
      </w:r>
    </w:p>
    <w:p w14:paraId="77467714" w14:textId="77777777" w:rsidR="00405409" w:rsidRDefault="00405409" w:rsidP="00405409">
      <w:pPr>
        <w:sectPr w:rsidR="00405409" w:rsidSect="00AE1258">
          <w:headerReference w:type="default" r:id="rId76"/>
          <w:footerReference w:type="default" r:id="rId77"/>
          <w:pgSz w:w="11909" w:h="16834" w:code="9"/>
          <w:pgMar w:top="1418" w:right="1134" w:bottom="1418" w:left="1985" w:header="0" w:footer="720" w:gutter="0"/>
          <w:cols w:space="720"/>
          <w:docGrid w:linePitch="326"/>
        </w:sectPr>
      </w:pPr>
      <w:bookmarkStart w:id="429" w:name="_Toc516816080"/>
      <w:bookmarkStart w:id="430" w:name="_Toc516816223"/>
    </w:p>
    <w:p w14:paraId="0AF8C806" w14:textId="77777777" w:rsidR="00323546" w:rsidRPr="008D5860" w:rsidRDefault="75A703E1" w:rsidP="004B6B69">
      <w:pPr>
        <w:pStyle w:val="Heading2"/>
        <w:ind w:left="0" w:firstLine="0"/>
        <w:rPr>
          <w:rFonts w:ascii="Times" w:eastAsia="Times" w:hAnsi="Times" w:cs="Times"/>
        </w:rPr>
      </w:pPr>
      <w:bookmarkStart w:id="431" w:name="_Toc520105390"/>
      <w:bookmarkStart w:id="432" w:name="_Toc520105560"/>
      <w:r w:rsidRPr="75A703E1">
        <w:rPr>
          <w:rFonts w:ascii="Times" w:eastAsia="Times" w:hAnsi="Times" w:cs="Times"/>
        </w:rPr>
        <w:lastRenderedPageBreak/>
        <w:t>5. System Testing Test Case</w:t>
      </w:r>
      <w:bookmarkEnd w:id="429"/>
      <w:bookmarkEnd w:id="430"/>
      <w:bookmarkEnd w:id="431"/>
      <w:bookmarkEnd w:id="432"/>
    </w:p>
    <w:p w14:paraId="4E98B7A9" w14:textId="77777777" w:rsidR="00405409" w:rsidRDefault="00405409" w:rsidP="00405409"/>
    <w:p w14:paraId="520E64E0" w14:textId="1B16DA94" w:rsidR="00405409" w:rsidRPr="002D198F" w:rsidRDefault="00405409" w:rsidP="004B6B69">
      <w:pPr>
        <w:pStyle w:val="Heading3"/>
        <w:rPr>
          <w:rFonts w:ascii="Times" w:eastAsia="Times" w:hAnsi="Times" w:cs="Times"/>
        </w:rPr>
      </w:pPr>
      <w:bookmarkStart w:id="433" w:name="_Toc520105391"/>
      <w:bookmarkStart w:id="434" w:name="_Toc520105561"/>
      <w:r w:rsidRPr="75A703E1">
        <w:rPr>
          <w:rFonts w:ascii="Times" w:eastAsia="Times" w:hAnsi="Times" w:cs="Times"/>
        </w:rPr>
        <w:t>5.</w:t>
      </w:r>
      <w:r>
        <w:rPr>
          <w:rFonts w:ascii="Times" w:eastAsia="Times" w:hAnsi="Times" w:cs="Times"/>
        </w:rPr>
        <w:t>1.</w:t>
      </w:r>
      <w:r w:rsidRPr="75A703E1">
        <w:rPr>
          <w:rFonts w:ascii="Times" w:eastAsia="Times" w:hAnsi="Times" w:cs="Times"/>
        </w:rPr>
        <w:t xml:space="preserve"> </w:t>
      </w:r>
      <w:r>
        <w:rPr>
          <w:rFonts w:ascii="Times" w:eastAsia="Times" w:hAnsi="Times" w:cs="Times"/>
        </w:rPr>
        <w:t>Mobile</w:t>
      </w:r>
      <w:r w:rsidRPr="75A703E1">
        <w:rPr>
          <w:rFonts w:ascii="Times" w:eastAsia="Times" w:hAnsi="Times" w:cs="Times"/>
        </w:rPr>
        <w:t xml:space="preserve"> Test Case</w:t>
      </w:r>
      <w:bookmarkEnd w:id="433"/>
      <w:bookmarkEnd w:id="434"/>
    </w:p>
    <w:p w14:paraId="0D78CBFC" w14:textId="0F955F97" w:rsidR="00405409" w:rsidRDefault="00405409" w:rsidP="004B6B69">
      <w:pPr>
        <w:pStyle w:val="Heading4"/>
        <w:rPr>
          <w:rFonts w:ascii="Times" w:eastAsia="Times" w:hAnsi="Times" w:cs="Times"/>
        </w:rPr>
      </w:pPr>
      <w:bookmarkStart w:id="435" w:name="_Toc520105392"/>
      <w:bookmarkStart w:id="436" w:name="_Toc520105562"/>
      <w:r w:rsidRPr="75A703E1">
        <w:rPr>
          <w:rFonts w:ascii="Times" w:eastAsia="Times" w:hAnsi="Times" w:cs="Times"/>
        </w:rPr>
        <w:t>5.</w:t>
      </w:r>
      <w:r>
        <w:rPr>
          <w:rFonts w:ascii="Times" w:eastAsia="Times" w:hAnsi="Times" w:cs="Times"/>
        </w:rPr>
        <w:t>1.1.</w:t>
      </w:r>
      <w:r w:rsidRPr="75A703E1">
        <w:rPr>
          <w:rFonts w:ascii="Times" w:eastAsia="Times" w:hAnsi="Times" w:cs="Times"/>
        </w:rPr>
        <w:t xml:space="preserve"> </w:t>
      </w:r>
      <w:r w:rsidR="00056594">
        <w:rPr>
          <w:rFonts w:ascii="Times" w:eastAsia="Times" w:hAnsi="Times" w:cs="Times"/>
        </w:rPr>
        <w:t>Registration</w:t>
      </w:r>
      <w:bookmarkEnd w:id="435"/>
      <w:bookmarkEnd w:id="436"/>
    </w:p>
    <w:p w14:paraId="7080F00E" w14:textId="77777777" w:rsidR="00056594" w:rsidRPr="00056594" w:rsidRDefault="00056594" w:rsidP="00056594">
      <w:pPr>
        <w:rPr>
          <w:rFonts w:eastAsia="Times"/>
        </w:rPr>
      </w:pPr>
    </w:p>
    <w:tbl>
      <w:tblPr>
        <w:tblStyle w:val="TableGrid"/>
        <w:tblW w:w="13945" w:type="dxa"/>
        <w:tblLook w:val="04A0" w:firstRow="1" w:lastRow="0" w:firstColumn="1" w:lastColumn="0" w:noHBand="0" w:noVBand="1"/>
      </w:tblPr>
      <w:tblGrid>
        <w:gridCol w:w="914"/>
        <w:gridCol w:w="1447"/>
        <w:gridCol w:w="1437"/>
        <w:gridCol w:w="3541"/>
        <w:gridCol w:w="1386"/>
        <w:gridCol w:w="1620"/>
        <w:gridCol w:w="1248"/>
        <w:gridCol w:w="999"/>
        <w:gridCol w:w="1353"/>
      </w:tblGrid>
      <w:tr w:rsidR="00250836" w14:paraId="4BFA6146" w14:textId="0C466610" w:rsidTr="005E2F40">
        <w:tc>
          <w:tcPr>
            <w:tcW w:w="914" w:type="dxa"/>
            <w:shd w:val="clear" w:color="auto" w:fill="D9D9D9" w:themeFill="background1" w:themeFillShade="D9"/>
            <w:vAlign w:val="center"/>
          </w:tcPr>
          <w:p w14:paraId="63C3E711" w14:textId="2B907559" w:rsidR="00250836" w:rsidRPr="00056594" w:rsidRDefault="00250836" w:rsidP="00056594">
            <w:pPr>
              <w:rPr>
                <w:rFonts w:eastAsia="Times"/>
                <w:b/>
              </w:rPr>
            </w:pPr>
            <w:r w:rsidRPr="00056594">
              <w:rPr>
                <w:b/>
              </w:rPr>
              <w:t>ID</w:t>
            </w:r>
          </w:p>
        </w:tc>
        <w:tc>
          <w:tcPr>
            <w:tcW w:w="1447" w:type="dxa"/>
            <w:shd w:val="clear" w:color="auto" w:fill="D9D9D9" w:themeFill="background1" w:themeFillShade="D9"/>
            <w:vAlign w:val="center"/>
          </w:tcPr>
          <w:p w14:paraId="6D845C40" w14:textId="756CBF73" w:rsidR="00250836" w:rsidRPr="00056594" w:rsidRDefault="00250836" w:rsidP="00056594">
            <w:pPr>
              <w:rPr>
                <w:rFonts w:eastAsia="Times"/>
                <w:b/>
              </w:rPr>
            </w:pPr>
            <w:r w:rsidRPr="00056594">
              <w:rPr>
                <w:b/>
              </w:rPr>
              <w:t>Test Case Description</w:t>
            </w:r>
          </w:p>
        </w:tc>
        <w:tc>
          <w:tcPr>
            <w:tcW w:w="1437" w:type="dxa"/>
            <w:shd w:val="clear" w:color="auto" w:fill="D9D9D9" w:themeFill="background1" w:themeFillShade="D9"/>
            <w:vAlign w:val="center"/>
          </w:tcPr>
          <w:p w14:paraId="09D404BB" w14:textId="0E44E242" w:rsidR="00250836" w:rsidRPr="00056594" w:rsidRDefault="00250836" w:rsidP="00056594">
            <w:pPr>
              <w:rPr>
                <w:rFonts w:eastAsia="Times"/>
                <w:b/>
              </w:rPr>
            </w:pPr>
            <w:r w:rsidRPr="00056594">
              <w:rPr>
                <w:b/>
              </w:rPr>
              <w:t>Precondition</w:t>
            </w:r>
          </w:p>
        </w:tc>
        <w:tc>
          <w:tcPr>
            <w:tcW w:w="3541" w:type="dxa"/>
            <w:shd w:val="clear" w:color="auto" w:fill="D9D9D9" w:themeFill="background1" w:themeFillShade="D9"/>
            <w:vAlign w:val="center"/>
          </w:tcPr>
          <w:p w14:paraId="25C6289E" w14:textId="00FB05E0" w:rsidR="00250836" w:rsidRPr="00056594" w:rsidRDefault="00250836" w:rsidP="00056594">
            <w:pPr>
              <w:rPr>
                <w:rFonts w:eastAsia="Times"/>
                <w:b/>
              </w:rPr>
            </w:pPr>
            <w:r w:rsidRPr="00056594">
              <w:rPr>
                <w:b/>
              </w:rPr>
              <w:t>Test case procedure</w:t>
            </w:r>
          </w:p>
        </w:tc>
        <w:tc>
          <w:tcPr>
            <w:tcW w:w="1386" w:type="dxa"/>
            <w:shd w:val="clear" w:color="auto" w:fill="D9D9D9" w:themeFill="background1" w:themeFillShade="D9"/>
            <w:vAlign w:val="center"/>
          </w:tcPr>
          <w:p w14:paraId="3E10EF18" w14:textId="1093084A" w:rsidR="00250836" w:rsidRPr="00056594" w:rsidRDefault="00250836" w:rsidP="00056594">
            <w:pPr>
              <w:rPr>
                <w:rFonts w:eastAsia="Times"/>
                <w:b/>
              </w:rPr>
            </w:pPr>
            <w:r w:rsidRPr="00056594">
              <w:rPr>
                <w:b/>
              </w:rPr>
              <w:t>Expected output</w:t>
            </w:r>
          </w:p>
        </w:tc>
        <w:tc>
          <w:tcPr>
            <w:tcW w:w="1620" w:type="dxa"/>
            <w:shd w:val="clear" w:color="auto" w:fill="D9D9D9" w:themeFill="background1" w:themeFillShade="D9"/>
            <w:vAlign w:val="center"/>
          </w:tcPr>
          <w:p w14:paraId="2AB14050" w14:textId="6DD62122" w:rsidR="00250836" w:rsidRPr="00056594" w:rsidRDefault="00250836" w:rsidP="00056594">
            <w:pPr>
              <w:rPr>
                <w:rFonts w:eastAsia="Times"/>
                <w:b/>
              </w:rPr>
            </w:pPr>
            <w:r w:rsidRPr="00056594">
              <w:rPr>
                <w:b/>
              </w:rPr>
              <w:t>Inter-test case dependence</w:t>
            </w:r>
          </w:p>
        </w:tc>
        <w:tc>
          <w:tcPr>
            <w:tcW w:w="1248" w:type="dxa"/>
            <w:shd w:val="clear" w:color="auto" w:fill="D9D9D9" w:themeFill="background1" w:themeFillShade="D9"/>
            <w:vAlign w:val="center"/>
          </w:tcPr>
          <w:p w14:paraId="44CEC8CE" w14:textId="3FF28F38" w:rsidR="00250836" w:rsidRPr="00056594" w:rsidRDefault="00250836" w:rsidP="00250836">
            <w:pPr>
              <w:rPr>
                <w:rFonts w:eastAsia="Times"/>
                <w:b/>
              </w:rPr>
            </w:pPr>
            <w:r>
              <w:rPr>
                <w:b/>
              </w:rPr>
              <w:t>From date to date</w:t>
            </w:r>
          </w:p>
        </w:tc>
        <w:tc>
          <w:tcPr>
            <w:tcW w:w="999" w:type="dxa"/>
            <w:shd w:val="clear" w:color="auto" w:fill="D9D9D9" w:themeFill="background1" w:themeFillShade="D9"/>
          </w:tcPr>
          <w:p w14:paraId="4CFA30F0" w14:textId="4413A0E7" w:rsidR="00250836" w:rsidRDefault="00250836" w:rsidP="00056594">
            <w:pPr>
              <w:rPr>
                <w:b/>
              </w:rPr>
            </w:pPr>
            <w:r w:rsidRPr="00F01BE4">
              <w:rPr>
                <w:b/>
              </w:rPr>
              <w:t>Number of tests</w:t>
            </w:r>
          </w:p>
        </w:tc>
        <w:tc>
          <w:tcPr>
            <w:tcW w:w="1353" w:type="dxa"/>
            <w:shd w:val="clear" w:color="auto" w:fill="D9D9D9" w:themeFill="background1" w:themeFillShade="D9"/>
            <w:vAlign w:val="center"/>
          </w:tcPr>
          <w:p w14:paraId="03C62DA9" w14:textId="3BAB7273" w:rsidR="00250836" w:rsidRDefault="00250836" w:rsidP="00056594">
            <w:pPr>
              <w:rPr>
                <w:b/>
              </w:rPr>
            </w:pPr>
            <w:r>
              <w:rPr>
                <w:b/>
              </w:rPr>
              <w:t>Success/Fail</w:t>
            </w:r>
          </w:p>
        </w:tc>
      </w:tr>
      <w:tr w:rsidR="00250836" w14:paraId="2C1CEEB7" w14:textId="2A127148" w:rsidTr="00250836">
        <w:trPr>
          <w:trHeight w:val="406"/>
        </w:trPr>
        <w:tc>
          <w:tcPr>
            <w:tcW w:w="914" w:type="dxa"/>
          </w:tcPr>
          <w:p w14:paraId="5F729D7C" w14:textId="34A0F9AC" w:rsidR="00250836" w:rsidRPr="00056594" w:rsidRDefault="00250836" w:rsidP="00056594">
            <w:pPr>
              <w:rPr>
                <w:rFonts w:eastAsia="Times"/>
                <w:b/>
              </w:rPr>
            </w:pPr>
            <w:r>
              <w:rPr>
                <w:rFonts w:eastAsia="Times"/>
                <w:b/>
              </w:rPr>
              <w:t>RGT_1</w:t>
            </w:r>
          </w:p>
        </w:tc>
        <w:tc>
          <w:tcPr>
            <w:tcW w:w="1447" w:type="dxa"/>
          </w:tcPr>
          <w:p w14:paraId="4B107CD5" w14:textId="084E3489" w:rsidR="00250836" w:rsidRDefault="00250836" w:rsidP="00056594">
            <w:pPr>
              <w:rPr>
                <w:rFonts w:eastAsia="Times"/>
              </w:rPr>
            </w:pPr>
            <w:r>
              <w:rPr>
                <w:rFonts w:eastAsia="Times"/>
              </w:rPr>
              <w:t xml:space="preserve">Test when </w:t>
            </w:r>
            <w:r>
              <w:rPr>
                <w:rFonts w:eastAsia="Times"/>
                <w:noProof/>
              </w:rPr>
              <w:t>user</w:t>
            </w:r>
            <w:r>
              <w:rPr>
                <w:rFonts w:eastAsia="Times"/>
              </w:rPr>
              <w:t xml:space="preserve"> input all valid information</w:t>
            </w:r>
            <w:r>
              <w:rPr>
                <w:rFonts w:eastAsia="Times"/>
              </w:rPr>
              <w:br/>
              <w:t>(perfect case)</w:t>
            </w:r>
          </w:p>
        </w:tc>
        <w:tc>
          <w:tcPr>
            <w:tcW w:w="1437" w:type="dxa"/>
          </w:tcPr>
          <w:p w14:paraId="5291C89A" w14:textId="0ABB8855" w:rsidR="00250836" w:rsidRDefault="00250836" w:rsidP="00056594">
            <w:pPr>
              <w:rPr>
                <w:rFonts w:eastAsia="Times"/>
              </w:rPr>
            </w:pPr>
            <w:r>
              <w:rPr>
                <w:rFonts w:eastAsia="Times"/>
              </w:rPr>
              <w:t>N/A</w:t>
            </w:r>
          </w:p>
        </w:tc>
        <w:tc>
          <w:tcPr>
            <w:tcW w:w="3541" w:type="dxa"/>
          </w:tcPr>
          <w:p w14:paraId="34DEC746" w14:textId="1DD8CA7F" w:rsidR="00250836" w:rsidRDefault="00250836" w:rsidP="00056594">
            <w:pPr>
              <w:rPr>
                <w:rFonts w:eastAsia="Times"/>
              </w:rPr>
            </w:pPr>
            <w:r w:rsidRPr="00056594">
              <w:rPr>
                <w:rFonts w:eastAsia="Times"/>
              </w:rPr>
              <w:t>1.</w:t>
            </w:r>
            <w:r>
              <w:rPr>
                <w:rFonts w:eastAsia="Times"/>
              </w:rPr>
              <w:t xml:space="preserve"> Open app</w:t>
            </w:r>
          </w:p>
          <w:p w14:paraId="355122BA" w14:textId="6EEB1EDF" w:rsidR="00250836" w:rsidRDefault="00250836" w:rsidP="00056594">
            <w:pPr>
              <w:rPr>
                <w:rFonts w:eastAsia="Times"/>
              </w:rPr>
            </w:pPr>
            <w:r>
              <w:rPr>
                <w:rFonts w:eastAsia="Times"/>
              </w:rPr>
              <w:t>2. Press [</w:t>
            </w:r>
            <w:proofErr w:type="spellStart"/>
            <w:r>
              <w:rPr>
                <w:rFonts w:eastAsia="Times"/>
              </w:rPr>
              <w:t>Đăng</w:t>
            </w:r>
            <w:proofErr w:type="spellEnd"/>
            <w:r>
              <w:rPr>
                <w:rFonts w:eastAsia="Times"/>
              </w:rPr>
              <w:t xml:space="preserve"> </w:t>
            </w:r>
            <w:proofErr w:type="spellStart"/>
            <w:r>
              <w:rPr>
                <w:rFonts w:eastAsia="Times"/>
              </w:rPr>
              <w:t>ký</w:t>
            </w:r>
            <w:proofErr w:type="spellEnd"/>
            <w:r>
              <w:rPr>
                <w:rFonts w:eastAsia="Times"/>
              </w:rPr>
              <w:t>] button</w:t>
            </w:r>
          </w:p>
          <w:p w14:paraId="1C350E68" w14:textId="14B91CF4" w:rsidR="00250836" w:rsidRDefault="00250836" w:rsidP="00056594">
            <w:pPr>
              <w:rPr>
                <w:rFonts w:eastAsia="Times"/>
              </w:rPr>
            </w:pPr>
            <w:r>
              <w:rPr>
                <w:rFonts w:eastAsia="Times"/>
              </w:rPr>
              <w:t>3. Fill all required field</w:t>
            </w:r>
          </w:p>
          <w:p w14:paraId="1C4CA93E" w14:textId="10C26636" w:rsidR="00250836" w:rsidRDefault="00250836" w:rsidP="00056594">
            <w:pPr>
              <w:rPr>
                <w:rFonts w:eastAsia="Times"/>
              </w:rPr>
            </w:pPr>
            <w:r>
              <w:rPr>
                <w:rFonts w:eastAsia="Times"/>
              </w:rPr>
              <w:t>4. Press [</w:t>
            </w:r>
            <w:proofErr w:type="spellStart"/>
            <w:r>
              <w:rPr>
                <w:rFonts w:eastAsia="Times"/>
              </w:rPr>
              <w:t>Đăng</w:t>
            </w:r>
            <w:proofErr w:type="spellEnd"/>
            <w:r>
              <w:rPr>
                <w:rFonts w:eastAsia="Times"/>
              </w:rPr>
              <w:t xml:space="preserve"> </w:t>
            </w:r>
            <w:proofErr w:type="spellStart"/>
            <w:r>
              <w:rPr>
                <w:rFonts w:eastAsia="Times"/>
              </w:rPr>
              <w:t>ký</w:t>
            </w:r>
            <w:proofErr w:type="spellEnd"/>
            <w:r>
              <w:rPr>
                <w:rFonts w:eastAsia="Times"/>
              </w:rPr>
              <w:t>] button</w:t>
            </w:r>
          </w:p>
          <w:p w14:paraId="36B60169" w14:textId="301F5DAF" w:rsidR="00250836" w:rsidRDefault="00250836" w:rsidP="00056594">
            <w:pPr>
              <w:rPr>
                <w:rFonts w:eastAsia="Times"/>
              </w:rPr>
            </w:pPr>
            <w:r>
              <w:rPr>
                <w:rFonts w:eastAsia="Times"/>
              </w:rPr>
              <w:t>5. Confirm email</w:t>
            </w:r>
          </w:p>
          <w:p w14:paraId="2784FC51" w14:textId="09D72BF8" w:rsidR="00250836" w:rsidRDefault="00250836" w:rsidP="00056594">
            <w:pPr>
              <w:rPr>
                <w:rFonts w:eastAsia="Times"/>
              </w:rPr>
            </w:pPr>
            <w:r>
              <w:rPr>
                <w:rFonts w:eastAsia="Times"/>
              </w:rPr>
              <w:t>6. Login with previous username password</w:t>
            </w:r>
          </w:p>
          <w:p w14:paraId="1224833C" w14:textId="78C7B9A2" w:rsidR="00250836" w:rsidRDefault="00250836" w:rsidP="00056594">
            <w:pPr>
              <w:rPr>
                <w:rFonts w:eastAsia="Times"/>
              </w:rPr>
            </w:pPr>
            <w:r>
              <w:rPr>
                <w:rFonts w:eastAsia="Times"/>
              </w:rPr>
              <w:t>7. Buy license</w:t>
            </w:r>
          </w:p>
          <w:p w14:paraId="7A5FFC03" w14:textId="5DFDB791" w:rsidR="00250836" w:rsidRDefault="00250836" w:rsidP="00056594">
            <w:pPr>
              <w:rPr>
                <w:rFonts w:eastAsia="Times"/>
              </w:rPr>
            </w:pPr>
            <w:r>
              <w:rPr>
                <w:rFonts w:eastAsia="Times"/>
              </w:rPr>
              <w:t>8. Change greeting message</w:t>
            </w:r>
          </w:p>
          <w:p w14:paraId="3DC991E3" w14:textId="7CE5ACD6" w:rsidR="00250836" w:rsidRPr="00056594" w:rsidRDefault="00250836" w:rsidP="00056594">
            <w:pPr>
              <w:rPr>
                <w:rFonts w:eastAsia="Times"/>
              </w:rPr>
            </w:pPr>
          </w:p>
        </w:tc>
        <w:tc>
          <w:tcPr>
            <w:tcW w:w="1386" w:type="dxa"/>
          </w:tcPr>
          <w:p w14:paraId="78EE986A" w14:textId="67B8315B" w:rsidR="00250836" w:rsidRDefault="00250836" w:rsidP="00056594">
            <w:pPr>
              <w:rPr>
                <w:rFonts w:eastAsia="Times"/>
              </w:rPr>
            </w:pPr>
            <w:r>
              <w:rPr>
                <w:rFonts w:eastAsia="Times"/>
              </w:rPr>
              <w:t>Appointment list screen is shown.</w:t>
            </w:r>
          </w:p>
        </w:tc>
        <w:tc>
          <w:tcPr>
            <w:tcW w:w="1620" w:type="dxa"/>
          </w:tcPr>
          <w:p w14:paraId="17606016" w14:textId="1414DB4B" w:rsidR="00250836" w:rsidRPr="00E6476F" w:rsidRDefault="00250836" w:rsidP="00E6476F">
            <w:pPr>
              <w:rPr>
                <w:rFonts w:eastAsia="Times"/>
              </w:rPr>
            </w:pPr>
            <w:r w:rsidRPr="00E6476F">
              <w:rPr>
                <w:rFonts w:eastAsia="Times"/>
              </w:rPr>
              <w:t>-</w:t>
            </w:r>
            <w:r>
              <w:rPr>
                <w:rFonts w:eastAsia="Times"/>
              </w:rPr>
              <w:t xml:space="preserve"> </w:t>
            </w:r>
            <w:r w:rsidRPr="00E6476F">
              <w:rPr>
                <w:rFonts w:eastAsia="Times"/>
              </w:rPr>
              <w:t>Change working hour</w:t>
            </w:r>
          </w:p>
          <w:p w14:paraId="759DDEDC" w14:textId="65464A63" w:rsidR="00250836" w:rsidRPr="00E6476F" w:rsidRDefault="00250836" w:rsidP="00E6476F">
            <w:pPr>
              <w:rPr>
                <w:rFonts w:eastAsia="Times"/>
              </w:rPr>
            </w:pPr>
            <w:r>
              <w:rPr>
                <w:rFonts w:eastAsia="Times"/>
              </w:rPr>
              <w:t xml:space="preserve">- </w:t>
            </w:r>
            <w:r w:rsidRPr="00E6476F">
              <w:rPr>
                <w:rFonts w:eastAsia="Times"/>
              </w:rPr>
              <w:t>Change greeting message</w:t>
            </w:r>
          </w:p>
          <w:p w14:paraId="447B9C53" w14:textId="07C39646" w:rsidR="00250836" w:rsidRDefault="00250836" w:rsidP="00E6476F">
            <w:pPr>
              <w:rPr>
                <w:rFonts w:eastAsia="Times"/>
              </w:rPr>
            </w:pPr>
            <w:r>
              <w:rPr>
                <w:rFonts w:eastAsia="Times"/>
              </w:rPr>
              <w:t xml:space="preserve">- </w:t>
            </w:r>
            <w:r w:rsidRPr="00E6476F">
              <w:rPr>
                <w:rFonts w:eastAsia="Times"/>
              </w:rPr>
              <w:t>Buy License</w:t>
            </w:r>
          </w:p>
          <w:p w14:paraId="7568BF50" w14:textId="73DFDDD1" w:rsidR="00250836" w:rsidRPr="00E6476F" w:rsidRDefault="00250836" w:rsidP="00E6476F">
            <w:pPr>
              <w:rPr>
                <w:rFonts w:eastAsia="Times"/>
              </w:rPr>
            </w:pPr>
            <w:r>
              <w:rPr>
                <w:rFonts w:eastAsia="Times"/>
              </w:rPr>
              <w:t>- Login</w:t>
            </w:r>
          </w:p>
          <w:p w14:paraId="745A0A5F" w14:textId="77777777" w:rsidR="00250836" w:rsidRDefault="00250836" w:rsidP="00056594">
            <w:pPr>
              <w:rPr>
                <w:rFonts w:eastAsia="Times"/>
              </w:rPr>
            </w:pPr>
          </w:p>
        </w:tc>
        <w:tc>
          <w:tcPr>
            <w:tcW w:w="1248" w:type="dxa"/>
          </w:tcPr>
          <w:p w14:paraId="5BDF5425" w14:textId="5617E524" w:rsidR="00250836" w:rsidRDefault="00250836" w:rsidP="00056594">
            <w:pPr>
              <w:rPr>
                <w:rFonts w:eastAsia="Times"/>
              </w:rPr>
            </w:pPr>
            <w:r>
              <w:rPr>
                <w:rFonts w:eastAsia="Times"/>
              </w:rPr>
              <w:t>from 21/7/2018</w:t>
            </w:r>
          </w:p>
          <w:p w14:paraId="4A22978E" w14:textId="287C98B4" w:rsidR="00250836" w:rsidRDefault="00250836" w:rsidP="00056594">
            <w:pPr>
              <w:rPr>
                <w:rFonts w:eastAsia="Times"/>
              </w:rPr>
            </w:pPr>
            <w:r>
              <w:rPr>
                <w:rFonts w:eastAsia="Times"/>
              </w:rPr>
              <w:t xml:space="preserve">to </w:t>
            </w:r>
            <w:r>
              <w:rPr>
                <w:rFonts w:eastAsia="Times"/>
              </w:rPr>
              <w:br/>
              <w:t>4/8/2018</w:t>
            </w:r>
          </w:p>
        </w:tc>
        <w:tc>
          <w:tcPr>
            <w:tcW w:w="999" w:type="dxa"/>
          </w:tcPr>
          <w:p w14:paraId="0923C691" w14:textId="6CDBDBBA" w:rsidR="00250836" w:rsidRDefault="00250836" w:rsidP="005E2F40">
            <w:pPr>
              <w:jc w:val="center"/>
              <w:rPr>
                <w:rFonts w:eastAsia="Times"/>
              </w:rPr>
            </w:pPr>
            <w:r>
              <w:rPr>
                <w:rFonts w:eastAsia="Times"/>
              </w:rPr>
              <w:t>5</w:t>
            </w:r>
          </w:p>
        </w:tc>
        <w:tc>
          <w:tcPr>
            <w:tcW w:w="1353" w:type="dxa"/>
          </w:tcPr>
          <w:p w14:paraId="2090AA8E" w14:textId="388A7A10" w:rsidR="00250836" w:rsidRDefault="00250836" w:rsidP="005E2F40">
            <w:pPr>
              <w:jc w:val="center"/>
              <w:rPr>
                <w:rFonts w:eastAsia="Times"/>
              </w:rPr>
            </w:pPr>
            <w:r>
              <w:rPr>
                <w:rFonts w:eastAsia="Times"/>
              </w:rPr>
              <w:t>4/1</w:t>
            </w:r>
          </w:p>
        </w:tc>
      </w:tr>
    </w:tbl>
    <w:p w14:paraId="4710C9E0" w14:textId="5867A996" w:rsidR="00056594" w:rsidRPr="00056594" w:rsidRDefault="00056594" w:rsidP="00056594">
      <w:pPr>
        <w:rPr>
          <w:rFonts w:eastAsia="Times"/>
        </w:rPr>
      </w:pPr>
    </w:p>
    <w:p w14:paraId="16BBBC8A" w14:textId="622C294E" w:rsidR="00E6476F" w:rsidRDefault="00E6476F" w:rsidP="004B6B69">
      <w:pPr>
        <w:pStyle w:val="Heading4"/>
        <w:rPr>
          <w:rFonts w:ascii="Times" w:eastAsia="Times" w:hAnsi="Times" w:cs="Times"/>
        </w:rPr>
      </w:pPr>
      <w:bookmarkStart w:id="437" w:name="_Toc520105393"/>
      <w:bookmarkStart w:id="438" w:name="_Toc520105563"/>
      <w:r w:rsidRPr="75A703E1">
        <w:rPr>
          <w:rFonts w:ascii="Times" w:eastAsia="Times" w:hAnsi="Times" w:cs="Times"/>
        </w:rPr>
        <w:t>5.</w:t>
      </w:r>
      <w:r>
        <w:rPr>
          <w:rFonts w:ascii="Times" w:eastAsia="Times" w:hAnsi="Times" w:cs="Times"/>
        </w:rPr>
        <w:t>1.2.</w:t>
      </w:r>
      <w:r w:rsidRPr="75A703E1">
        <w:rPr>
          <w:rFonts w:ascii="Times" w:eastAsia="Times" w:hAnsi="Times" w:cs="Times"/>
        </w:rPr>
        <w:t xml:space="preserve"> </w:t>
      </w:r>
      <w:r>
        <w:rPr>
          <w:rFonts w:ascii="Times" w:eastAsia="Times" w:hAnsi="Times" w:cs="Times"/>
        </w:rPr>
        <w:t>Login</w:t>
      </w:r>
      <w:bookmarkEnd w:id="437"/>
      <w:bookmarkEnd w:id="438"/>
    </w:p>
    <w:p w14:paraId="533975D8" w14:textId="77777777" w:rsidR="00E6476F" w:rsidRPr="00E6476F" w:rsidRDefault="00E6476F" w:rsidP="00E6476F">
      <w:pPr>
        <w:rPr>
          <w:rFonts w:eastAsia="Times"/>
        </w:rPr>
      </w:pPr>
    </w:p>
    <w:p w14:paraId="43887970" w14:textId="77777777" w:rsidR="00E6476F" w:rsidRPr="00E6476F" w:rsidRDefault="00E6476F" w:rsidP="00E6476F">
      <w:pPr>
        <w:rPr>
          <w:rFonts w:eastAsia="Times"/>
        </w:rPr>
      </w:pPr>
    </w:p>
    <w:tbl>
      <w:tblPr>
        <w:tblStyle w:val="TableGrid"/>
        <w:tblW w:w="0" w:type="auto"/>
        <w:tblLook w:val="04A0" w:firstRow="1" w:lastRow="0" w:firstColumn="1" w:lastColumn="0" w:noHBand="0" w:noVBand="1"/>
      </w:tblPr>
      <w:tblGrid>
        <w:gridCol w:w="1023"/>
        <w:gridCol w:w="1410"/>
        <w:gridCol w:w="2332"/>
        <w:gridCol w:w="2250"/>
        <w:gridCol w:w="1800"/>
        <w:gridCol w:w="1620"/>
        <w:gridCol w:w="1215"/>
        <w:gridCol w:w="999"/>
        <w:gridCol w:w="1353"/>
      </w:tblGrid>
      <w:tr w:rsidR="00250836" w14:paraId="514EA024" w14:textId="4A7050D5" w:rsidTr="005E2F40">
        <w:tc>
          <w:tcPr>
            <w:tcW w:w="1023" w:type="dxa"/>
            <w:shd w:val="clear" w:color="auto" w:fill="D9D9D9" w:themeFill="background1" w:themeFillShade="D9"/>
            <w:vAlign w:val="center"/>
          </w:tcPr>
          <w:p w14:paraId="11391E69" w14:textId="77777777" w:rsidR="00250836" w:rsidRPr="00056594" w:rsidRDefault="00250836" w:rsidP="00792893">
            <w:pPr>
              <w:rPr>
                <w:rFonts w:eastAsia="Times"/>
                <w:b/>
              </w:rPr>
            </w:pPr>
            <w:r w:rsidRPr="00056594">
              <w:rPr>
                <w:b/>
              </w:rPr>
              <w:t>ID</w:t>
            </w:r>
          </w:p>
        </w:tc>
        <w:tc>
          <w:tcPr>
            <w:tcW w:w="1410" w:type="dxa"/>
            <w:shd w:val="clear" w:color="auto" w:fill="D9D9D9" w:themeFill="background1" w:themeFillShade="D9"/>
            <w:vAlign w:val="center"/>
          </w:tcPr>
          <w:p w14:paraId="575052FF" w14:textId="77777777" w:rsidR="00250836" w:rsidRPr="00056594" w:rsidRDefault="00250836" w:rsidP="00792893">
            <w:pPr>
              <w:rPr>
                <w:rFonts w:eastAsia="Times"/>
                <w:b/>
              </w:rPr>
            </w:pPr>
            <w:r w:rsidRPr="00056594">
              <w:rPr>
                <w:b/>
              </w:rPr>
              <w:t>Test Case Description</w:t>
            </w:r>
          </w:p>
        </w:tc>
        <w:tc>
          <w:tcPr>
            <w:tcW w:w="2332" w:type="dxa"/>
            <w:shd w:val="clear" w:color="auto" w:fill="D9D9D9" w:themeFill="background1" w:themeFillShade="D9"/>
            <w:vAlign w:val="center"/>
          </w:tcPr>
          <w:p w14:paraId="3F8CEAF6" w14:textId="77777777" w:rsidR="00250836" w:rsidRPr="00056594" w:rsidRDefault="00250836" w:rsidP="00792893">
            <w:pPr>
              <w:rPr>
                <w:rFonts w:eastAsia="Times"/>
                <w:b/>
              </w:rPr>
            </w:pPr>
            <w:r w:rsidRPr="00056594">
              <w:rPr>
                <w:b/>
              </w:rPr>
              <w:t>Precondition</w:t>
            </w:r>
          </w:p>
        </w:tc>
        <w:tc>
          <w:tcPr>
            <w:tcW w:w="2250" w:type="dxa"/>
            <w:shd w:val="clear" w:color="auto" w:fill="D9D9D9" w:themeFill="background1" w:themeFillShade="D9"/>
            <w:vAlign w:val="center"/>
          </w:tcPr>
          <w:p w14:paraId="1C1EAF8B" w14:textId="77777777" w:rsidR="00250836" w:rsidRPr="00056594" w:rsidRDefault="00250836" w:rsidP="00792893">
            <w:pPr>
              <w:rPr>
                <w:rFonts w:eastAsia="Times"/>
                <w:b/>
              </w:rPr>
            </w:pPr>
            <w:r w:rsidRPr="00056594">
              <w:rPr>
                <w:b/>
              </w:rPr>
              <w:t>Test case procedure</w:t>
            </w:r>
          </w:p>
        </w:tc>
        <w:tc>
          <w:tcPr>
            <w:tcW w:w="1800" w:type="dxa"/>
            <w:shd w:val="clear" w:color="auto" w:fill="D9D9D9" w:themeFill="background1" w:themeFillShade="D9"/>
            <w:vAlign w:val="center"/>
          </w:tcPr>
          <w:p w14:paraId="6041289B" w14:textId="77777777" w:rsidR="00250836" w:rsidRPr="00056594" w:rsidRDefault="00250836" w:rsidP="00792893">
            <w:pPr>
              <w:rPr>
                <w:rFonts w:eastAsia="Times"/>
                <w:b/>
              </w:rPr>
            </w:pPr>
            <w:r w:rsidRPr="00056594">
              <w:rPr>
                <w:b/>
              </w:rPr>
              <w:t>Expected output</w:t>
            </w:r>
          </w:p>
        </w:tc>
        <w:tc>
          <w:tcPr>
            <w:tcW w:w="1620" w:type="dxa"/>
            <w:shd w:val="clear" w:color="auto" w:fill="D9D9D9" w:themeFill="background1" w:themeFillShade="D9"/>
            <w:vAlign w:val="center"/>
          </w:tcPr>
          <w:p w14:paraId="3EBFBC98" w14:textId="77777777" w:rsidR="00250836" w:rsidRPr="00056594" w:rsidRDefault="00250836" w:rsidP="00792893">
            <w:pPr>
              <w:rPr>
                <w:rFonts w:eastAsia="Times"/>
                <w:b/>
              </w:rPr>
            </w:pPr>
            <w:r w:rsidRPr="00056594">
              <w:rPr>
                <w:b/>
              </w:rPr>
              <w:t>Inter-test case dependence</w:t>
            </w:r>
          </w:p>
        </w:tc>
        <w:tc>
          <w:tcPr>
            <w:tcW w:w="1215" w:type="dxa"/>
            <w:shd w:val="clear" w:color="auto" w:fill="D9D9D9" w:themeFill="background1" w:themeFillShade="D9"/>
            <w:vAlign w:val="center"/>
          </w:tcPr>
          <w:p w14:paraId="5CB2D77A" w14:textId="734525E6" w:rsidR="00250836" w:rsidRPr="00056594" w:rsidRDefault="00250836" w:rsidP="00250836">
            <w:pPr>
              <w:rPr>
                <w:rFonts w:eastAsia="Times"/>
                <w:b/>
              </w:rPr>
            </w:pPr>
            <w:r>
              <w:rPr>
                <w:b/>
              </w:rPr>
              <w:t>From date to date</w:t>
            </w:r>
          </w:p>
        </w:tc>
        <w:tc>
          <w:tcPr>
            <w:tcW w:w="999" w:type="dxa"/>
            <w:shd w:val="clear" w:color="auto" w:fill="D9D9D9" w:themeFill="background1" w:themeFillShade="D9"/>
          </w:tcPr>
          <w:p w14:paraId="74F349A8" w14:textId="70245203" w:rsidR="00250836" w:rsidRPr="00056594" w:rsidRDefault="00250836" w:rsidP="00792893">
            <w:pPr>
              <w:rPr>
                <w:b/>
              </w:rPr>
            </w:pPr>
            <w:r w:rsidRPr="00F01BE4">
              <w:rPr>
                <w:b/>
              </w:rPr>
              <w:t>Number of tests</w:t>
            </w:r>
          </w:p>
        </w:tc>
        <w:tc>
          <w:tcPr>
            <w:tcW w:w="1353" w:type="dxa"/>
            <w:shd w:val="clear" w:color="auto" w:fill="D9D9D9" w:themeFill="background1" w:themeFillShade="D9"/>
            <w:vAlign w:val="center"/>
          </w:tcPr>
          <w:p w14:paraId="51D9D91D" w14:textId="2166BD32" w:rsidR="00250836" w:rsidRDefault="00250836" w:rsidP="00792893">
            <w:pPr>
              <w:rPr>
                <w:b/>
              </w:rPr>
            </w:pPr>
            <w:r>
              <w:rPr>
                <w:b/>
              </w:rPr>
              <w:t>Success/Fail</w:t>
            </w:r>
          </w:p>
        </w:tc>
      </w:tr>
      <w:tr w:rsidR="00250836" w14:paraId="62F20B3D" w14:textId="26AA703D" w:rsidTr="00250836">
        <w:trPr>
          <w:trHeight w:val="406"/>
        </w:trPr>
        <w:tc>
          <w:tcPr>
            <w:tcW w:w="1023" w:type="dxa"/>
          </w:tcPr>
          <w:p w14:paraId="50625A7F" w14:textId="6FE1E882" w:rsidR="00250836" w:rsidRPr="00056594" w:rsidRDefault="00250836" w:rsidP="00792893">
            <w:pPr>
              <w:rPr>
                <w:rFonts w:eastAsia="Times"/>
                <w:b/>
              </w:rPr>
            </w:pPr>
            <w:r>
              <w:rPr>
                <w:rFonts w:eastAsia="Times"/>
                <w:b/>
              </w:rPr>
              <w:t>LG_1</w:t>
            </w:r>
          </w:p>
        </w:tc>
        <w:tc>
          <w:tcPr>
            <w:tcW w:w="1410" w:type="dxa"/>
          </w:tcPr>
          <w:p w14:paraId="683696AC" w14:textId="1BC50622" w:rsidR="00250836" w:rsidRDefault="00250836" w:rsidP="00E6476F">
            <w:pPr>
              <w:rPr>
                <w:rFonts w:eastAsia="Times"/>
              </w:rPr>
            </w:pPr>
            <w:r>
              <w:rPr>
                <w:rFonts w:eastAsia="Times"/>
              </w:rPr>
              <w:t>Test when user input all valid information</w:t>
            </w:r>
          </w:p>
        </w:tc>
        <w:tc>
          <w:tcPr>
            <w:tcW w:w="2332" w:type="dxa"/>
          </w:tcPr>
          <w:p w14:paraId="113F2AD7" w14:textId="41BB34D0" w:rsidR="00250836" w:rsidRDefault="00250836" w:rsidP="00A10EA8">
            <w:pPr>
              <w:rPr>
                <w:rFonts w:eastAsia="Times"/>
              </w:rPr>
            </w:pPr>
            <w:r>
              <w:rPr>
                <w:rFonts w:eastAsia="Times"/>
                <w:noProof/>
              </w:rPr>
              <w:t>The u</w:t>
            </w:r>
            <w:r w:rsidRPr="00A61E8C">
              <w:rPr>
                <w:rFonts w:eastAsia="Times"/>
                <w:noProof/>
              </w:rPr>
              <w:t>ser</w:t>
            </w:r>
            <w:r>
              <w:rPr>
                <w:rFonts w:eastAsia="Times"/>
              </w:rPr>
              <w:t xml:space="preserve"> </w:t>
            </w:r>
            <w:r w:rsidRPr="00A61E8C">
              <w:rPr>
                <w:rFonts w:eastAsia="Times"/>
                <w:noProof/>
              </w:rPr>
              <w:t>ha</w:t>
            </w:r>
            <w:r>
              <w:rPr>
                <w:rFonts w:eastAsia="Times"/>
                <w:noProof/>
              </w:rPr>
              <w:t>s</w:t>
            </w:r>
            <w:r>
              <w:rPr>
                <w:rFonts w:eastAsia="Times"/>
              </w:rPr>
              <w:t xml:space="preserve"> </w:t>
            </w:r>
            <w:r w:rsidRPr="00A61E8C">
              <w:rPr>
                <w:rFonts w:eastAsia="Times"/>
                <w:noProof/>
              </w:rPr>
              <w:t>confirm</w:t>
            </w:r>
            <w:r>
              <w:rPr>
                <w:rFonts w:eastAsia="Times"/>
                <w:noProof/>
              </w:rPr>
              <w:t>ed</w:t>
            </w:r>
            <w:r>
              <w:rPr>
                <w:rFonts w:eastAsia="Times"/>
              </w:rPr>
              <w:t xml:space="preserve"> email, the license is still valid, greeting message and working hours </w:t>
            </w:r>
            <w:r w:rsidRPr="00A61E8C">
              <w:rPr>
                <w:rFonts w:eastAsia="Times"/>
                <w:noProof/>
              </w:rPr>
              <w:t>ha</w:t>
            </w:r>
            <w:r>
              <w:rPr>
                <w:rFonts w:eastAsia="Times"/>
                <w:noProof/>
              </w:rPr>
              <w:t>ve</w:t>
            </w:r>
            <w:r w:rsidR="006E6D79">
              <w:rPr>
                <w:rFonts w:eastAsia="Times"/>
              </w:rPr>
              <w:t xml:space="preserve"> been</w:t>
            </w:r>
            <w:r>
              <w:rPr>
                <w:rFonts w:eastAsia="Times"/>
              </w:rPr>
              <w:t xml:space="preserve"> </w:t>
            </w:r>
            <w:r w:rsidRPr="00A61E8C">
              <w:rPr>
                <w:rFonts w:eastAsia="Times"/>
                <w:noProof/>
              </w:rPr>
              <w:t>set</w:t>
            </w:r>
            <w:r>
              <w:rPr>
                <w:rFonts w:eastAsia="Times"/>
                <w:noProof/>
              </w:rPr>
              <w:t xml:space="preserve"> </w:t>
            </w:r>
            <w:r w:rsidRPr="00A61E8C">
              <w:rPr>
                <w:rFonts w:eastAsia="Times"/>
                <w:noProof/>
              </w:rPr>
              <w:t>up</w:t>
            </w:r>
          </w:p>
        </w:tc>
        <w:tc>
          <w:tcPr>
            <w:tcW w:w="2250" w:type="dxa"/>
          </w:tcPr>
          <w:p w14:paraId="3F5B323A" w14:textId="2BCD5789" w:rsidR="00250836" w:rsidRDefault="00250836" w:rsidP="00792893">
            <w:pPr>
              <w:rPr>
                <w:rFonts w:eastAsia="Times"/>
              </w:rPr>
            </w:pPr>
            <w:r w:rsidRPr="00056594">
              <w:rPr>
                <w:rFonts w:eastAsia="Times"/>
              </w:rPr>
              <w:t>1.</w:t>
            </w:r>
            <w:r>
              <w:rPr>
                <w:rFonts w:eastAsia="Times"/>
              </w:rPr>
              <w:t xml:space="preserve"> Open app</w:t>
            </w:r>
          </w:p>
          <w:p w14:paraId="04C7C6DD" w14:textId="74B11BE5" w:rsidR="00250836" w:rsidRDefault="00250836" w:rsidP="00E6476F">
            <w:pPr>
              <w:rPr>
                <w:rFonts w:eastAsia="Times"/>
              </w:rPr>
            </w:pPr>
            <w:r>
              <w:rPr>
                <w:rFonts w:eastAsia="Times"/>
              </w:rPr>
              <w:t>2. Fill in username and password</w:t>
            </w:r>
          </w:p>
          <w:p w14:paraId="4988165A" w14:textId="36A49C0B" w:rsidR="00250836" w:rsidRDefault="00250836" w:rsidP="00E6476F">
            <w:pPr>
              <w:rPr>
                <w:rFonts w:eastAsia="Times"/>
              </w:rPr>
            </w:pPr>
            <w:r>
              <w:rPr>
                <w:rFonts w:eastAsia="Times"/>
              </w:rPr>
              <w:t>3. Press [</w:t>
            </w:r>
            <w:proofErr w:type="spellStart"/>
            <w:r>
              <w:rPr>
                <w:rFonts w:eastAsia="Times"/>
              </w:rPr>
              <w:t>Đăng</w:t>
            </w:r>
            <w:proofErr w:type="spellEnd"/>
            <w:r>
              <w:rPr>
                <w:rFonts w:eastAsia="Times"/>
              </w:rPr>
              <w:t xml:space="preserve"> </w:t>
            </w:r>
            <w:proofErr w:type="spellStart"/>
            <w:r>
              <w:rPr>
                <w:rFonts w:eastAsia="Times"/>
              </w:rPr>
              <w:t>Nhập</w:t>
            </w:r>
            <w:proofErr w:type="spellEnd"/>
            <w:r>
              <w:rPr>
                <w:rFonts w:eastAsia="Times"/>
              </w:rPr>
              <w:t>]</w:t>
            </w:r>
          </w:p>
          <w:p w14:paraId="7F24CE98" w14:textId="77777777" w:rsidR="00250836" w:rsidRPr="00056594" w:rsidRDefault="00250836" w:rsidP="00792893">
            <w:pPr>
              <w:rPr>
                <w:rFonts w:eastAsia="Times"/>
              </w:rPr>
            </w:pPr>
          </w:p>
        </w:tc>
        <w:tc>
          <w:tcPr>
            <w:tcW w:w="1800" w:type="dxa"/>
          </w:tcPr>
          <w:p w14:paraId="421693E8" w14:textId="77777777" w:rsidR="00250836" w:rsidRDefault="00250836" w:rsidP="00792893">
            <w:pPr>
              <w:rPr>
                <w:rFonts w:eastAsia="Times"/>
              </w:rPr>
            </w:pPr>
            <w:r>
              <w:rPr>
                <w:rFonts w:eastAsia="Times"/>
              </w:rPr>
              <w:t>Appointment list screen is shown.</w:t>
            </w:r>
          </w:p>
        </w:tc>
        <w:tc>
          <w:tcPr>
            <w:tcW w:w="1620" w:type="dxa"/>
          </w:tcPr>
          <w:p w14:paraId="0520A4CE" w14:textId="0905F940" w:rsidR="00250836" w:rsidRDefault="00250836" w:rsidP="00E6476F">
            <w:pPr>
              <w:rPr>
                <w:rFonts w:eastAsia="Times"/>
              </w:rPr>
            </w:pPr>
            <w:r>
              <w:rPr>
                <w:rFonts w:eastAsia="Times"/>
              </w:rPr>
              <w:t>N/A</w:t>
            </w:r>
          </w:p>
        </w:tc>
        <w:tc>
          <w:tcPr>
            <w:tcW w:w="1215" w:type="dxa"/>
          </w:tcPr>
          <w:p w14:paraId="0677612B" w14:textId="77777777" w:rsidR="00250836" w:rsidRDefault="00250836" w:rsidP="00250836">
            <w:pPr>
              <w:rPr>
                <w:rFonts w:eastAsia="Times"/>
              </w:rPr>
            </w:pPr>
            <w:r>
              <w:rPr>
                <w:rFonts w:eastAsia="Times"/>
              </w:rPr>
              <w:t>from 21/7/2018</w:t>
            </w:r>
          </w:p>
          <w:p w14:paraId="505F3453" w14:textId="2CD7737B" w:rsidR="00250836" w:rsidRDefault="00250836" w:rsidP="00250836">
            <w:pPr>
              <w:rPr>
                <w:rFonts w:eastAsia="Times"/>
              </w:rPr>
            </w:pPr>
            <w:r>
              <w:rPr>
                <w:rFonts w:eastAsia="Times"/>
              </w:rPr>
              <w:t xml:space="preserve">to </w:t>
            </w:r>
            <w:r>
              <w:rPr>
                <w:rFonts w:eastAsia="Times"/>
              </w:rPr>
              <w:br/>
              <w:t>4/8/2018</w:t>
            </w:r>
          </w:p>
        </w:tc>
        <w:tc>
          <w:tcPr>
            <w:tcW w:w="999" w:type="dxa"/>
          </w:tcPr>
          <w:p w14:paraId="6F73108B" w14:textId="07B83FDC" w:rsidR="00250836" w:rsidRDefault="00250836" w:rsidP="005E2F40">
            <w:pPr>
              <w:jc w:val="center"/>
              <w:rPr>
                <w:rFonts w:eastAsia="Times"/>
              </w:rPr>
            </w:pPr>
            <w:r>
              <w:rPr>
                <w:rFonts w:eastAsia="Times"/>
              </w:rPr>
              <w:t>8</w:t>
            </w:r>
          </w:p>
        </w:tc>
        <w:tc>
          <w:tcPr>
            <w:tcW w:w="1353" w:type="dxa"/>
          </w:tcPr>
          <w:p w14:paraId="73A0A89A" w14:textId="21E416FF" w:rsidR="00250836" w:rsidRDefault="00250836" w:rsidP="005E2F40">
            <w:pPr>
              <w:jc w:val="center"/>
              <w:rPr>
                <w:rFonts w:eastAsia="Times"/>
              </w:rPr>
            </w:pPr>
            <w:r>
              <w:rPr>
                <w:rFonts w:eastAsia="Times"/>
              </w:rPr>
              <w:t>5/3</w:t>
            </w:r>
          </w:p>
        </w:tc>
      </w:tr>
      <w:tr w:rsidR="00250836" w14:paraId="3BC00B4A" w14:textId="1CCFD2D2" w:rsidTr="00250836">
        <w:trPr>
          <w:trHeight w:val="406"/>
        </w:trPr>
        <w:tc>
          <w:tcPr>
            <w:tcW w:w="1023" w:type="dxa"/>
          </w:tcPr>
          <w:p w14:paraId="02C53143" w14:textId="4AFB817A" w:rsidR="00250836" w:rsidRDefault="00250836" w:rsidP="00792893">
            <w:pPr>
              <w:rPr>
                <w:rFonts w:eastAsia="Times"/>
                <w:b/>
              </w:rPr>
            </w:pPr>
            <w:r>
              <w:rPr>
                <w:rFonts w:eastAsia="Times"/>
                <w:b/>
              </w:rPr>
              <w:t>LG_2</w:t>
            </w:r>
          </w:p>
        </w:tc>
        <w:tc>
          <w:tcPr>
            <w:tcW w:w="1410" w:type="dxa"/>
          </w:tcPr>
          <w:p w14:paraId="61FF8E56" w14:textId="1022B2BB" w:rsidR="00250836" w:rsidRDefault="00250836" w:rsidP="00E6476F">
            <w:pPr>
              <w:rPr>
                <w:rFonts w:eastAsia="Times"/>
              </w:rPr>
            </w:pPr>
            <w:r>
              <w:rPr>
                <w:rFonts w:eastAsia="Times"/>
              </w:rPr>
              <w:t xml:space="preserve">Test when user input correct username </w:t>
            </w:r>
            <w:r>
              <w:rPr>
                <w:rFonts w:eastAsia="Times"/>
              </w:rPr>
              <w:lastRenderedPageBreak/>
              <w:t>and password but not confirm email yet.</w:t>
            </w:r>
          </w:p>
        </w:tc>
        <w:tc>
          <w:tcPr>
            <w:tcW w:w="2332" w:type="dxa"/>
          </w:tcPr>
          <w:p w14:paraId="24045F86" w14:textId="69946798" w:rsidR="00250836" w:rsidRDefault="00250836" w:rsidP="00792893">
            <w:pPr>
              <w:rPr>
                <w:rFonts w:eastAsia="Times"/>
              </w:rPr>
            </w:pPr>
            <w:r>
              <w:rPr>
                <w:rFonts w:eastAsia="Times"/>
              </w:rPr>
              <w:lastRenderedPageBreak/>
              <w:t>N/A</w:t>
            </w:r>
          </w:p>
        </w:tc>
        <w:tc>
          <w:tcPr>
            <w:tcW w:w="2250" w:type="dxa"/>
          </w:tcPr>
          <w:p w14:paraId="4F98FA83" w14:textId="77777777" w:rsidR="00250836" w:rsidRDefault="00250836" w:rsidP="00A10EA8">
            <w:pPr>
              <w:rPr>
                <w:rFonts w:eastAsia="Times"/>
              </w:rPr>
            </w:pPr>
            <w:r w:rsidRPr="00056594">
              <w:rPr>
                <w:rFonts w:eastAsia="Times"/>
              </w:rPr>
              <w:t>1.</w:t>
            </w:r>
            <w:r>
              <w:rPr>
                <w:rFonts w:eastAsia="Times"/>
              </w:rPr>
              <w:t xml:space="preserve"> User open app</w:t>
            </w:r>
          </w:p>
          <w:p w14:paraId="3ACF408B" w14:textId="77777777" w:rsidR="00250836" w:rsidRDefault="00250836" w:rsidP="00A10EA8">
            <w:pPr>
              <w:rPr>
                <w:rFonts w:eastAsia="Times"/>
              </w:rPr>
            </w:pPr>
            <w:r>
              <w:rPr>
                <w:rFonts w:eastAsia="Times"/>
              </w:rPr>
              <w:t>2. Fill in username and password</w:t>
            </w:r>
          </w:p>
          <w:p w14:paraId="3BEBDCE1" w14:textId="77777777" w:rsidR="00250836" w:rsidRDefault="00250836" w:rsidP="00A10EA8">
            <w:pPr>
              <w:rPr>
                <w:rFonts w:eastAsia="Times"/>
              </w:rPr>
            </w:pPr>
            <w:r>
              <w:rPr>
                <w:rFonts w:eastAsia="Times"/>
              </w:rPr>
              <w:t>3. User press [</w:t>
            </w:r>
            <w:proofErr w:type="spellStart"/>
            <w:r>
              <w:rPr>
                <w:rFonts w:eastAsia="Times"/>
              </w:rPr>
              <w:t>Đăng</w:t>
            </w:r>
            <w:proofErr w:type="spellEnd"/>
            <w:r>
              <w:rPr>
                <w:rFonts w:eastAsia="Times"/>
              </w:rPr>
              <w:t xml:space="preserve"> </w:t>
            </w:r>
            <w:proofErr w:type="spellStart"/>
            <w:r>
              <w:rPr>
                <w:rFonts w:eastAsia="Times"/>
              </w:rPr>
              <w:lastRenderedPageBreak/>
              <w:t>Nhập</w:t>
            </w:r>
            <w:proofErr w:type="spellEnd"/>
            <w:r>
              <w:rPr>
                <w:rFonts w:eastAsia="Times"/>
              </w:rPr>
              <w:t>]</w:t>
            </w:r>
          </w:p>
          <w:p w14:paraId="56D15FD6" w14:textId="77777777" w:rsidR="00250836" w:rsidRPr="00056594" w:rsidRDefault="00250836" w:rsidP="00792893">
            <w:pPr>
              <w:rPr>
                <w:rFonts w:eastAsia="Times"/>
              </w:rPr>
            </w:pPr>
          </w:p>
        </w:tc>
        <w:tc>
          <w:tcPr>
            <w:tcW w:w="1800" w:type="dxa"/>
          </w:tcPr>
          <w:p w14:paraId="39566B83" w14:textId="6A752360" w:rsidR="00250836" w:rsidRDefault="00250836" w:rsidP="00792893">
            <w:pPr>
              <w:rPr>
                <w:rFonts w:eastAsia="Times"/>
              </w:rPr>
            </w:pPr>
            <w:r>
              <w:rPr>
                <w:rFonts w:eastAsia="Times"/>
              </w:rPr>
              <w:lastRenderedPageBreak/>
              <w:t>Error message dialog is shown</w:t>
            </w:r>
          </w:p>
        </w:tc>
        <w:tc>
          <w:tcPr>
            <w:tcW w:w="1620" w:type="dxa"/>
          </w:tcPr>
          <w:p w14:paraId="4367411A" w14:textId="55EB91D7" w:rsidR="00250836" w:rsidRDefault="00250836" w:rsidP="00E6476F">
            <w:pPr>
              <w:rPr>
                <w:rFonts w:eastAsia="Times"/>
              </w:rPr>
            </w:pPr>
            <w:r>
              <w:rPr>
                <w:rFonts w:eastAsia="Times"/>
              </w:rPr>
              <w:t>N/A</w:t>
            </w:r>
          </w:p>
        </w:tc>
        <w:tc>
          <w:tcPr>
            <w:tcW w:w="1215" w:type="dxa"/>
          </w:tcPr>
          <w:p w14:paraId="4EAD21C9" w14:textId="77777777" w:rsidR="00250836" w:rsidRDefault="00250836" w:rsidP="00250836">
            <w:pPr>
              <w:rPr>
                <w:rFonts w:eastAsia="Times"/>
              </w:rPr>
            </w:pPr>
            <w:r>
              <w:rPr>
                <w:rFonts w:eastAsia="Times"/>
              </w:rPr>
              <w:t>from 21/7/2018</w:t>
            </w:r>
          </w:p>
          <w:p w14:paraId="6B396B58" w14:textId="62F60272" w:rsidR="00250836" w:rsidRDefault="00250836" w:rsidP="00250836">
            <w:pPr>
              <w:rPr>
                <w:rFonts w:eastAsia="Times"/>
              </w:rPr>
            </w:pPr>
            <w:r>
              <w:rPr>
                <w:rFonts w:eastAsia="Times"/>
              </w:rPr>
              <w:t xml:space="preserve">to </w:t>
            </w:r>
            <w:r>
              <w:rPr>
                <w:rFonts w:eastAsia="Times"/>
              </w:rPr>
              <w:br/>
              <w:t>4/8/2018</w:t>
            </w:r>
          </w:p>
        </w:tc>
        <w:tc>
          <w:tcPr>
            <w:tcW w:w="999" w:type="dxa"/>
          </w:tcPr>
          <w:p w14:paraId="3A7043B4" w14:textId="6DBFA69C" w:rsidR="00250836" w:rsidRDefault="00250836" w:rsidP="005E2F40">
            <w:pPr>
              <w:jc w:val="center"/>
              <w:rPr>
                <w:rFonts w:eastAsia="Times"/>
              </w:rPr>
            </w:pPr>
            <w:r>
              <w:rPr>
                <w:rFonts w:eastAsia="Times"/>
              </w:rPr>
              <w:t>7</w:t>
            </w:r>
          </w:p>
        </w:tc>
        <w:tc>
          <w:tcPr>
            <w:tcW w:w="1353" w:type="dxa"/>
          </w:tcPr>
          <w:p w14:paraId="6BD77DC8" w14:textId="771E466C" w:rsidR="00250836" w:rsidRDefault="00250836" w:rsidP="005E2F40">
            <w:pPr>
              <w:jc w:val="center"/>
              <w:rPr>
                <w:rFonts w:eastAsia="Times"/>
              </w:rPr>
            </w:pPr>
            <w:r>
              <w:rPr>
                <w:rFonts w:eastAsia="Times"/>
              </w:rPr>
              <w:t>6/1</w:t>
            </w:r>
          </w:p>
        </w:tc>
      </w:tr>
      <w:tr w:rsidR="00250836" w14:paraId="6164D81B" w14:textId="66D80DFE" w:rsidTr="00250836">
        <w:trPr>
          <w:trHeight w:val="406"/>
        </w:trPr>
        <w:tc>
          <w:tcPr>
            <w:tcW w:w="1023" w:type="dxa"/>
          </w:tcPr>
          <w:p w14:paraId="210D8F8A" w14:textId="3E98DA09" w:rsidR="00250836" w:rsidRDefault="00250836" w:rsidP="00792893">
            <w:pPr>
              <w:rPr>
                <w:rFonts w:eastAsia="Times"/>
                <w:b/>
              </w:rPr>
            </w:pPr>
            <w:r>
              <w:rPr>
                <w:rFonts w:eastAsia="Times"/>
                <w:b/>
              </w:rPr>
              <w:t>LG_3</w:t>
            </w:r>
          </w:p>
        </w:tc>
        <w:tc>
          <w:tcPr>
            <w:tcW w:w="1410" w:type="dxa"/>
          </w:tcPr>
          <w:p w14:paraId="204869E4" w14:textId="3009BC90" w:rsidR="00250836" w:rsidRDefault="00250836" w:rsidP="00E6476F">
            <w:pPr>
              <w:rPr>
                <w:rFonts w:eastAsia="Times"/>
              </w:rPr>
            </w:pPr>
            <w:r>
              <w:rPr>
                <w:rFonts w:eastAsia="Times"/>
              </w:rPr>
              <w:t>Test when user confirmed email but not buy a license yet</w:t>
            </w:r>
          </w:p>
        </w:tc>
        <w:tc>
          <w:tcPr>
            <w:tcW w:w="2332" w:type="dxa"/>
          </w:tcPr>
          <w:p w14:paraId="1513119E" w14:textId="15398DFA" w:rsidR="00250836" w:rsidRDefault="00250836" w:rsidP="00A10EA8">
            <w:pPr>
              <w:rPr>
                <w:rFonts w:eastAsia="Times"/>
              </w:rPr>
            </w:pPr>
            <w:r w:rsidRPr="00A10EA8">
              <w:rPr>
                <w:rFonts w:eastAsia="Times"/>
              </w:rPr>
              <w:t xml:space="preserve">The user has confirmed the </w:t>
            </w:r>
            <w:r>
              <w:rPr>
                <w:rFonts w:eastAsia="Times"/>
              </w:rPr>
              <w:t>email</w:t>
            </w:r>
          </w:p>
        </w:tc>
        <w:tc>
          <w:tcPr>
            <w:tcW w:w="2250" w:type="dxa"/>
          </w:tcPr>
          <w:p w14:paraId="23DB78F2" w14:textId="77777777" w:rsidR="00250836" w:rsidRDefault="00250836" w:rsidP="00A10EA8">
            <w:pPr>
              <w:rPr>
                <w:rFonts w:eastAsia="Times"/>
              </w:rPr>
            </w:pPr>
            <w:r w:rsidRPr="00056594">
              <w:rPr>
                <w:rFonts w:eastAsia="Times"/>
              </w:rPr>
              <w:t>1.</w:t>
            </w:r>
            <w:r>
              <w:rPr>
                <w:rFonts w:eastAsia="Times"/>
              </w:rPr>
              <w:t xml:space="preserve"> User open app</w:t>
            </w:r>
          </w:p>
          <w:p w14:paraId="35BBAD96" w14:textId="77777777" w:rsidR="00250836" w:rsidRDefault="00250836" w:rsidP="00A10EA8">
            <w:pPr>
              <w:rPr>
                <w:rFonts w:eastAsia="Times"/>
              </w:rPr>
            </w:pPr>
            <w:r>
              <w:rPr>
                <w:rFonts w:eastAsia="Times"/>
              </w:rPr>
              <w:t>2. Fill in username and password</w:t>
            </w:r>
          </w:p>
          <w:p w14:paraId="7BFF2CE1" w14:textId="77777777" w:rsidR="00250836" w:rsidRDefault="00250836" w:rsidP="00A10EA8">
            <w:pPr>
              <w:rPr>
                <w:rFonts w:eastAsia="Times"/>
              </w:rPr>
            </w:pPr>
            <w:r>
              <w:rPr>
                <w:rFonts w:eastAsia="Times"/>
              </w:rPr>
              <w:t>3. User press [</w:t>
            </w:r>
            <w:proofErr w:type="spellStart"/>
            <w:r>
              <w:rPr>
                <w:rFonts w:eastAsia="Times"/>
              </w:rPr>
              <w:t>Đăng</w:t>
            </w:r>
            <w:proofErr w:type="spellEnd"/>
            <w:r>
              <w:rPr>
                <w:rFonts w:eastAsia="Times"/>
              </w:rPr>
              <w:t xml:space="preserve"> </w:t>
            </w:r>
            <w:proofErr w:type="spellStart"/>
            <w:r>
              <w:rPr>
                <w:rFonts w:eastAsia="Times"/>
              </w:rPr>
              <w:t>Nhập</w:t>
            </w:r>
            <w:proofErr w:type="spellEnd"/>
            <w:r>
              <w:rPr>
                <w:rFonts w:eastAsia="Times"/>
              </w:rPr>
              <w:t>]</w:t>
            </w:r>
          </w:p>
          <w:p w14:paraId="1797A04F" w14:textId="77777777" w:rsidR="00250836" w:rsidRPr="00056594" w:rsidRDefault="00250836" w:rsidP="00A10EA8">
            <w:pPr>
              <w:rPr>
                <w:rFonts w:eastAsia="Times"/>
              </w:rPr>
            </w:pPr>
          </w:p>
        </w:tc>
        <w:tc>
          <w:tcPr>
            <w:tcW w:w="1800" w:type="dxa"/>
          </w:tcPr>
          <w:p w14:paraId="2EEDBC3C" w14:textId="67E586E8" w:rsidR="00250836" w:rsidRDefault="00250836" w:rsidP="00792893">
            <w:pPr>
              <w:rPr>
                <w:rFonts w:eastAsia="Times"/>
              </w:rPr>
            </w:pPr>
            <w:r>
              <w:rPr>
                <w:rFonts w:eastAsia="Times"/>
              </w:rPr>
              <w:t>Transfer to buy license screen</w:t>
            </w:r>
          </w:p>
        </w:tc>
        <w:tc>
          <w:tcPr>
            <w:tcW w:w="1620" w:type="dxa"/>
          </w:tcPr>
          <w:p w14:paraId="715B12D9" w14:textId="154274C7" w:rsidR="00250836" w:rsidRDefault="00250836" w:rsidP="00E6476F">
            <w:pPr>
              <w:rPr>
                <w:rFonts w:eastAsia="Times"/>
              </w:rPr>
            </w:pPr>
            <w:r>
              <w:rPr>
                <w:rFonts w:eastAsia="Times"/>
              </w:rPr>
              <w:t>N/A</w:t>
            </w:r>
          </w:p>
        </w:tc>
        <w:tc>
          <w:tcPr>
            <w:tcW w:w="1215" w:type="dxa"/>
          </w:tcPr>
          <w:p w14:paraId="2DE68BEA" w14:textId="77777777" w:rsidR="00250836" w:rsidRDefault="00250836" w:rsidP="00250836">
            <w:pPr>
              <w:rPr>
                <w:rFonts w:eastAsia="Times"/>
              </w:rPr>
            </w:pPr>
            <w:r>
              <w:rPr>
                <w:rFonts w:eastAsia="Times"/>
              </w:rPr>
              <w:t>from 21/7/2018</w:t>
            </w:r>
          </w:p>
          <w:p w14:paraId="4DEF12DB" w14:textId="00925BB1" w:rsidR="00250836" w:rsidRDefault="00250836" w:rsidP="00250836">
            <w:pPr>
              <w:rPr>
                <w:rFonts w:eastAsia="Times"/>
              </w:rPr>
            </w:pPr>
            <w:r>
              <w:rPr>
                <w:rFonts w:eastAsia="Times"/>
              </w:rPr>
              <w:t xml:space="preserve">to </w:t>
            </w:r>
            <w:r>
              <w:rPr>
                <w:rFonts w:eastAsia="Times"/>
              </w:rPr>
              <w:br/>
              <w:t>4/8/2018</w:t>
            </w:r>
          </w:p>
        </w:tc>
        <w:tc>
          <w:tcPr>
            <w:tcW w:w="999" w:type="dxa"/>
          </w:tcPr>
          <w:p w14:paraId="6655AB1A" w14:textId="323746BF" w:rsidR="00250836" w:rsidRDefault="00250836" w:rsidP="005E2F40">
            <w:pPr>
              <w:jc w:val="center"/>
              <w:rPr>
                <w:rFonts w:eastAsia="Times"/>
              </w:rPr>
            </w:pPr>
            <w:r>
              <w:rPr>
                <w:rFonts w:eastAsia="Times"/>
              </w:rPr>
              <w:t>5</w:t>
            </w:r>
          </w:p>
        </w:tc>
        <w:tc>
          <w:tcPr>
            <w:tcW w:w="1353" w:type="dxa"/>
          </w:tcPr>
          <w:p w14:paraId="099DBE17" w14:textId="5752CD90" w:rsidR="00250836" w:rsidRDefault="00250836" w:rsidP="005E2F40">
            <w:pPr>
              <w:jc w:val="center"/>
              <w:rPr>
                <w:rFonts w:eastAsia="Times"/>
              </w:rPr>
            </w:pPr>
            <w:r>
              <w:rPr>
                <w:rFonts w:eastAsia="Times"/>
              </w:rPr>
              <w:t>4/2</w:t>
            </w:r>
          </w:p>
        </w:tc>
      </w:tr>
    </w:tbl>
    <w:p w14:paraId="6717E8B7" w14:textId="0C53993C" w:rsidR="00405409" w:rsidRDefault="00405409" w:rsidP="00405409"/>
    <w:p w14:paraId="68639351" w14:textId="10D24520" w:rsidR="00A10EA8" w:rsidRDefault="00A10EA8" w:rsidP="004B6B69">
      <w:pPr>
        <w:pStyle w:val="Heading4"/>
        <w:rPr>
          <w:rFonts w:ascii="Times" w:eastAsia="Times" w:hAnsi="Times" w:cs="Times"/>
        </w:rPr>
      </w:pPr>
      <w:bookmarkStart w:id="439" w:name="_Toc520105394"/>
      <w:bookmarkStart w:id="440" w:name="_Toc520105564"/>
      <w:r w:rsidRPr="75A703E1">
        <w:rPr>
          <w:rFonts w:ascii="Times" w:eastAsia="Times" w:hAnsi="Times" w:cs="Times"/>
        </w:rPr>
        <w:t>5.</w:t>
      </w:r>
      <w:r>
        <w:rPr>
          <w:rFonts w:ascii="Times" w:eastAsia="Times" w:hAnsi="Times" w:cs="Times"/>
        </w:rPr>
        <w:t>1.3.</w:t>
      </w:r>
      <w:r w:rsidRPr="75A703E1">
        <w:rPr>
          <w:rFonts w:ascii="Times" w:eastAsia="Times" w:hAnsi="Times" w:cs="Times"/>
        </w:rPr>
        <w:t xml:space="preserve"> </w:t>
      </w:r>
      <w:r>
        <w:rPr>
          <w:rFonts w:ascii="Times" w:eastAsia="Times" w:hAnsi="Times" w:cs="Times"/>
        </w:rPr>
        <w:t>View appointment list</w:t>
      </w:r>
      <w:bookmarkEnd w:id="439"/>
      <w:bookmarkEnd w:id="440"/>
    </w:p>
    <w:p w14:paraId="6DB28562" w14:textId="77777777" w:rsidR="00A10EA8" w:rsidRPr="00A10EA8" w:rsidRDefault="00A10EA8" w:rsidP="00A10EA8">
      <w:pPr>
        <w:rPr>
          <w:rFonts w:eastAsia="Times"/>
        </w:rPr>
      </w:pPr>
    </w:p>
    <w:tbl>
      <w:tblPr>
        <w:tblStyle w:val="TableGrid"/>
        <w:tblW w:w="14035" w:type="dxa"/>
        <w:tblLook w:val="04A0" w:firstRow="1" w:lastRow="0" w:firstColumn="1" w:lastColumn="0" w:noHBand="0" w:noVBand="1"/>
      </w:tblPr>
      <w:tblGrid>
        <w:gridCol w:w="935"/>
        <w:gridCol w:w="1541"/>
        <w:gridCol w:w="1587"/>
        <w:gridCol w:w="1525"/>
        <w:gridCol w:w="3187"/>
        <w:gridCol w:w="1660"/>
        <w:gridCol w:w="1241"/>
        <w:gridCol w:w="999"/>
        <w:gridCol w:w="1360"/>
      </w:tblGrid>
      <w:tr w:rsidR="00250836" w14:paraId="4445A58E" w14:textId="37FC088C" w:rsidTr="00B41871">
        <w:tc>
          <w:tcPr>
            <w:tcW w:w="935" w:type="dxa"/>
            <w:shd w:val="clear" w:color="auto" w:fill="D9D9D9" w:themeFill="background1" w:themeFillShade="D9"/>
            <w:vAlign w:val="center"/>
          </w:tcPr>
          <w:p w14:paraId="350775D6" w14:textId="77777777" w:rsidR="00250836" w:rsidRPr="00056594" w:rsidRDefault="00250836" w:rsidP="00792893">
            <w:pPr>
              <w:rPr>
                <w:rFonts w:eastAsia="Times"/>
                <w:b/>
              </w:rPr>
            </w:pPr>
            <w:r w:rsidRPr="00056594">
              <w:rPr>
                <w:b/>
              </w:rPr>
              <w:t>ID</w:t>
            </w:r>
          </w:p>
        </w:tc>
        <w:tc>
          <w:tcPr>
            <w:tcW w:w="1541" w:type="dxa"/>
            <w:shd w:val="clear" w:color="auto" w:fill="D9D9D9" w:themeFill="background1" w:themeFillShade="D9"/>
            <w:vAlign w:val="center"/>
          </w:tcPr>
          <w:p w14:paraId="7A407186" w14:textId="77777777" w:rsidR="00250836" w:rsidRPr="00056594" w:rsidRDefault="00250836" w:rsidP="00792893">
            <w:pPr>
              <w:rPr>
                <w:rFonts w:eastAsia="Times"/>
                <w:b/>
              </w:rPr>
            </w:pPr>
            <w:r w:rsidRPr="00056594">
              <w:rPr>
                <w:b/>
              </w:rPr>
              <w:t>Test Case Description</w:t>
            </w:r>
          </w:p>
        </w:tc>
        <w:tc>
          <w:tcPr>
            <w:tcW w:w="1587" w:type="dxa"/>
            <w:shd w:val="clear" w:color="auto" w:fill="D9D9D9" w:themeFill="background1" w:themeFillShade="D9"/>
            <w:vAlign w:val="center"/>
          </w:tcPr>
          <w:p w14:paraId="15501945" w14:textId="77777777" w:rsidR="00250836" w:rsidRPr="00056594" w:rsidRDefault="00250836" w:rsidP="00792893">
            <w:pPr>
              <w:rPr>
                <w:rFonts w:eastAsia="Times"/>
                <w:b/>
              </w:rPr>
            </w:pPr>
            <w:r w:rsidRPr="00056594">
              <w:rPr>
                <w:b/>
              </w:rPr>
              <w:t>Precondition</w:t>
            </w:r>
          </w:p>
        </w:tc>
        <w:tc>
          <w:tcPr>
            <w:tcW w:w="1525" w:type="dxa"/>
            <w:shd w:val="clear" w:color="auto" w:fill="D9D9D9" w:themeFill="background1" w:themeFillShade="D9"/>
            <w:vAlign w:val="center"/>
          </w:tcPr>
          <w:p w14:paraId="3CE61BA5" w14:textId="77777777" w:rsidR="00250836" w:rsidRPr="00056594" w:rsidRDefault="00250836" w:rsidP="00792893">
            <w:pPr>
              <w:rPr>
                <w:rFonts w:eastAsia="Times"/>
                <w:b/>
              </w:rPr>
            </w:pPr>
            <w:r w:rsidRPr="00056594">
              <w:rPr>
                <w:b/>
              </w:rPr>
              <w:t>Test case procedure</w:t>
            </w:r>
          </w:p>
        </w:tc>
        <w:tc>
          <w:tcPr>
            <w:tcW w:w="3187" w:type="dxa"/>
            <w:shd w:val="clear" w:color="auto" w:fill="D9D9D9" w:themeFill="background1" w:themeFillShade="D9"/>
            <w:vAlign w:val="center"/>
          </w:tcPr>
          <w:p w14:paraId="62BF6FE4" w14:textId="77777777" w:rsidR="00250836" w:rsidRPr="00056594" w:rsidRDefault="00250836" w:rsidP="00792893">
            <w:pPr>
              <w:rPr>
                <w:rFonts w:eastAsia="Times"/>
                <w:b/>
              </w:rPr>
            </w:pPr>
            <w:r w:rsidRPr="00056594">
              <w:rPr>
                <w:b/>
              </w:rPr>
              <w:t>Expected output</w:t>
            </w:r>
          </w:p>
        </w:tc>
        <w:tc>
          <w:tcPr>
            <w:tcW w:w="1660" w:type="dxa"/>
            <w:shd w:val="clear" w:color="auto" w:fill="D9D9D9" w:themeFill="background1" w:themeFillShade="D9"/>
            <w:vAlign w:val="center"/>
          </w:tcPr>
          <w:p w14:paraId="65346DB2" w14:textId="77777777" w:rsidR="00250836" w:rsidRPr="00056594" w:rsidRDefault="00250836" w:rsidP="00792893">
            <w:pPr>
              <w:rPr>
                <w:rFonts w:eastAsia="Times"/>
                <w:b/>
              </w:rPr>
            </w:pPr>
            <w:r w:rsidRPr="00056594">
              <w:rPr>
                <w:b/>
              </w:rPr>
              <w:t>Inter-test case dependence</w:t>
            </w:r>
          </w:p>
        </w:tc>
        <w:tc>
          <w:tcPr>
            <w:tcW w:w="1241" w:type="dxa"/>
            <w:shd w:val="clear" w:color="auto" w:fill="D9D9D9" w:themeFill="background1" w:themeFillShade="D9"/>
            <w:vAlign w:val="center"/>
          </w:tcPr>
          <w:p w14:paraId="276126C6" w14:textId="77DAA609" w:rsidR="00250836" w:rsidRPr="00056594" w:rsidRDefault="00250836" w:rsidP="00250836">
            <w:pPr>
              <w:rPr>
                <w:rFonts w:eastAsia="Times"/>
                <w:b/>
              </w:rPr>
            </w:pPr>
            <w:r>
              <w:rPr>
                <w:b/>
              </w:rPr>
              <w:t>From date to date</w:t>
            </w:r>
          </w:p>
        </w:tc>
        <w:tc>
          <w:tcPr>
            <w:tcW w:w="999" w:type="dxa"/>
            <w:shd w:val="clear" w:color="auto" w:fill="D9D9D9" w:themeFill="background1" w:themeFillShade="D9"/>
          </w:tcPr>
          <w:p w14:paraId="53797FD7" w14:textId="1F992E69" w:rsidR="00250836" w:rsidRPr="00056594" w:rsidRDefault="00250836" w:rsidP="00792893">
            <w:pPr>
              <w:rPr>
                <w:b/>
              </w:rPr>
            </w:pPr>
            <w:r w:rsidRPr="00F01BE4">
              <w:rPr>
                <w:b/>
              </w:rPr>
              <w:t>Number of tests</w:t>
            </w:r>
          </w:p>
        </w:tc>
        <w:tc>
          <w:tcPr>
            <w:tcW w:w="1360" w:type="dxa"/>
            <w:shd w:val="clear" w:color="auto" w:fill="D9D9D9" w:themeFill="background1" w:themeFillShade="D9"/>
            <w:vAlign w:val="center"/>
          </w:tcPr>
          <w:p w14:paraId="5AE0C670" w14:textId="2393227B" w:rsidR="00250836" w:rsidRDefault="00250836" w:rsidP="00792893">
            <w:pPr>
              <w:rPr>
                <w:b/>
              </w:rPr>
            </w:pPr>
            <w:r>
              <w:rPr>
                <w:b/>
              </w:rPr>
              <w:t>Success/Fail</w:t>
            </w:r>
          </w:p>
        </w:tc>
      </w:tr>
      <w:tr w:rsidR="00250836" w14:paraId="7A681FA9" w14:textId="48467D88" w:rsidTr="00B41871">
        <w:trPr>
          <w:trHeight w:val="406"/>
        </w:trPr>
        <w:tc>
          <w:tcPr>
            <w:tcW w:w="935" w:type="dxa"/>
          </w:tcPr>
          <w:p w14:paraId="3EED04CA" w14:textId="6B476935" w:rsidR="00250836" w:rsidRPr="00056594" w:rsidRDefault="00250836" w:rsidP="00792893">
            <w:pPr>
              <w:rPr>
                <w:rFonts w:eastAsia="Times"/>
                <w:b/>
              </w:rPr>
            </w:pPr>
            <w:r>
              <w:rPr>
                <w:rFonts w:eastAsia="Times"/>
                <w:b/>
              </w:rPr>
              <w:t>VAL_1</w:t>
            </w:r>
          </w:p>
        </w:tc>
        <w:tc>
          <w:tcPr>
            <w:tcW w:w="1541" w:type="dxa"/>
          </w:tcPr>
          <w:p w14:paraId="25DD88CF" w14:textId="4508BD86" w:rsidR="00250836" w:rsidRDefault="00250836" w:rsidP="00792893">
            <w:pPr>
              <w:rPr>
                <w:rFonts w:eastAsia="Times"/>
              </w:rPr>
            </w:pPr>
            <w:r>
              <w:rPr>
                <w:rFonts w:eastAsia="Times"/>
              </w:rPr>
              <w:t>When there is no appointment to display, the list should be empty</w:t>
            </w:r>
          </w:p>
        </w:tc>
        <w:tc>
          <w:tcPr>
            <w:tcW w:w="1587" w:type="dxa"/>
          </w:tcPr>
          <w:p w14:paraId="3ED6355B" w14:textId="2DFEC5A2" w:rsidR="00250836" w:rsidRDefault="00250836" w:rsidP="00792893">
            <w:pPr>
              <w:rPr>
                <w:rFonts w:eastAsia="Times"/>
              </w:rPr>
            </w:pPr>
            <w:r>
              <w:rPr>
                <w:rFonts w:eastAsia="Times"/>
              </w:rPr>
              <w:t xml:space="preserve">No appointment </w:t>
            </w:r>
            <w:r w:rsidRPr="00A61E8C">
              <w:rPr>
                <w:rFonts w:eastAsia="Times"/>
                <w:noProof/>
              </w:rPr>
              <w:t>ha</w:t>
            </w:r>
            <w:r>
              <w:rPr>
                <w:rFonts w:eastAsia="Times"/>
                <w:noProof/>
              </w:rPr>
              <w:t>s</w:t>
            </w:r>
            <w:r>
              <w:rPr>
                <w:rFonts w:eastAsia="Times"/>
              </w:rPr>
              <w:t xml:space="preserve"> been booked</w:t>
            </w:r>
          </w:p>
        </w:tc>
        <w:tc>
          <w:tcPr>
            <w:tcW w:w="1525" w:type="dxa"/>
          </w:tcPr>
          <w:p w14:paraId="0CC15356" w14:textId="197711D1" w:rsidR="00250836" w:rsidRDefault="00250836" w:rsidP="00A10EA8">
            <w:pPr>
              <w:rPr>
                <w:rFonts w:eastAsia="Times"/>
              </w:rPr>
            </w:pPr>
            <w:r w:rsidRPr="00056594">
              <w:rPr>
                <w:rFonts w:eastAsia="Times"/>
              </w:rPr>
              <w:t>1.</w:t>
            </w:r>
            <w:r>
              <w:rPr>
                <w:rFonts w:eastAsia="Times"/>
              </w:rPr>
              <w:t xml:space="preserve"> Login</w:t>
            </w:r>
          </w:p>
          <w:p w14:paraId="5DD2C8C7" w14:textId="77777777" w:rsidR="00250836" w:rsidRPr="00056594" w:rsidRDefault="00250836" w:rsidP="00792893">
            <w:pPr>
              <w:rPr>
                <w:rFonts w:eastAsia="Times"/>
              </w:rPr>
            </w:pPr>
          </w:p>
        </w:tc>
        <w:tc>
          <w:tcPr>
            <w:tcW w:w="3187" w:type="dxa"/>
          </w:tcPr>
          <w:p w14:paraId="7A6D636A" w14:textId="3DA81DA5" w:rsidR="00250836" w:rsidRDefault="00250836" w:rsidP="00792893">
            <w:pPr>
              <w:rPr>
                <w:rFonts w:eastAsia="Times"/>
              </w:rPr>
            </w:pPr>
            <w:r>
              <w:rPr>
                <w:rFonts w:eastAsia="Times"/>
              </w:rPr>
              <w:t>Appointment list screen is shown with an empty list</w:t>
            </w:r>
          </w:p>
        </w:tc>
        <w:tc>
          <w:tcPr>
            <w:tcW w:w="1660" w:type="dxa"/>
          </w:tcPr>
          <w:p w14:paraId="518BD3A4" w14:textId="628FA722" w:rsidR="00250836" w:rsidRDefault="00250836" w:rsidP="00792893">
            <w:pPr>
              <w:rPr>
                <w:rFonts w:eastAsia="Times"/>
              </w:rPr>
            </w:pPr>
            <w:r>
              <w:rPr>
                <w:rFonts w:eastAsia="Times"/>
                <w:b/>
              </w:rPr>
              <w:t>LG_1</w:t>
            </w:r>
          </w:p>
        </w:tc>
        <w:tc>
          <w:tcPr>
            <w:tcW w:w="1241" w:type="dxa"/>
          </w:tcPr>
          <w:p w14:paraId="7C431769" w14:textId="20074547" w:rsidR="00250836" w:rsidRDefault="00250836" w:rsidP="00250836">
            <w:pPr>
              <w:rPr>
                <w:rFonts w:eastAsia="Times"/>
              </w:rPr>
            </w:pPr>
            <w:r>
              <w:rPr>
                <w:rFonts w:eastAsia="Times"/>
              </w:rPr>
              <w:t>from 21/7/2018 to  4/8/2018</w:t>
            </w:r>
          </w:p>
        </w:tc>
        <w:tc>
          <w:tcPr>
            <w:tcW w:w="999" w:type="dxa"/>
          </w:tcPr>
          <w:p w14:paraId="1CF58C7A" w14:textId="6DD9A1E8" w:rsidR="00250836" w:rsidRDefault="00250836" w:rsidP="005E2F40">
            <w:pPr>
              <w:jc w:val="center"/>
              <w:rPr>
                <w:rFonts w:eastAsia="Times"/>
              </w:rPr>
            </w:pPr>
            <w:r>
              <w:rPr>
                <w:rFonts w:eastAsia="Times"/>
              </w:rPr>
              <w:t>3</w:t>
            </w:r>
          </w:p>
        </w:tc>
        <w:tc>
          <w:tcPr>
            <w:tcW w:w="1360" w:type="dxa"/>
          </w:tcPr>
          <w:p w14:paraId="534A9FAC" w14:textId="0CA3EF0A" w:rsidR="00250836" w:rsidRDefault="00250836" w:rsidP="005E2F40">
            <w:pPr>
              <w:jc w:val="center"/>
              <w:rPr>
                <w:rFonts w:eastAsia="Times"/>
              </w:rPr>
            </w:pPr>
            <w:r>
              <w:rPr>
                <w:rFonts w:eastAsia="Times"/>
              </w:rPr>
              <w:t>3/0</w:t>
            </w:r>
          </w:p>
        </w:tc>
      </w:tr>
      <w:tr w:rsidR="00250836" w14:paraId="6173E286" w14:textId="51B18C76" w:rsidTr="00B41871">
        <w:trPr>
          <w:trHeight w:val="406"/>
        </w:trPr>
        <w:tc>
          <w:tcPr>
            <w:tcW w:w="935" w:type="dxa"/>
          </w:tcPr>
          <w:p w14:paraId="0793818C" w14:textId="25551E55" w:rsidR="00250836" w:rsidRDefault="00250836" w:rsidP="00792893">
            <w:pPr>
              <w:rPr>
                <w:rFonts w:eastAsia="Times"/>
                <w:b/>
              </w:rPr>
            </w:pPr>
            <w:r>
              <w:rPr>
                <w:rFonts w:eastAsia="Times"/>
                <w:b/>
              </w:rPr>
              <w:t>VAL_2</w:t>
            </w:r>
          </w:p>
        </w:tc>
        <w:tc>
          <w:tcPr>
            <w:tcW w:w="1541" w:type="dxa"/>
          </w:tcPr>
          <w:p w14:paraId="40DD81BF" w14:textId="07E37AB9" w:rsidR="00250836" w:rsidRDefault="00250836" w:rsidP="00A10EA8">
            <w:pPr>
              <w:rPr>
                <w:rFonts w:eastAsia="Times"/>
              </w:rPr>
            </w:pPr>
            <w:r>
              <w:rPr>
                <w:rFonts w:eastAsia="Times"/>
              </w:rPr>
              <w:t xml:space="preserve">Test the visualization of the appointment </w:t>
            </w:r>
          </w:p>
        </w:tc>
        <w:tc>
          <w:tcPr>
            <w:tcW w:w="1587" w:type="dxa"/>
          </w:tcPr>
          <w:p w14:paraId="0CC74479" w14:textId="0B4F3D1A" w:rsidR="00250836" w:rsidRDefault="00250836" w:rsidP="00792893">
            <w:pPr>
              <w:rPr>
                <w:rFonts w:eastAsia="Times"/>
              </w:rPr>
            </w:pPr>
            <w:r>
              <w:rPr>
                <w:rFonts w:eastAsia="Times"/>
              </w:rPr>
              <w:t>2 appointment</w:t>
            </w:r>
            <w:r w:rsidR="00352A98">
              <w:rPr>
                <w:rFonts w:eastAsia="Times"/>
              </w:rPr>
              <w:t>s</w:t>
            </w:r>
            <w:r>
              <w:rPr>
                <w:rFonts w:eastAsia="Times"/>
              </w:rPr>
              <w:t xml:space="preserve"> </w:t>
            </w:r>
            <w:r w:rsidRPr="00A61E8C">
              <w:rPr>
                <w:rFonts w:eastAsia="Times"/>
                <w:noProof/>
              </w:rPr>
              <w:t>ha</w:t>
            </w:r>
            <w:r>
              <w:rPr>
                <w:rFonts w:eastAsia="Times"/>
                <w:noProof/>
              </w:rPr>
              <w:t>s</w:t>
            </w:r>
            <w:r>
              <w:rPr>
                <w:rFonts w:eastAsia="Times"/>
              </w:rPr>
              <w:t xml:space="preserve"> been booked in that day, 1 is in the past and 1 in the future</w:t>
            </w:r>
          </w:p>
        </w:tc>
        <w:tc>
          <w:tcPr>
            <w:tcW w:w="1525" w:type="dxa"/>
          </w:tcPr>
          <w:p w14:paraId="22D70AEE" w14:textId="39D35DBA" w:rsidR="00250836" w:rsidRDefault="00250836" w:rsidP="00792893">
            <w:pPr>
              <w:rPr>
                <w:rFonts w:eastAsia="Times"/>
              </w:rPr>
            </w:pPr>
            <w:r w:rsidRPr="00056594">
              <w:rPr>
                <w:rFonts w:eastAsia="Times"/>
              </w:rPr>
              <w:t>1.</w:t>
            </w:r>
            <w:r>
              <w:rPr>
                <w:rFonts w:eastAsia="Times"/>
              </w:rPr>
              <w:t xml:space="preserve"> Login</w:t>
            </w:r>
          </w:p>
          <w:p w14:paraId="741BA798" w14:textId="2284B008" w:rsidR="00250836" w:rsidRPr="00056594" w:rsidRDefault="00250836" w:rsidP="00792893">
            <w:pPr>
              <w:rPr>
                <w:rFonts w:eastAsia="Times"/>
              </w:rPr>
            </w:pPr>
            <w:r>
              <w:rPr>
                <w:rFonts w:eastAsia="Times"/>
              </w:rPr>
              <w:t>2. Book 2 appointment with the previous condition</w:t>
            </w:r>
          </w:p>
        </w:tc>
        <w:tc>
          <w:tcPr>
            <w:tcW w:w="3187" w:type="dxa"/>
          </w:tcPr>
          <w:p w14:paraId="63F96FDF" w14:textId="1407AE96" w:rsidR="00250836" w:rsidRDefault="00250836" w:rsidP="00792893">
            <w:pPr>
              <w:rPr>
                <w:rFonts w:eastAsia="Times"/>
              </w:rPr>
            </w:pPr>
            <w:r>
              <w:rPr>
                <w:rFonts w:eastAsia="Times"/>
              </w:rPr>
              <w:t xml:space="preserve">2 </w:t>
            </w:r>
            <w:r>
              <w:rPr>
                <w:rFonts w:eastAsia="Times"/>
                <w:noProof/>
              </w:rPr>
              <w:t>The a</w:t>
            </w:r>
            <w:r w:rsidRPr="00A61E8C">
              <w:rPr>
                <w:rFonts w:eastAsia="Times"/>
                <w:noProof/>
              </w:rPr>
              <w:t>ppointment</w:t>
            </w:r>
            <w:r>
              <w:rPr>
                <w:rFonts w:eastAsia="Times"/>
              </w:rPr>
              <w:t xml:space="preserve"> should be shown in the list, the one in the </w:t>
            </w:r>
            <w:r w:rsidRPr="00A61E8C">
              <w:rPr>
                <w:rFonts w:eastAsia="Times"/>
                <w:noProof/>
              </w:rPr>
              <w:t>pas</w:t>
            </w:r>
            <w:r>
              <w:rPr>
                <w:rFonts w:eastAsia="Times"/>
                <w:noProof/>
              </w:rPr>
              <w:t>t</w:t>
            </w:r>
            <w:r>
              <w:rPr>
                <w:rFonts w:eastAsia="Times"/>
              </w:rPr>
              <w:t xml:space="preserve"> have the grey background the one in the future have a white background</w:t>
            </w:r>
          </w:p>
        </w:tc>
        <w:tc>
          <w:tcPr>
            <w:tcW w:w="1660" w:type="dxa"/>
          </w:tcPr>
          <w:p w14:paraId="7345AF60" w14:textId="77777777" w:rsidR="00250836" w:rsidRDefault="00250836" w:rsidP="00792893">
            <w:pPr>
              <w:rPr>
                <w:rFonts w:eastAsia="Times"/>
              </w:rPr>
            </w:pPr>
            <w:r>
              <w:rPr>
                <w:rFonts w:eastAsia="Times"/>
              </w:rPr>
              <w:t>N/A</w:t>
            </w:r>
          </w:p>
        </w:tc>
        <w:tc>
          <w:tcPr>
            <w:tcW w:w="1241" w:type="dxa"/>
          </w:tcPr>
          <w:p w14:paraId="5365EF42" w14:textId="63210904" w:rsidR="00250836" w:rsidRDefault="00250836" w:rsidP="00250836">
            <w:pPr>
              <w:rPr>
                <w:rFonts w:eastAsia="Times"/>
              </w:rPr>
            </w:pPr>
            <w:r>
              <w:rPr>
                <w:rFonts w:eastAsia="Times"/>
              </w:rPr>
              <w:t xml:space="preserve">from 21/7/2018 to </w:t>
            </w:r>
            <w:r>
              <w:rPr>
                <w:rFonts w:eastAsia="Times"/>
              </w:rPr>
              <w:br/>
              <w:t>4/8/2018</w:t>
            </w:r>
          </w:p>
        </w:tc>
        <w:tc>
          <w:tcPr>
            <w:tcW w:w="999" w:type="dxa"/>
          </w:tcPr>
          <w:p w14:paraId="5BF96E29" w14:textId="3123F63A" w:rsidR="00250836" w:rsidRDefault="000B34FC" w:rsidP="005E2F40">
            <w:pPr>
              <w:jc w:val="center"/>
              <w:rPr>
                <w:rFonts w:eastAsia="Times"/>
              </w:rPr>
            </w:pPr>
            <w:r>
              <w:rPr>
                <w:rFonts w:eastAsia="Times"/>
              </w:rPr>
              <w:t>4</w:t>
            </w:r>
          </w:p>
        </w:tc>
        <w:tc>
          <w:tcPr>
            <w:tcW w:w="1360" w:type="dxa"/>
          </w:tcPr>
          <w:p w14:paraId="23666DA0" w14:textId="0C97AA4C" w:rsidR="00250836" w:rsidRDefault="000B34FC" w:rsidP="005E2F40">
            <w:pPr>
              <w:jc w:val="center"/>
              <w:rPr>
                <w:rFonts w:eastAsia="Times"/>
              </w:rPr>
            </w:pPr>
            <w:r>
              <w:rPr>
                <w:rFonts w:eastAsia="Times"/>
              </w:rPr>
              <w:t>3/1</w:t>
            </w:r>
          </w:p>
        </w:tc>
      </w:tr>
    </w:tbl>
    <w:p w14:paraId="7E2A53FB" w14:textId="1CC25DE1" w:rsidR="00A10EA8" w:rsidRDefault="00A10EA8" w:rsidP="00405409"/>
    <w:p w14:paraId="63C96B5F" w14:textId="611C4A69" w:rsidR="00792893" w:rsidRDefault="00792893" w:rsidP="004B6B69">
      <w:pPr>
        <w:pStyle w:val="Heading4"/>
        <w:rPr>
          <w:rFonts w:ascii="Times" w:eastAsia="Times" w:hAnsi="Times" w:cs="Times"/>
        </w:rPr>
      </w:pPr>
      <w:bookmarkStart w:id="441" w:name="_Toc520105395"/>
      <w:bookmarkStart w:id="442" w:name="_Toc520105565"/>
      <w:r w:rsidRPr="75A703E1">
        <w:rPr>
          <w:rFonts w:ascii="Times" w:eastAsia="Times" w:hAnsi="Times" w:cs="Times"/>
        </w:rPr>
        <w:t>5.</w:t>
      </w:r>
      <w:r>
        <w:rPr>
          <w:rFonts w:ascii="Times" w:eastAsia="Times" w:hAnsi="Times" w:cs="Times"/>
        </w:rPr>
        <w:t>1.4.</w:t>
      </w:r>
      <w:r w:rsidRPr="75A703E1">
        <w:rPr>
          <w:rFonts w:ascii="Times" w:eastAsia="Times" w:hAnsi="Times" w:cs="Times"/>
        </w:rPr>
        <w:t xml:space="preserve"> </w:t>
      </w:r>
      <w:r>
        <w:rPr>
          <w:rFonts w:ascii="Times" w:eastAsia="Times" w:hAnsi="Times" w:cs="Times"/>
        </w:rPr>
        <w:t>Change working hour</w:t>
      </w:r>
      <w:bookmarkEnd w:id="441"/>
      <w:bookmarkEnd w:id="442"/>
    </w:p>
    <w:p w14:paraId="155F7F54" w14:textId="77777777" w:rsidR="00343B3F" w:rsidRPr="00343B3F" w:rsidRDefault="00343B3F" w:rsidP="00343B3F">
      <w:pPr>
        <w:rPr>
          <w:rFonts w:eastAsia="Times"/>
        </w:rPr>
      </w:pPr>
    </w:p>
    <w:tbl>
      <w:tblPr>
        <w:tblStyle w:val="TableGrid"/>
        <w:tblW w:w="14035" w:type="dxa"/>
        <w:tblLook w:val="04A0" w:firstRow="1" w:lastRow="0" w:firstColumn="1" w:lastColumn="0" w:noHBand="0" w:noVBand="1"/>
      </w:tblPr>
      <w:tblGrid>
        <w:gridCol w:w="1272"/>
        <w:gridCol w:w="1600"/>
        <w:gridCol w:w="1512"/>
        <w:gridCol w:w="3171"/>
        <w:gridCol w:w="1260"/>
        <w:gridCol w:w="1620"/>
        <w:gridCol w:w="1248"/>
        <w:gridCol w:w="999"/>
        <w:gridCol w:w="1353"/>
      </w:tblGrid>
      <w:tr w:rsidR="00250836" w14:paraId="22D67B65" w14:textId="18A13178" w:rsidTr="005E2F40">
        <w:tc>
          <w:tcPr>
            <w:tcW w:w="1272" w:type="dxa"/>
            <w:shd w:val="clear" w:color="auto" w:fill="D9D9D9" w:themeFill="background1" w:themeFillShade="D9"/>
            <w:vAlign w:val="center"/>
          </w:tcPr>
          <w:p w14:paraId="2C2ED648" w14:textId="77777777" w:rsidR="00250836" w:rsidRPr="00056594" w:rsidRDefault="00250836" w:rsidP="00792893">
            <w:pPr>
              <w:rPr>
                <w:rFonts w:eastAsia="Times"/>
                <w:b/>
              </w:rPr>
            </w:pPr>
            <w:r w:rsidRPr="00056594">
              <w:rPr>
                <w:b/>
              </w:rPr>
              <w:t>ID</w:t>
            </w:r>
          </w:p>
        </w:tc>
        <w:tc>
          <w:tcPr>
            <w:tcW w:w="1600" w:type="dxa"/>
            <w:shd w:val="clear" w:color="auto" w:fill="D9D9D9" w:themeFill="background1" w:themeFillShade="D9"/>
            <w:vAlign w:val="center"/>
          </w:tcPr>
          <w:p w14:paraId="1BDF4A8C" w14:textId="77777777" w:rsidR="00250836" w:rsidRPr="00056594" w:rsidRDefault="00250836" w:rsidP="00792893">
            <w:pPr>
              <w:rPr>
                <w:rFonts w:eastAsia="Times"/>
                <w:b/>
              </w:rPr>
            </w:pPr>
            <w:r w:rsidRPr="00056594">
              <w:rPr>
                <w:b/>
              </w:rPr>
              <w:t>Test Case Description</w:t>
            </w:r>
          </w:p>
        </w:tc>
        <w:tc>
          <w:tcPr>
            <w:tcW w:w="1512" w:type="dxa"/>
            <w:shd w:val="clear" w:color="auto" w:fill="D9D9D9" w:themeFill="background1" w:themeFillShade="D9"/>
            <w:vAlign w:val="center"/>
          </w:tcPr>
          <w:p w14:paraId="603B8DC9" w14:textId="77777777" w:rsidR="00250836" w:rsidRPr="00056594" w:rsidRDefault="00250836" w:rsidP="00792893">
            <w:pPr>
              <w:rPr>
                <w:rFonts w:eastAsia="Times"/>
                <w:b/>
              </w:rPr>
            </w:pPr>
            <w:r w:rsidRPr="00056594">
              <w:rPr>
                <w:b/>
              </w:rPr>
              <w:t>Precondition</w:t>
            </w:r>
          </w:p>
        </w:tc>
        <w:tc>
          <w:tcPr>
            <w:tcW w:w="3171" w:type="dxa"/>
            <w:shd w:val="clear" w:color="auto" w:fill="D9D9D9" w:themeFill="background1" w:themeFillShade="D9"/>
            <w:vAlign w:val="center"/>
          </w:tcPr>
          <w:p w14:paraId="67BB494F" w14:textId="77777777" w:rsidR="00250836" w:rsidRPr="00056594" w:rsidRDefault="00250836" w:rsidP="00792893">
            <w:pPr>
              <w:rPr>
                <w:rFonts w:eastAsia="Times"/>
                <w:b/>
              </w:rPr>
            </w:pPr>
            <w:r w:rsidRPr="00056594">
              <w:rPr>
                <w:b/>
              </w:rPr>
              <w:t>Test case procedure</w:t>
            </w:r>
          </w:p>
        </w:tc>
        <w:tc>
          <w:tcPr>
            <w:tcW w:w="1260" w:type="dxa"/>
            <w:shd w:val="clear" w:color="auto" w:fill="D9D9D9" w:themeFill="background1" w:themeFillShade="D9"/>
            <w:vAlign w:val="center"/>
          </w:tcPr>
          <w:p w14:paraId="16F84E1E" w14:textId="77777777" w:rsidR="00250836" w:rsidRPr="00056594" w:rsidRDefault="00250836" w:rsidP="00792893">
            <w:pPr>
              <w:rPr>
                <w:rFonts w:eastAsia="Times"/>
                <w:b/>
              </w:rPr>
            </w:pPr>
            <w:r w:rsidRPr="00056594">
              <w:rPr>
                <w:b/>
              </w:rPr>
              <w:t>Expected output</w:t>
            </w:r>
          </w:p>
        </w:tc>
        <w:tc>
          <w:tcPr>
            <w:tcW w:w="1620" w:type="dxa"/>
            <w:shd w:val="clear" w:color="auto" w:fill="D9D9D9" w:themeFill="background1" w:themeFillShade="D9"/>
            <w:vAlign w:val="center"/>
          </w:tcPr>
          <w:p w14:paraId="4ED99663" w14:textId="77777777" w:rsidR="00250836" w:rsidRPr="00056594" w:rsidRDefault="00250836" w:rsidP="00792893">
            <w:pPr>
              <w:rPr>
                <w:rFonts w:eastAsia="Times"/>
                <w:b/>
              </w:rPr>
            </w:pPr>
            <w:r w:rsidRPr="00056594">
              <w:rPr>
                <w:b/>
              </w:rPr>
              <w:t>Inter-test case dependence</w:t>
            </w:r>
          </w:p>
        </w:tc>
        <w:tc>
          <w:tcPr>
            <w:tcW w:w="1248" w:type="dxa"/>
            <w:shd w:val="clear" w:color="auto" w:fill="D9D9D9" w:themeFill="background1" w:themeFillShade="D9"/>
            <w:vAlign w:val="center"/>
          </w:tcPr>
          <w:p w14:paraId="0C6B245E" w14:textId="066F3102" w:rsidR="00250836" w:rsidRPr="00056594" w:rsidRDefault="00250836" w:rsidP="00250836">
            <w:pPr>
              <w:rPr>
                <w:rFonts w:eastAsia="Times"/>
                <w:b/>
              </w:rPr>
            </w:pPr>
            <w:r>
              <w:rPr>
                <w:b/>
              </w:rPr>
              <w:t>From date to date</w:t>
            </w:r>
          </w:p>
        </w:tc>
        <w:tc>
          <w:tcPr>
            <w:tcW w:w="999" w:type="dxa"/>
            <w:shd w:val="clear" w:color="auto" w:fill="D9D9D9" w:themeFill="background1" w:themeFillShade="D9"/>
          </w:tcPr>
          <w:p w14:paraId="1B3A9BD9" w14:textId="5DAC5C75" w:rsidR="00250836" w:rsidRPr="00056594" w:rsidRDefault="00250836" w:rsidP="00792893">
            <w:pPr>
              <w:rPr>
                <w:b/>
              </w:rPr>
            </w:pPr>
            <w:r w:rsidRPr="00F01BE4">
              <w:rPr>
                <w:b/>
              </w:rPr>
              <w:t>Number of tests</w:t>
            </w:r>
          </w:p>
        </w:tc>
        <w:tc>
          <w:tcPr>
            <w:tcW w:w="1353" w:type="dxa"/>
            <w:shd w:val="clear" w:color="auto" w:fill="D9D9D9" w:themeFill="background1" w:themeFillShade="D9"/>
            <w:vAlign w:val="center"/>
          </w:tcPr>
          <w:p w14:paraId="7AF399AA" w14:textId="0A9B2E53" w:rsidR="00250836" w:rsidRDefault="00250836" w:rsidP="00792893">
            <w:pPr>
              <w:rPr>
                <w:b/>
              </w:rPr>
            </w:pPr>
            <w:r>
              <w:rPr>
                <w:b/>
              </w:rPr>
              <w:t>Success/Fail</w:t>
            </w:r>
          </w:p>
        </w:tc>
      </w:tr>
      <w:tr w:rsidR="00250836" w14:paraId="3BE8A82B" w14:textId="277557FE" w:rsidTr="00250836">
        <w:trPr>
          <w:trHeight w:val="406"/>
        </w:trPr>
        <w:tc>
          <w:tcPr>
            <w:tcW w:w="1272" w:type="dxa"/>
          </w:tcPr>
          <w:p w14:paraId="19489714" w14:textId="4920E36E" w:rsidR="00250836" w:rsidRPr="00056594" w:rsidRDefault="00250836" w:rsidP="00250836">
            <w:pPr>
              <w:rPr>
                <w:rFonts w:eastAsia="Times"/>
                <w:b/>
              </w:rPr>
            </w:pPr>
            <w:r>
              <w:rPr>
                <w:rFonts w:eastAsia="Times"/>
                <w:b/>
              </w:rPr>
              <w:lastRenderedPageBreak/>
              <w:t>CWH_1</w:t>
            </w:r>
          </w:p>
        </w:tc>
        <w:tc>
          <w:tcPr>
            <w:tcW w:w="1600" w:type="dxa"/>
          </w:tcPr>
          <w:p w14:paraId="10D89563" w14:textId="03F41F24" w:rsidR="00250836" w:rsidRDefault="00250836" w:rsidP="00250836">
            <w:pPr>
              <w:rPr>
                <w:rFonts w:eastAsia="Times"/>
              </w:rPr>
            </w:pPr>
            <w:r>
              <w:rPr>
                <w:rFonts w:eastAsia="Times"/>
              </w:rPr>
              <w:t xml:space="preserve">Test when the user </w:t>
            </w:r>
            <w:r w:rsidRPr="00A61E8C">
              <w:rPr>
                <w:rFonts w:eastAsia="Times"/>
                <w:noProof/>
              </w:rPr>
              <w:t>ha</w:t>
            </w:r>
            <w:r>
              <w:rPr>
                <w:rFonts w:eastAsia="Times"/>
                <w:noProof/>
              </w:rPr>
              <w:t>s</w:t>
            </w:r>
            <w:r>
              <w:rPr>
                <w:rFonts w:eastAsia="Times"/>
              </w:rPr>
              <w:t xml:space="preserve"> logged in and want to change the working hour</w:t>
            </w:r>
          </w:p>
        </w:tc>
        <w:tc>
          <w:tcPr>
            <w:tcW w:w="1512" w:type="dxa"/>
          </w:tcPr>
          <w:p w14:paraId="5FE7B681" w14:textId="73823CC7" w:rsidR="00250836" w:rsidRDefault="00250836" w:rsidP="00250836">
            <w:pPr>
              <w:rPr>
                <w:rFonts w:eastAsia="Times"/>
              </w:rPr>
            </w:pPr>
            <w:r>
              <w:rPr>
                <w:rFonts w:eastAsia="Times"/>
              </w:rPr>
              <w:t xml:space="preserve">User </w:t>
            </w:r>
            <w:r w:rsidRPr="00A61E8C">
              <w:rPr>
                <w:rFonts w:eastAsia="Times"/>
                <w:noProof/>
              </w:rPr>
              <w:t>ha</w:t>
            </w:r>
            <w:r>
              <w:rPr>
                <w:rFonts w:eastAsia="Times"/>
                <w:noProof/>
              </w:rPr>
              <w:t>s</w:t>
            </w:r>
            <w:r>
              <w:rPr>
                <w:rFonts w:eastAsia="Times"/>
              </w:rPr>
              <w:t xml:space="preserve"> a valid account in the system</w:t>
            </w:r>
          </w:p>
        </w:tc>
        <w:tc>
          <w:tcPr>
            <w:tcW w:w="3171" w:type="dxa"/>
          </w:tcPr>
          <w:p w14:paraId="57514DE6" w14:textId="4BFB9D31" w:rsidR="00250836" w:rsidRDefault="00250836" w:rsidP="00250836">
            <w:pPr>
              <w:rPr>
                <w:rFonts w:eastAsia="Times"/>
              </w:rPr>
            </w:pPr>
            <w:r w:rsidRPr="00056594">
              <w:rPr>
                <w:rFonts w:eastAsia="Times"/>
              </w:rPr>
              <w:t>1.</w:t>
            </w:r>
            <w:r>
              <w:rPr>
                <w:rFonts w:eastAsia="Times"/>
              </w:rPr>
              <w:t xml:space="preserve"> Login</w:t>
            </w:r>
          </w:p>
          <w:p w14:paraId="0ECA3D1E" w14:textId="7122CFF9" w:rsidR="00250836" w:rsidRDefault="00250836" w:rsidP="00250836">
            <w:pPr>
              <w:rPr>
                <w:rFonts w:eastAsia="Times"/>
              </w:rPr>
            </w:pPr>
            <w:r>
              <w:rPr>
                <w:rFonts w:eastAsia="Times"/>
              </w:rPr>
              <w:t>2. Open the navigation menu</w:t>
            </w:r>
          </w:p>
          <w:p w14:paraId="5F91774B" w14:textId="563B81CC" w:rsidR="00250836" w:rsidRDefault="00250836" w:rsidP="00250836">
            <w:pPr>
              <w:rPr>
                <w:rFonts w:eastAsia="Times"/>
              </w:rPr>
            </w:pPr>
            <w:r>
              <w:rPr>
                <w:rFonts w:eastAsia="Times"/>
              </w:rPr>
              <w:t>3. Choose [</w:t>
            </w:r>
            <w:proofErr w:type="spellStart"/>
            <w:r>
              <w:rPr>
                <w:rFonts w:eastAsia="Times"/>
              </w:rPr>
              <w:t>Cài</w:t>
            </w:r>
            <w:proofErr w:type="spellEnd"/>
            <w:r>
              <w:rPr>
                <w:rFonts w:eastAsia="Times"/>
              </w:rPr>
              <w:t xml:space="preserve"> </w:t>
            </w:r>
            <w:proofErr w:type="spellStart"/>
            <w:r>
              <w:rPr>
                <w:rFonts w:eastAsia="Times"/>
              </w:rPr>
              <w:t>đặt</w:t>
            </w:r>
            <w:proofErr w:type="spellEnd"/>
            <w:r>
              <w:rPr>
                <w:rFonts w:eastAsia="Times"/>
              </w:rPr>
              <w:t xml:space="preserve"> </w:t>
            </w:r>
            <w:proofErr w:type="spellStart"/>
            <w:r>
              <w:rPr>
                <w:rFonts w:eastAsia="Times"/>
              </w:rPr>
              <w:t>giờ</w:t>
            </w:r>
            <w:proofErr w:type="spellEnd"/>
            <w:r>
              <w:rPr>
                <w:rFonts w:eastAsia="Times"/>
              </w:rPr>
              <w:t xml:space="preserve"> </w:t>
            </w:r>
            <w:proofErr w:type="spellStart"/>
            <w:r>
              <w:rPr>
                <w:rFonts w:eastAsia="Times"/>
              </w:rPr>
              <w:t>làm</w:t>
            </w:r>
            <w:proofErr w:type="spellEnd"/>
            <w:r>
              <w:rPr>
                <w:rFonts w:eastAsia="Times"/>
              </w:rPr>
              <w:t xml:space="preserve"> </w:t>
            </w:r>
            <w:proofErr w:type="spellStart"/>
            <w:r>
              <w:rPr>
                <w:rFonts w:eastAsia="Times"/>
              </w:rPr>
              <w:t>việc</w:t>
            </w:r>
            <w:proofErr w:type="spellEnd"/>
            <w:r>
              <w:rPr>
                <w:rFonts w:eastAsia="Times"/>
              </w:rPr>
              <w:t>]</w:t>
            </w:r>
          </w:p>
          <w:p w14:paraId="43EF625A" w14:textId="0B7963E2" w:rsidR="00250836" w:rsidRDefault="00250836" w:rsidP="00250836">
            <w:pPr>
              <w:rPr>
                <w:rFonts w:eastAsia="Times"/>
              </w:rPr>
            </w:pPr>
            <w:r>
              <w:rPr>
                <w:rFonts w:eastAsia="Times"/>
              </w:rPr>
              <w:t>4. Change the start working of Sunday to 05:00 AM</w:t>
            </w:r>
          </w:p>
          <w:p w14:paraId="4AF97937" w14:textId="77777777" w:rsidR="00250836" w:rsidRDefault="00250836" w:rsidP="00250836">
            <w:pPr>
              <w:rPr>
                <w:rFonts w:eastAsia="Times"/>
              </w:rPr>
            </w:pPr>
          </w:p>
          <w:p w14:paraId="652664FE" w14:textId="77777777" w:rsidR="00250836" w:rsidRPr="00056594" w:rsidRDefault="00250836" w:rsidP="00250836">
            <w:pPr>
              <w:rPr>
                <w:rFonts w:eastAsia="Times"/>
              </w:rPr>
            </w:pPr>
          </w:p>
        </w:tc>
        <w:tc>
          <w:tcPr>
            <w:tcW w:w="1260" w:type="dxa"/>
          </w:tcPr>
          <w:p w14:paraId="0CFD4875" w14:textId="3E978251" w:rsidR="00250836" w:rsidRDefault="00250836" w:rsidP="00250836">
            <w:pPr>
              <w:rPr>
                <w:rFonts w:eastAsia="Times"/>
              </w:rPr>
            </w:pPr>
            <w:r>
              <w:rPr>
                <w:rFonts w:eastAsia="Times"/>
                <w:noProof/>
              </w:rPr>
              <w:t>A s</w:t>
            </w:r>
            <w:r w:rsidRPr="00A61E8C">
              <w:rPr>
                <w:rFonts w:eastAsia="Times"/>
                <w:noProof/>
              </w:rPr>
              <w:t>uccess</w:t>
            </w:r>
            <w:r>
              <w:rPr>
                <w:rFonts w:eastAsia="Times"/>
              </w:rPr>
              <w:t xml:space="preserve"> message is shown</w:t>
            </w:r>
          </w:p>
        </w:tc>
        <w:tc>
          <w:tcPr>
            <w:tcW w:w="1620" w:type="dxa"/>
          </w:tcPr>
          <w:p w14:paraId="6BD15E5C" w14:textId="5DADC068" w:rsidR="00250836" w:rsidRDefault="00250836" w:rsidP="00250836">
            <w:pPr>
              <w:rPr>
                <w:rFonts w:eastAsia="Times"/>
              </w:rPr>
            </w:pPr>
            <w:r>
              <w:rPr>
                <w:rFonts w:eastAsia="Times"/>
              </w:rPr>
              <w:t>N/A</w:t>
            </w:r>
          </w:p>
        </w:tc>
        <w:tc>
          <w:tcPr>
            <w:tcW w:w="1248" w:type="dxa"/>
          </w:tcPr>
          <w:p w14:paraId="5A1DCF8E" w14:textId="6EAF44B9" w:rsidR="00250836" w:rsidRDefault="00250836" w:rsidP="00250836">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70D7E614" w14:textId="76EABCCD" w:rsidR="00250836" w:rsidRDefault="00250836" w:rsidP="005E2F40">
            <w:pPr>
              <w:jc w:val="center"/>
              <w:rPr>
                <w:rFonts w:eastAsia="Times"/>
              </w:rPr>
            </w:pPr>
            <w:r>
              <w:rPr>
                <w:rFonts w:eastAsia="Times"/>
              </w:rPr>
              <w:t>4</w:t>
            </w:r>
          </w:p>
        </w:tc>
        <w:tc>
          <w:tcPr>
            <w:tcW w:w="1353" w:type="dxa"/>
          </w:tcPr>
          <w:p w14:paraId="5BBD6FE8" w14:textId="2B755086" w:rsidR="00250836" w:rsidRDefault="00250836" w:rsidP="005E2F40">
            <w:pPr>
              <w:jc w:val="center"/>
              <w:rPr>
                <w:rFonts w:eastAsia="Times"/>
              </w:rPr>
            </w:pPr>
            <w:r>
              <w:rPr>
                <w:rFonts w:eastAsia="Times"/>
              </w:rPr>
              <w:t>3/1</w:t>
            </w:r>
          </w:p>
        </w:tc>
      </w:tr>
    </w:tbl>
    <w:p w14:paraId="6798314A" w14:textId="2EB090B3" w:rsidR="00792893" w:rsidRDefault="00792893" w:rsidP="00405409"/>
    <w:p w14:paraId="46ABF1C7" w14:textId="06CBBBEC" w:rsidR="00343B3F" w:rsidRDefault="00343B3F" w:rsidP="00405409"/>
    <w:p w14:paraId="03ABB3CE" w14:textId="40AA6DAD" w:rsidR="00343B3F" w:rsidRDefault="00343B3F" w:rsidP="004B6B69">
      <w:pPr>
        <w:pStyle w:val="Heading4"/>
        <w:rPr>
          <w:rFonts w:ascii="Times" w:eastAsia="Times" w:hAnsi="Times" w:cs="Times"/>
        </w:rPr>
      </w:pPr>
      <w:bookmarkStart w:id="443" w:name="_Toc520105396"/>
      <w:bookmarkStart w:id="444" w:name="_Toc520105566"/>
      <w:r w:rsidRPr="75A703E1">
        <w:rPr>
          <w:rFonts w:ascii="Times" w:eastAsia="Times" w:hAnsi="Times" w:cs="Times"/>
        </w:rPr>
        <w:t>5.</w:t>
      </w:r>
      <w:r>
        <w:rPr>
          <w:rFonts w:ascii="Times" w:eastAsia="Times" w:hAnsi="Times" w:cs="Times"/>
        </w:rPr>
        <w:t>1.5.</w:t>
      </w:r>
      <w:r w:rsidRPr="75A703E1">
        <w:rPr>
          <w:rFonts w:ascii="Times" w:eastAsia="Times" w:hAnsi="Times" w:cs="Times"/>
        </w:rPr>
        <w:t xml:space="preserve"> </w:t>
      </w:r>
      <w:r>
        <w:rPr>
          <w:rFonts w:ascii="Times" w:eastAsia="Times" w:hAnsi="Times" w:cs="Times"/>
        </w:rPr>
        <w:t xml:space="preserve">Change </w:t>
      </w:r>
      <w:r w:rsidR="00EF595C">
        <w:rPr>
          <w:rFonts w:ascii="Times" w:eastAsia="Times" w:hAnsi="Times" w:cs="Times"/>
        </w:rPr>
        <w:t>appointment duration</w:t>
      </w:r>
      <w:bookmarkEnd w:id="443"/>
      <w:bookmarkEnd w:id="444"/>
    </w:p>
    <w:p w14:paraId="653E5D23" w14:textId="77777777" w:rsidR="00EF595C" w:rsidRPr="00EF595C" w:rsidRDefault="00EF595C" w:rsidP="00EF595C">
      <w:pPr>
        <w:rPr>
          <w:rFonts w:eastAsia="Times"/>
        </w:rPr>
      </w:pPr>
    </w:p>
    <w:tbl>
      <w:tblPr>
        <w:tblStyle w:val="TableGrid"/>
        <w:tblW w:w="14035" w:type="dxa"/>
        <w:tblLook w:val="04A0" w:firstRow="1" w:lastRow="0" w:firstColumn="1" w:lastColumn="0" w:noHBand="0" w:noVBand="1"/>
      </w:tblPr>
      <w:tblGrid>
        <w:gridCol w:w="1010"/>
        <w:gridCol w:w="2040"/>
        <w:gridCol w:w="1543"/>
        <w:gridCol w:w="3052"/>
        <w:gridCol w:w="1132"/>
        <w:gridCol w:w="1647"/>
        <w:gridCol w:w="1259"/>
        <w:gridCol w:w="999"/>
        <w:gridCol w:w="1353"/>
      </w:tblGrid>
      <w:tr w:rsidR="000B34FC" w14:paraId="59466453" w14:textId="64D2BB53" w:rsidTr="005E2F40">
        <w:tc>
          <w:tcPr>
            <w:tcW w:w="1010" w:type="dxa"/>
            <w:shd w:val="clear" w:color="auto" w:fill="D9D9D9" w:themeFill="background1" w:themeFillShade="D9"/>
            <w:vAlign w:val="center"/>
          </w:tcPr>
          <w:p w14:paraId="52491B4A" w14:textId="77777777" w:rsidR="000B34FC" w:rsidRPr="00056594" w:rsidRDefault="000B34FC" w:rsidP="002D198F">
            <w:pPr>
              <w:rPr>
                <w:rFonts w:eastAsia="Times"/>
                <w:b/>
              </w:rPr>
            </w:pPr>
            <w:r w:rsidRPr="00056594">
              <w:rPr>
                <w:b/>
              </w:rPr>
              <w:t>ID</w:t>
            </w:r>
          </w:p>
        </w:tc>
        <w:tc>
          <w:tcPr>
            <w:tcW w:w="2040" w:type="dxa"/>
            <w:shd w:val="clear" w:color="auto" w:fill="D9D9D9" w:themeFill="background1" w:themeFillShade="D9"/>
            <w:vAlign w:val="center"/>
          </w:tcPr>
          <w:p w14:paraId="59A8C8F0" w14:textId="77777777" w:rsidR="000B34FC" w:rsidRPr="00056594" w:rsidRDefault="000B34FC" w:rsidP="002D198F">
            <w:pPr>
              <w:rPr>
                <w:rFonts w:eastAsia="Times"/>
                <w:b/>
              </w:rPr>
            </w:pPr>
            <w:r w:rsidRPr="00056594">
              <w:rPr>
                <w:b/>
              </w:rPr>
              <w:t>Test Case Description</w:t>
            </w:r>
          </w:p>
        </w:tc>
        <w:tc>
          <w:tcPr>
            <w:tcW w:w="1543" w:type="dxa"/>
            <w:shd w:val="clear" w:color="auto" w:fill="D9D9D9" w:themeFill="background1" w:themeFillShade="D9"/>
            <w:vAlign w:val="center"/>
          </w:tcPr>
          <w:p w14:paraId="3B317DF9" w14:textId="77777777" w:rsidR="000B34FC" w:rsidRPr="00056594" w:rsidRDefault="000B34FC" w:rsidP="002D198F">
            <w:pPr>
              <w:rPr>
                <w:rFonts w:eastAsia="Times"/>
                <w:b/>
              </w:rPr>
            </w:pPr>
            <w:r w:rsidRPr="00056594">
              <w:rPr>
                <w:b/>
              </w:rPr>
              <w:t>Precondition</w:t>
            </w:r>
          </w:p>
        </w:tc>
        <w:tc>
          <w:tcPr>
            <w:tcW w:w="3052" w:type="dxa"/>
            <w:shd w:val="clear" w:color="auto" w:fill="D9D9D9" w:themeFill="background1" w:themeFillShade="D9"/>
            <w:vAlign w:val="center"/>
          </w:tcPr>
          <w:p w14:paraId="74BA8AAD" w14:textId="77777777" w:rsidR="000B34FC" w:rsidRPr="00056594" w:rsidRDefault="000B34FC" w:rsidP="002D198F">
            <w:pPr>
              <w:rPr>
                <w:rFonts w:eastAsia="Times"/>
                <w:b/>
              </w:rPr>
            </w:pPr>
            <w:r w:rsidRPr="00056594">
              <w:rPr>
                <w:b/>
              </w:rPr>
              <w:t>Test case procedure</w:t>
            </w:r>
          </w:p>
        </w:tc>
        <w:tc>
          <w:tcPr>
            <w:tcW w:w="1132" w:type="dxa"/>
            <w:shd w:val="clear" w:color="auto" w:fill="D9D9D9" w:themeFill="background1" w:themeFillShade="D9"/>
            <w:vAlign w:val="center"/>
          </w:tcPr>
          <w:p w14:paraId="33670B28" w14:textId="77777777" w:rsidR="000B34FC" w:rsidRPr="00056594" w:rsidRDefault="000B34FC" w:rsidP="002D198F">
            <w:pPr>
              <w:rPr>
                <w:rFonts w:eastAsia="Times"/>
                <w:b/>
              </w:rPr>
            </w:pPr>
            <w:r w:rsidRPr="00056594">
              <w:rPr>
                <w:b/>
              </w:rPr>
              <w:t>Expected output</w:t>
            </w:r>
          </w:p>
        </w:tc>
        <w:tc>
          <w:tcPr>
            <w:tcW w:w="1647" w:type="dxa"/>
            <w:shd w:val="clear" w:color="auto" w:fill="D9D9D9" w:themeFill="background1" w:themeFillShade="D9"/>
            <w:vAlign w:val="center"/>
          </w:tcPr>
          <w:p w14:paraId="1323BE33" w14:textId="77777777" w:rsidR="000B34FC" w:rsidRPr="00056594" w:rsidRDefault="000B34FC" w:rsidP="002D198F">
            <w:pPr>
              <w:rPr>
                <w:rFonts w:eastAsia="Times"/>
                <w:b/>
              </w:rPr>
            </w:pPr>
            <w:r w:rsidRPr="00056594">
              <w:rPr>
                <w:b/>
              </w:rPr>
              <w:t>Inter-test case dependence</w:t>
            </w:r>
          </w:p>
        </w:tc>
        <w:tc>
          <w:tcPr>
            <w:tcW w:w="1259" w:type="dxa"/>
            <w:shd w:val="clear" w:color="auto" w:fill="D9D9D9" w:themeFill="background1" w:themeFillShade="D9"/>
            <w:vAlign w:val="center"/>
          </w:tcPr>
          <w:p w14:paraId="5D4454A3" w14:textId="74720A94" w:rsidR="000B34FC" w:rsidRPr="00056594" w:rsidRDefault="000B34FC" w:rsidP="002D198F">
            <w:pPr>
              <w:rPr>
                <w:rFonts w:eastAsia="Times"/>
                <w:b/>
              </w:rPr>
            </w:pPr>
            <w:r>
              <w:rPr>
                <w:b/>
              </w:rPr>
              <w:t>From date to date</w:t>
            </w:r>
          </w:p>
        </w:tc>
        <w:tc>
          <w:tcPr>
            <w:tcW w:w="999" w:type="dxa"/>
            <w:shd w:val="clear" w:color="auto" w:fill="D9D9D9" w:themeFill="background1" w:themeFillShade="D9"/>
          </w:tcPr>
          <w:p w14:paraId="2000F255" w14:textId="2C39E2EA" w:rsidR="000B34FC" w:rsidRPr="00056594" w:rsidRDefault="000B34FC" w:rsidP="002D198F">
            <w:pPr>
              <w:rPr>
                <w:b/>
              </w:rPr>
            </w:pPr>
            <w:r w:rsidRPr="00F01BE4">
              <w:rPr>
                <w:b/>
              </w:rPr>
              <w:t>Number of tests</w:t>
            </w:r>
          </w:p>
        </w:tc>
        <w:tc>
          <w:tcPr>
            <w:tcW w:w="1353" w:type="dxa"/>
            <w:shd w:val="clear" w:color="auto" w:fill="D9D9D9" w:themeFill="background1" w:themeFillShade="D9"/>
            <w:vAlign w:val="center"/>
          </w:tcPr>
          <w:p w14:paraId="03694BCD" w14:textId="31C488EB" w:rsidR="000B34FC" w:rsidRDefault="000B34FC" w:rsidP="002D198F">
            <w:pPr>
              <w:rPr>
                <w:b/>
              </w:rPr>
            </w:pPr>
            <w:r>
              <w:rPr>
                <w:b/>
              </w:rPr>
              <w:t>Success/Fail</w:t>
            </w:r>
          </w:p>
        </w:tc>
      </w:tr>
      <w:tr w:rsidR="000B34FC" w14:paraId="6A5FA766" w14:textId="38EE6B75" w:rsidTr="000B34FC">
        <w:trPr>
          <w:trHeight w:val="406"/>
        </w:trPr>
        <w:tc>
          <w:tcPr>
            <w:tcW w:w="1010" w:type="dxa"/>
          </w:tcPr>
          <w:p w14:paraId="7C83B045" w14:textId="6CFD7375" w:rsidR="000B34FC" w:rsidRPr="00056594" w:rsidRDefault="000B34FC" w:rsidP="00EF595C">
            <w:pPr>
              <w:rPr>
                <w:rFonts w:eastAsia="Times"/>
                <w:b/>
              </w:rPr>
            </w:pPr>
            <w:r>
              <w:rPr>
                <w:rFonts w:eastAsia="Times"/>
                <w:b/>
              </w:rPr>
              <w:t>CAD_1</w:t>
            </w:r>
          </w:p>
        </w:tc>
        <w:tc>
          <w:tcPr>
            <w:tcW w:w="2040" w:type="dxa"/>
          </w:tcPr>
          <w:p w14:paraId="630E4B63" w14:textId="0B52D11B" w:rsidR="000B34FC" w:rsidRDefault="000B34FC" w:rsidP="002D198F">
            <w:pPr>
              <w:rPr>
                <w:rFonts w:eastAsia="Times"/>
              </w:rPr>
            </w:pPr>
            <w:r>
              <w:rPr>
                <w:rFonts w:eastAsia="Times"/>
              </w:rPr>
              <w:t>Test change the appointment duration when user input valid time.</w:t>
            </w:r>
          </w:p>
        </w:tc>
        <w:tc>
          <w:tcPr>
            <w:tcW w:w="1543" w:type="dxa"/>
          </w:tcPr>
          <w:p w14:paraId="366F0CC7" w14:textId="5A09548B" w:rsidR="000B34FC" w:rsidRDefault="000B34FC" w:rsidP="002D198F">
            <w:pPr>
              <w:rPr>
                <w:rFonts w:eastAsia="Times"/>
              </w:rPr>
            </w:pPr>
            <w:r>
              <w:rPr>
                <w:rFonts w:eastAsia="Times"/>
              </w:rPr>
              <w:t>User have a valid account in the system</w:t>
            </w:r>
          </w:p>
        </w:tc>
        <w:tc>
          <w:tcPr>
            <w:tcW w:w="3052" w:type="dxa"/>
          </w:tcPr>
          <w:p w14:paraId="5D49F2C7" w14:textId="77777777" w:rsidR="000B34FC" w:rsidRDefault="000B34FC" w:rsidP="002D198F">
            <w:pPr>
              <w:rPr>
                <w:rFonts w:eastAsia="Times"/>
              </w:rPr>
            </w:pPr>
            <w:r w:rsidRPr="00056594">
              <w:rPr>
                <w:rFonts w:eastAsia="Times"/>
              </w:rPr>
              <w:t>1.</w:t>
            </w:r>
            <w:r>
              <w:rPr>
                <w:rFonts w:eastAsia="Times"/>
              </w:rPr>
              <w:t xml:space="preserve"> Login</w:t>
            </w:r>
          </w:p>
          <w:p w14:paraId="78F396E1" w14:textId="77777777" w:rsidR="000B34FC" w:rsidRDefault="000B34FC" w:rsidP="002D198F">
            <w:pPr>
              <w:rPr>
                <w:rFonts w:eastAsia="Times"/>
              </w:rPr>
            </w:pPr>
            <w:r>
              <w:rPr>
                <w:rFonts w:eastAsia="Times"/>
              </w:rPr>
              <w:t>2. Open the navigation menu</w:t>
            </w:r>
          </w:p>
          <w:p w14:paraId="33F026BB" w14:textId="77777777" w:rsidR="000B34FC" w:rsidRDefault="000B34FC" w:rsidP="002D198F">
            <w:pPr>
              <w:rPr>
                <w:rFonts w:eastAsia="Times"/>
              </w:rPr>
            </w:pPr>
            <w:r>
              <w:rPr>
                <w:rFonts w:eastAsia="Times"/>
              </w:rPr>
              <w:t>3. Choose [</w:t>
            </w:r>
            <w:proofErr w:type="spellStart"/>
            <w:r>
              <w:rPr>
                <w:rFonts w:eastAsia="Times"/>
              </w:rPr>
              <w:t>Cài</w:t>
            </w:r>
            <w:proofErr w:type="spellEnd"/>
            <w:r>
              <w:rPr>
                <w:rFonts w:eastAsia="Times"/>
              </w:rPr>
              <w:t xml:space="preserve"> </w:t>
            </w:r>
            <w:proofErr w:type="spellStart"/>
            <w:r>
              <w:rPr>
                <w:rFonts w:eastAsia="Times"/>
              </w:rPr>
              <w:t>đặt</w:t>
            </w:r>
            <w:proofErr w:type="spellEnd"/>
            <w:r>
              <w:rPr>
                <w:rFonts w:eastAsia="Times"/>
              </w:rPr>
              <w:t xml:space="preserve"> </w:t>
            </w:r>
            <w:proofErr w:type="spellStart"/>
            <w:r>
              <w:rPr>
                <w:rFonts w:eastAsia="Times"/>
              </w:rPr>
              <w:t>giờ</w:t>
            </w:r>
            <w:proofErr w:type="spellEnd"/>
            <w:r>
              <w:rPr>
                <w:rFonts w:eastAsia="Times"/>
              </w:rPr>
              <w:t xml:space="preserve"> </w:t>
            </w:r>
            <w:proofErr w:type="spellStart"/>
            <w:r>
              <w:rPr>
                <w:rFonts w:eastAsia="Times"/>
              </w:rPr>
              <w:t>làm</w:t>
            </w:r>
            <w:proofErr w:type="spellEnd"/>
            <w:r>
              <w:rPr>
                <w:rFonts w:eastAsia="Times"/>
              </w:rPr>
              <w:t xml:space="preserve"> </w:t>
            </w:r>
            <w:proofErr w:type="spellStart"/>
            <w:r>
              <w:rPr>
                <w:rFonts w:eastAsia="Times"/>
              </w:rPr>
              <w:t>việc</w:t>
            </w:r>
            <w:proofErr w:type="spellEnd"/>
            <w:r>
              <w:rPr>
                <w:rFonts w:eastAsia="Times"/>
              </w:rPr>
              <w:t>]</w:t>
            </w:r>
          </w:p>
          <w:p w14:paraId="1F0AAA7A" w14:textId="4C930D8D" w:rsidR="000B34FC" w:rsidRDefault="000B34FC" w:rsidP="002D198F">
            <w:pPr>
              <w:rPr>
                <w:rFonts w:eastAsia="Times"/>
              </w:rPr>
            </w:pPr>
            <w:r>
              <w:rPr>
                <w:rFonts w:eastAsia="Times"/>
              </w:rPr>
              <w:t>4. Press the button below [</w:t>
            </w:r>
            <w:proofErr w:type="spellStart"/>
            <w:r>
              <w:rPr>
                <w:rFonts w:eastAsia="Times"/>
              </w:rPr>
              <w:t>Thời</w:t>
            </w:r>
            <w:proofErr w:type="spellEnd"/>
            <w:r>
              <w:rPr>
                <w:rFonts w:eastAsia="Times"/>
              </w:rPr>
              <w:t xml:space="preserve"> </w:t>
            </w:r>
            <w:proofErr w:type="spellStart"/>
            <w:r>
              <w:rPr>
                <w:rFonts w:eastAsia="Times"/>
              </w:rPr>
              <w:t>gian</w:t>
            </w:r>
            <w:proofErr w:type="spellEnd"/>
            <w:r>
              <w:rPr>
                <w:rFonts w:eastAsia="Times"/>
              </w:rPr>
              <w:t xml:space="preserve"> </w:t>
            </w:r>
            <w:proofErr w:type="spellStart"/>
            <w:r>
              <w:rPr>
                <w:rFonts w:eastAsia="Times"/>
              </w:rPr>
              <w:t>cho</w:t>
            </w:r>
            <w:proofErr w:type="spellEnd"/>
            <w:r>
              <w:rPr>
                <w:rFonts w:eastAsia="Times"/>
              </w:rPr>
              <w:t xml:space="preserve"> </w:t>
            </w:r>
            <w:proofErr w:type="spellStart"/>
            <w:r>
              <w:rPr>
                <w:rFonts w:eastAsia="Times"/>
              </w:rPr>
              <w:t>một</w:t>
            </w:r>
            <w:proofErr w:type="spellEnd"/>
            <w:r>
              <w:rPr>
                <w:rFonts w:eastAsia="Times"/>
              </w:rPr>
              <w:t xml:space="preserve"> </w:t>
            </w:r>
            <w:proofErr w:type="spellStart"/>
            <w:r>
              <w:rPr>
                <w:rFonts w:eastAsia="Times"/>
              </w:rPr>
              <w:t>cuộc</w:t>
            </w:r>
            <w:proofErr w:type="spellEnd"/>
            <w:r>
              <w:rPr>
                <w:rFonts w:eastAsia="Times"/>
              </w:rPr>
              <w:t xml:space="preserve"> </w:t>
            </w:r>
            <w:proofErr w:type="spellStart"/>
            <w:r>
              <w:rPr>
                <w:rFonts w:eastAsia="Times"/>
              </w:rPr>
              <w:t>hẹn</w:t>
            </w:r>
            <w:proofErr w:type="spellEnd"/>
            <w:r>
              <w:rPr>
                <w:rFonts w:eastAsia="Times"/>
              </w:rPr>
              <w:t>]</w:t>
            </w:r>
          </w:p>
          <w:p w14:paraId="407BB303" w14:textId="5932FA87" w:rsidR="000B34FC" w:rsidRDefault="000B34FC" w:rsidP="002D198F">
            <w:pPr>
              <w:rPr>
                <w:rFonts w:eastAsia="Times"/>
              </w:rPr>
            </w:pPr>
            <w:r>
              <w:rPr>
                <w:rFonts w:eastAsia="Times"/>
              </w:rPr>
              <w:t>5. Choose 15 minutes</w:t>
            </w:r>
          </w:p>
          <w:p w14:paraId="13C1F293" w14:textId="2C3A0BAA" w:rsidR="000B34FC" w:rsidRDefault="000B34FC" w:rsidP="002D198F">
            <w:pPr>
              <w:rPr>
                <w:rFonts w:eastAsia="Times"/>
              </w:rPr>
            </w:pPr>
            <w:r>
              <w:rPr>
                <w:rFonts w:eastAsia="Times"/>
              </w:rPr>
              <w:t>6. Press OK</w:t>
            </w:r>
          </w:p>
          <w:p w14:paraId="773ADC4A" w14:textId="77777777" w:rsidR="000B34FC" w:rsidRDefault="000B34FC" w:rsidP="002D198F">
            <w:pPr>
              <w:rPr>
                <w:rFonts w:eastAsia="Times"/>
              </w:rPr>
            </w:pPr>
          </w:p>
          <w:p w14:paraId="2821F826" w14:textId="77777777" w:rsidR="000B34FC" w:rsidRPr="00056594" w:rsidRDefault="000B34FC" w:rsidP="002D198F">
            <w:pPr>
              <w:rPr>
                <w:rFonts w:eastAsia="Times"/>
              </w:rPr>
            </w:pPr>
          </w:p>
        </w:tc>
        <w:tc>
          <w:tcPr>
            <w:tcW w:w="1132" w:type="dxa"/>
          </w:tcPr>
          <w:p w14:paraId="3A39879F" w14:textId="10E84766" w:rsidR="000B34FC" w:rsidRDefault="000B34FC" w:rsidP="002D198F">
            <w:pPr>
              <w:rPr>
                <w:rFonts w:eastAsia="Times"/>
              </w:rPr>
            </w:pPr>
            <w:r>
              <w:rPr>
                <w:rFonts w:eastAsia="Times"/>
                <w:noProof/>
              </w:rPr>
              <w:t>A s</w:t>
            </w:r>
            <w:r w:rsidRPr="00A61E8C">
              <w:rPr>
                <w:rFonts w:eastAsia="Times"/>
                <w:noProof/>
              </w:rPr>
              <w:t>uccess</w:t>
            </w:r>
            <w:r>
              <w:rPr>
                <w:rFonts w:eastAsia="Times"/>
              </w:rPr>
              <w:t xml:space="preserve"> message is shown</w:t>
            </w:r>
          </w:p>
        </w:tc>
        <w:tc>
          <w:tcPr>
            <w:tcW w:w="1647" w:type="dxa"/>
          </w:tcPr>
          <w:p w14:paraId="4C14B2FB" w14:textId="77777777" w:rsidR="000B34FC" w:rsidRDefault="000B34FC" w:rsidP="002D198F">
            <w:pPr>
              <w:rPr>
                <w:rFonts w:eastAsia="Times"/>
              </w:rPr>
            </w:pPr>
            <w:r>
              <w:rPr>
                <w:rFonts w:eastAsia="Times"/>
              </w:rPr>
              <w:t>N/A</w:t>
            </w:r>
          </w:p>
        </w:tc>
        <w:tc>
          <w:tcPr>
            <w:tcW w:w="1259" w:type="dxa"/>
          </w:tcPr>
          <w:p w14:paraId="51232751" w14:textId="16072600" w:rsidR="000B34FC" w:rsidRDefault="000B34FC" w:rsidP="002D198F">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0D397977" w14:textId="3C8F5704" w:rsidR="000B34FC" w:rsidRDefault="000B34FC" w:rsidP="005E2F40">
            <w:pPr>
              <w:jc w:val="center"/>
              <w:rPr>
                <w:rFonts w:eastAsia="Times"/>
              </w:rPr>
            </w:pPr>
            <w:r>
              <w:rPr>
                <w:rFonts w:eastAsia="Times"/>
              </w:rPr>
              <w:t>3</w:t>
            </w:r>
          </w:p>
        </w:tc>
        <w:tc>
          <w:tcPr>
            <w:tcW w:w="1353" w:type="dxa"/>
          </w:tcPr>
          <w:p w14:paraId="2D9D31AF" w14:textId="7B2E41A1" w:rsidR="000B34FC" w:rsidRDefault="000B34FC" w:rsidP="005E2F40">
            <w:pPr>
              <w:jc w:val="center"/>
              <w:rPr>
                <w:rFonts w:eastAsia="Times"/>
              </w:rPr>
            </w:pPr>
            <w:r>
              <w:rPr>
                <w:rFonts w:eastAsia="Times"/>
              </w:rPr>
              <w:t>3/0</w:t>
            </w:r>
          </w:p>
        </w:tc>
      </w:tr>
      <w:tr w:rsidR="000B34FC" w14:paraId="0EF1E4A3" w14:textId="5F86C7F1" w:rsidTr="000B34FC">
        <w:trPr>
          <w:trHeight w:val="406"/>
        </w:trPr>
        <w:tc>
          <w:tcPr>
            <w:tcW w:w="1010" w:type="dxa"/>
          </w:tcPr>
          <w:p w14:paraId="2D19AD5F" w14:textId="160ABA4C" w:rsidR="000B34FC" w:rsidRDefault="000B34FC" w:rsidP="00EF595C">
            <w:pPr>
              <w:rPr>
                <w:rFonts w:eastAsia="Times"/>
                <w:b/>
              </w:rPr>
            </w:pPr>
            <w:r>
              <w:rPr>
                <w:rFonts w:eastAsia="Times"/>
                <w:b/>
              </w:rPr>
              <w:t>CAD_2</w:t>
            </w:r>
          </w:p>
        </w:tc>
        <w:tc>
          <w:tcPr>
            <w:tcW w:w="2040" w:type="dxa"/>
          </w:tcPr>
          <w:p w14:paraId="4D1CE516" w14:textId="0CED9CF9" w:rsidR="000B34FC" w:rsidRDefault="000B34FC" w:rsidP="002D198F">
            <w:pPr>
              <w:rPr>
                <w:rFonts w:eastAsia="Times"/>
              </w:rPr>
            </w:pPr>
            <w:r>
              <w:rPr>
                <w:rFonts w:eastAsia="Times"/>
              </w:rPr>
              <w:t>Test change the appointment duration when user input invalid time.</w:t>
            </w:r>
          </w:p>
        </w:tc>
        <w:tc>
          <w:tcPr>
            <w:tcW w:w="1543" w:type="dxa"/>
          </w:tcPr>
          <w:p w14:paraId="688D6A16" w14:textId="15763EBE" w:rsidR="000B34FC" w:rsidRDefault="000B34FC" w:rsidP="002D198F">
            <w:pPr>
              <w:rPr>
                <w:rFonts w:eastAsia="Times"/>
              </w:rPr>
            </w:pPr>
            <w:r>
              <w:rPr>
                <w:rFonts w:eastAsia="Times"/>
              </w:rPr>
              <w:t>User have a valid account in the system</w:t>
            </w:r>
          </w:p>
        </w:tc>
        <w:tc>
          <w:tcPr>
            <w:tcW w:w="3052" w:type="dxa"/>
          </w:tcPr>
          <w:p w14:paraId="05D9A6A0" w14:textId="77777777" w:rsidR="000B34FC" w:rsidRDefault="000B34FC" w:rsidP="005E627B">
            <w:pPr>
              <w:rPr>
                <w:rFonts w:eastAsia="Times"/>
              </w:rPr>
            </w:pPr>
            <w:r w:rsidRPr="00056594">
              <w:rPr>
                <w:rFonts w:eastAsia="Times"/>
              </w:rPr>
              <w:t>1.</w:t>
            </w:r>
            <w:r>
              <w:rPr>
                <w:rFonts w:eastAsia="Times"/>
              </w:rPr>
              <w:t xml:space="preserve"> Login</w:t>
            </w:r>
          </w:p>
          <w:p w14:paraId="09DA0917" w14:textId="77777777" w:rsidR="000B34FC" w:rsidRDefault="000B34FC" w:rsidP="005E627B">
            <w:pPr>
              <w:rPr>
                <w:rFonts w:eastAsia="Times"/>
              </w:rPr>
            </w:pPr>
            <w:r>
              <w:rPr>
                <w:rFonts w:eastAsia="Times"/>
              </w:rPr>
              <w:t>2. Open the navigation menu</w:t>
            </w:r>
          </w:p>
          <w:p w14:paraId="0C9B7D58" w14:textId="77777777" w:rsidR="000B34FC" w:rsidRDefault="000B34FC" w:rsidP="005E627B">
            <w:pPr>
              <w:rPr>
                <w:rFonts w:eastAsia="Times"/>
              </w:rPr>
            </w:pPr>
            <w:r>
              <w:rPr>
                <w:rFonts w:eastAsia="Times"/>
              </w:rPr>
              <w:t>3. Choose [</w:t>
            </w:r>
            <w:proofErr w:type="spellStart"/>
            <w:r>
              <w:rPr>
                <w:rFonts w:eastAsia="Times"/>
              </w:rPr>
              <w:t>Cài</w:t>
            </w:r>
            <w:proofErr w:type="spellEnd"/>
            <w:r>
              <w:rPr>
                <w:rFonts w:eastAsia="Times"/>
              </w:rPr>
              <w:t xml:space="preserve"> </w:t>
            </w:r>
            <w:proofErr w:type="spellStart"/>
            <w:r>
              <w:rPr>
                <w:rFonts w:eastAsia="Times"/>
              </w:rPr>
              <w:t>đặt</w:t>
            </w:r>
            <w:proofErr w:type="spellEnd"/>
            <w:r>
              <w:rPr>
                <w:rFonts w:eastAsia="Times"/>
              </w:rPr>
              <w:t xml:space="preserve"> </w:t>
            </w:r>
            <w:proofErr w:type="spellStart"/>
            <w:r>
              <w:rPr>
                <w:rFonts w:eastAsia="Times"/>
              </w:rPr>
              <w:t>giờ</w:t>
            </w:r>
            <w:proofErr w:type="spellEnd"/>
            <w:r>
              <w:rPr>
                <w:rFonts w:eastAsia="Times"/>
              </w:rPr>
              <w:t xml:space="preserve"> </w:t>
            </w:r>
            <w:proofErr w:type="spellStart"/>
            <w:r>
              <w:rPr>
                <w:rFonts w:eastAsia="Times"/>
              </w:rPr>
              <w:t>làm</w:t>
            </w:r>
            <w:proofErr w:type="spellEnd"/>
            <w:r>
              <w:rPr>
                <w:rFonts w:eastAsia="Times"/>
              </w:rPr>
              <w:t xml:space="preserve"> </w:t>
            </w:r>
            <w:proofErr w:type="spellStart"/>
            <w:r>
              <w:rPr>
                <w:rFonts w:eastAsia="Times"/>
              </w:rPr>
              <w:t>việc</w:t>
            </w:r>
            <w:proofErr w:type="spellEnd"/>
            <w:r>
              <w:rPr>
                <w:rFonts w:eastAsia="Times"/>
              </w:rPr>
              <w:t>]</w:t>
            </w:r>
          </w:p>
          <w:p w14:paraId="44243F1B" w14:textId="77777777" w:rsidR="000B34FC" w:rsidRDefault="000B34FC" w:rsidP="005E627B">
            <w:pPr>
              <w:rPr>
                <w:rFonts w:eastAsia="Times"/>
              </w:rPr>
            </w:pPr>
            <w:r>
              <w:rPr>
                <w:rFonts w:eastAsia="Times"/>
              </w:rPr>
              <w:t>4. Press the button below [</w:t>
            </w:r>
            <w:proofErr w:type="spellStart"/>
            <w:r>
              <w:rPr>
                <w:rFonts w:eastAsia="Times"/>
              </w:rPr>
              <w:t>Thời</w:t>
            </w:r>
            <w:proofErr w:type="spellEnd"/>
            <w:r>
              <w:rPr>
                <w:rFonts w:eastAsia="Times"/>
              </w:rPr>
              <w:t xml:space="preserve"> </w:t>
            </w:r>
            <w:proofErr w:type="spellStart"/>
            <w:r>
              <w:rPr>
                <w:rFonts w:eastAsia="Times"/>
              </w:rPr>
              <w:t>gian</w:t>
            </w:r>
            <w:proofErr w:type="spellEnd"/>
            <w:r>
              <w:rPr>
                <w:rFonts w:eastAsia="Times"/>
              </w:rPr>
              <w:t xml:space="preserve"> </w:t>
            </w:r>
            <w:proofErr w:type="spellStart"/>
            <w:r>
              <w:rPr>
                <w:rFonts w:eastAsia="Times"/>
              </w:rPr>
              <w:t>cho</w:t>
            </w:r>
            <w:proofErr w:type="spellEnd"/>
            <w:r>
              <w:rPr>
                <w:rFonts w:eastAsia="Times"/>
              </w:rPr>
              <w:t xml:space="preserve"> </w:t>
            </w:r>
            <w:proofErr w:type="spellStart"/>
            <w:r>
              <w:rPr>
                <w:rFonts w:eastAsia="Times"/>
              </w:rPr>
              <w:t>một</w:t>
            </w:r>
            <w:proofErr w:type="spellEnd"/>
            <w:r>
              <w:rPr>
                <w:rFonts w:eastAsia="Times"/>
              </w:rPr>
              <w:t xml:space="preserve"> </w:t>
            </w:r>
            <w:proofErr w:type="spellStart"/>
            <w:r>
              <w:rPr>
                <w:rFonts w:eastAsia="Times"/>
              </w:rPr>
              <w:t>cuộc</w:t>
            </w:r>
            <w:proofErr w:type="spellEnd"/>
            <w:r>
              <w:rPr>
                <w:rFonts w:eastAsia="Times"/>
              </w:rPr>
              <w:t xml:space="preserve"> </w:t>
            </w:r>
            <w:proofErr w:type="spellStart"/>
            <w:r>
              <w:rPr>
                <w:rFonts w:eastAsia="Times"/>
              </w:rPr>
              <w:t>hẹn</w:t>
            </w:r>
            <w:proofErr w:type="spellEnd"/>
            <w:r>
              <w:rPr>
                <w:rFonts w:eastAsia="Times"/>
              </w:rPr>
              <w:t>]</w:t>
            </w:r>
          </w:p>
          <w:p w14:paraId="3D95DA1B" w14:textId="2CD585C9" w:rsidR="000B34FC" w:rsidRDefault="000B34FC" w:rsidP="005E627B">
            <w:pPr>
              <w:rPr>
                <w:rFonts w:eastAsia="Times"/>
              </w:rPr>
            </w:pPr>
            <w:r>
              <w:rPr>
                <w:rFonts w:eastAsia="Times"/>
              </w:rPr>
              <w:t xml:space="preserve">5. Choose </w:t>
            </w:r>
            <w:r w:rsidRPr="005E627B">
              <w:rPr>
                <w:rFonts w:eastAsia="Times"/>
                <w:b/>
              </w:rPr>
              <w:t>00 minutes</w:t>
            </w:r>
          </w:p>
          <w:p w14:paraId="38DD1BD8" w14:textId="77777777" w:rsidR="000B34FC" w:rsidRDefault="000B34FC" w:rsidP="005E627B">
            <w:pPr>
              <w:rPr>
                <w:rFonts w:eastAsia="Times"/>
              </w:rPr>
            </w:pPr>
            <w:r>
              <w:rPr>
                <w:rFonts w:eastAsia="Times"/>
              </w:rPr>
              <w:t>6. Press OK</w:t>
            </w:r>
          </w:p>
          <w:p w14:paraId="142BB9D1" w14:textId="77777777" w:rsidR="000B34FC" w:rsidRPr="00056594" w:rsidRDefault="000B34FC" w:rsidP="002D198F">
            <w:pPr>
              <w:rPr>
                <w:rFonts w:eastAsia="Times"/>
              </w:rPr>
            </w:pPr>
          </w:p>
        </w:tc>
        <w:tc>
          <w:tcPr>
            <w:tcW w:w="1132" w:type="dxa"/>
          </w:tcPr>
          <w:p w14:paraId="6C844903" w14:textId="3A49718C" w:rsidR="000B34FC" w:rsidRDefault="000B34FC" w:rsidP="002D198F">
            <w:pPr>
              <w:rPr>
                <w:rFonts w:eastAsia="Times"/>
              </w:rPr>
            </w:pPr>
            <w:r>
              <w:rPr>
                <w:rFonts w:eastAsia="Times"/>
                <w:noProof/>
              </w:rPr>
              <w:t>The e</w:t>
            </w:r>
            <w:r w:rsidRPr="00A61E8C">
              <w:rPr>
                <w:rFonts w:eastAsia="Times"/>
                <w:noProof/>
              </w:rPr>
              <w:t>rror</w:t>
            </w:r>
            <w:r>
              <w:rPr>
                <w:rFonts w:eastAsia="Times"/>
              </w:rPr>
              <w:t xml:space="preserve"> message is shown, the working duration is not updated</w:t>
            </w:r>
          </w:p>
        </w:tc>
        <w:tc>
          <w:tcPr>
            <w:tcW w:w="1647" w:type="dxa"/>
          </w:tcPr>
          <w:p w14:paraId="29F1D9DF" w14:textId="1FD4F6B4" w:rsidR="000B34FC" w:rsidRDefault="000B34FC" w:rsidP="002D198F">
            <w:pPr>
              <w:rPr>
                <w:rFonts w:eastAsia="Times"/>
              </w:rPr>
            </w:pPr>
            <w:r>
              <w:rPr>
                <w:rFonts w:eastAsia="Times"/>
              </w:rPr>
              <w:t>N/A</w:t>
            </w:r>
          </w:p>
        </w:tc>
        <w:tc>
          <w:tcPr>
            <w:tcW w:w="1259" w:type="dxa"/>
          </w:tcPr>
          <w:p w14:paraId="3E401B80" w14:textId="237DCF96" w:rsidR="000B34FC" w:rsidRDefault="000B34FC" w:rsidP="002D198F">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281D63C0" w14:textId="2C417A28" w:rsidR="000B34FC" w:rsidRDefault="000B34FC" w:rsidP="005E2F40">
            <w:pPr>
              <w:jc w:val="center"/>
              <w:rPr>
                <w:rFonts w:eastAsia="Times"/>
              </w:rPr>
            </w:pPr>
            <w:r>
              <w:rPr>
                <w:rFonts w:eastAsia="Times"/>
              </w:rPr>
              <w:t>5</w:t>
            </w:r>
          </w:p>
        </w:tc>
        <w:tc>
          <w:tcPr>
            <w:tcW w:w="1353" w:type="dxa"/>
          </w:tcPr>
          <w:p w14:paraId="50B1526C" w14:textId="51028849" w:rsidR="000B34FC" w:rsidRDefault="000B34FC" w:rsidP="005E2F40">
            <w:pPr>
              <w:jc w:val="center"/>
              <w:rPr>
                <w:rFonts w:eastAsia="Times"/>
              </w:rPr>
            </w:pPr>
            <w:r>
              <w:rPr>
                <w:rFonts w:eastAsia="Times"/>
              </w:rPr>
              <w:t>4/1</w:t>
            </w:r>
          </w:p>
        </w:tc>
      </w:tr>
    </w:tbl>
    <w:p w14:paraId="50F4F8F1" w14:textId="4F3019DC" w:rsidR="00343B3F" w:rsidRDefault="00343B3F" w:rsidP="00405409"/>
    <w:p w14:paraId="7F25409B" w14:textId="64B3515A" w:rsidR="00EF595C" w:rsidRPr="00EF595C" w:rsidRDefault="00EF595C" w:rsidP="00EF595C">
      <w:pPr>
        <w:rPr>
          <w:rFonts w:eastAsia="Times"/>
        </w:rPr>
      </w:pPr>
    </w:p>
    <w:p w14:paraId="17BE675D" w14:textId="6FC4D202" w:rsidR="00EF595C" w:rsidRDefault="00EF595C" w:rsidP="004B6B69">
      <w:pPr>
        <w:pStyle w:val="Heading4"/>
        <w:rPr>
          <w:rFonts w:ascii="Times" w:eastAsia="Times" w:hAnsi="Times" w:cs="Times"/>
        </w:rPr>
      </w:pPr>
      <w:bookmarkStart w:id="445" w:name="_Toc520105397"/>
      <w:bookmarkStart w:id="446" w:name="_Toc520105567"/>
      <w:r w:rsidRPr="75A703E1">
        <w:rPr>
          <w:rFonts w:ascii="Times" w:eastAsia="Times" w:hAnsi="Times" w:cs="Times"/>
        </w:rPr>
        <w:t>5.</w:t>
      </w:r>
      <w:r>
        <w:rPr>
          <w:rFonts w:ascii="Times" w:eastAsia="Times" w:hAnsi="Times" w:cs="Times"/>
        </w:rPr>
        <w:t>1.5.</w:t>
      </w:r>
      <w:r w:rsidRPr="75A703E1">
        <w:rPr>
          <w:rFonts w:ascii="Times" w:eastAsia="Times" w:hAnsi="Times" w:cs="Times"/>
        </w:rPr>
        <w:t xml:space="preserve"> </w:t>
      </w:r>
      <w:r>
        <w:rPr>
          <w:rFonts w:ascii="Times" w:eastAsia="Times" w:hAnsi="Times" w:cs="Times"/>
        </w:rPr>
        <w:t>Change greeting message</w:t>
      </w:r>
      <w:bookmarkEnd w:id="445"/>
      <w:bookmarkEnd w:id="446"/>
    </w:p>
    <w:p w14:paraId="599865B5" w14:textId="77777777" w:rsidR="00EF595C" w:rsidRPr="00EF595C" w:rsidRDefault="00EF595C" w:rsidP="00EF595C">
      <w:pPr>
        <w:rPr>
          <w:rFonts w:eastAsia="Times"/>
        </w:rPr>
      </w:pPr>
    </w:p>
    <w:p w14:paraId="7E901E11" w14:textId="77777777" w:rsidR="00EF595C" w:rsidRDefault="00EF595C" w:rsidP="00EF595C">
      <w:pPr>
        <w:rPr>
          <w:rFonts w:ascii="Times" w:eastAsia="Times" w:hAnsi="Times" w:cs="Times"/>
        </w:rPr>
      </w:pPr>
    </w:p>
    <w:tbl>
      <w:tblPr>
        <w:tblStyle w:val="TableGrid"/>
        <w:tblW w:w="0" w:type="auto"/>
        <w:tblLook w:val="04A0" w:firstRow="1" w:lastRow="0" w:firstColumn="1" w:lastColumn="0" w:noHBand="0" w:noVBand="1"/>
      </w:tblPr>
      <w:tblGrid>
        <w:gridCol w:w="1386"/>
        <w:gridCol w:w="1726"/>
        <w:gridCol w:w="1549"/>
        <w:gridCol w:w="2428"/>
        <w:gridCol w:w="1726"/>
        <w:gridCol w:w="1620"/>
        <w:gridCol w:w="1215"/>
        <w:gridCol w:w="999"/>
        <w:gridCol w:w="1353"/>
      </w:tblGrid>
      <w:tr w:rsidR="000B34FC" w14:paraId="61E89988" w14:textId="4FDB2294" w:rsidTr="005E2F40">
        <w:tc>
          <w:tcPr>
            <w:tcW w:w="1386" w:type="dxa"/>
            <w:shd w:val="clear" w:color="auto" w:fill="D9D9D9" w:themeFill="background1" w:themeFillShade="D9"/>
            <w:vAlign w:val="center"/>
          </w:tcPr>
          <w:p w14:paraId="0937BE36" w14:textId="77777777" w:rsidR="000B34FC" w:rsidRPr="00056594" w:rsidRDefault="000B34FC" w:rsidP="002D198F">
            <w:pPr>
              <w:rPr>
                <w:rFonts w:eastAsia="Times"/>
                <w:b/>
              </w:rPr>
            </w:pPr>
            <w:r w:rsidRPr="00056594">
              <w:rPr>
                <w:b/>
              </w:rPr>
              <w:t>ID</w:t>
            </w:r>
          </w:p>
        </w:tc>
        <w:tc>
          <w:tcPr>
            <w:tcW w:w="1726" w:type="dxa"/>
            <w:shd w:val="clear" w:color="auto" w:fill="D9D9D9" w:themeFill="background1" w:themeFillShade="D9"/>
            <w:vAlign w:val="center"/>
          </w:tcPr>
          <w:p w14:paraId="3A88C33B" w14:textId="77777777" w:rsidR="000B34FC" w:rsidRPr="00056594" w:rsidRDefault="000B34FC" w:rsidP="002D198F">
            <w:pPr>
              <w:rPr>
                <w:rFonts w:eastAsia="Times"/>
                <w:b/>
              </w:rPr>
            </w:pPr>
            <w:r w:rsidRPr="00056594">
              <w:rPr>
                <w:b/>
              </w:rPr>
              <w:t>Test Case Description</w:t>
            </w:r>
          </w:p>
        </w:tc>
        <w:tc>
          <w:tcPr>
            <w:tcW w:w="1549" w:type="dxa"/>
            <w:shd w:val="clear" w:color="auto" w:fill="D9D9D9" w:themeFill="background1" w:themeFillShade="D9"/>
            <w:vAlign w:val="center"/>
          </w:tcPr>
          <w:p w14:paraId="2BB68F51" w14:textId="77777777" w:rsidR="000B34FC" w:rsidRPr="00056594" w:rsidRDefault="000B34FC" w:rsidP="002D198F">
            <w:pPr>
              <w:rPr>
                <w:rFonts w:eastAsia="Times"/>
                <w:b/>
              </w:rPr>
            </w:pPr>
            <w:r w:rsidRPr="00056594">
              <w:rPr>
                <w:b/>
              </w:rPr>
              <w:t>Precondition</w:t>
            </w:r>
          </w:p>
        </w:tc>
        <w:tc>
          <w:tcPr>
            <w:tcW w:w="2428" w:type="dxa"/>
            <w:shd w:val="clear" w:color="auto" w:fill="D9D9D9" w:themeFill="background1" w:themeFillShade="D9"/>
            <w:vAlign w:val="center"/>
          </w:tcPr>
          <w:p w14:paraId="15A4EAF3" w14:textId="77777777" w:rsidR="000B34FC" w:rsidRPr="00056594" w:rsidRDefault="000B34FC" w:rsidP="002D198F">
            <w:pPr>
              <w:rPr>
                <w:rFonts w:eastAsia="Times"/>
                <w:b/>
              </w:rPr>
            </w:pPr>
            <w:r w:rsidRPr="00056594">
              <w:rPr>
                <w:b/>
              </w:rPr>
              <w:t>Test case procedure</w:t>
            </w:r>
          </w:p>
        </w:tc>
        <w:tc>
          <w:tcPr>
            <w:tcW w:w="1726" w:type="dxa"/>
            <w:shd w:val="clear" w:color="auto" w:fill="D9D9D9" w:themeFill="background1" w:themeFillShade="D9"/>
            <w:vAlign w:val="center"/>
          </w:tcPr>
          <w:p w14:paraId="72D61B8E" w14:textId="77777777" w:rsidR="000B34FC" w:rsidRPr="00056594" w:rsidRDefault="000B34FC" w:rsidP="002D198F">
            <w:pPr>
              <w:rPr>
                <w:rFonts w:eastAsia="Times"/>
                <w:b/>
              </w:rPr>
            </w:pPr>
            <w:r w:rsidRPr="00056594">
              <w:rPr>
                <w:b/>
              </w:rPr>
              <w:t>Expected output</w:t>
            </w:r>
          </w:p>
        </w:tc>
        <w:tc>
          <w:tcPr>
            <w:tcW w:w="1620" w:type="dxa"/>
            <w:shd w:val="clear" w:color="auto" w:fill="D9D9D9" w:themeFill="background1" w:themeFillShade="D9"/>
            <w:vAlign w:val="center"/>
          </w:tcPr>
          <w:p w14:paraId="1AEC0808" w14:textId="77777777" w:rsidR="000B34FC" w:rsidRPr="00056594" w:rsidRDefault="000B34FC" w:rsidP="002D198F">
            <w:pPr>
              <w:rPr>
                <w:rFonts w:eastAsia="Times"/>
                <w:b/>
              </w:rPr>
            </w:pPr>
            <w:r w:rsidRPr="00056594">
              <w:rPr>
                <w:b/>
              </w:rPr>
              <w:t>Inter-test case dependence</w:t>
            </w:r>
          </w:p>
        </w:tc>
        <w:tc>
          <w:tcPr>
            <w:tcW w:w="1215" w:type="dxa"/>
            <w:shd w:val="clear" w:color="auto" w:fill="D9D9D9" w:themeFill="background1" w:themeFillShade="D9"/>
            <w:vAlign w:val="center"/>
          </w:tcPr>
          <w:p w14:paraId="6BFCCEAE" w14:textId="3426F311" w:rsidR="000B34FC" w:rsidRPr="00056594" w:rsidRDefault="000B34FC" w:rsidP="002D198F">
            <w:pPr>
              <w:rPr>
                <w:rFonts w:eastAsia="Times"/>
                <w:b/>
              </w:rPr>
            </w:pPr>
            <w:r>
              <w:rPr>
                <w:b/>
              </w:rPr>
              <w:t>From date to date</w:t>
            </w:r>
          </w:p>
        </w:tc>
        <w:tc>
          <w:tcPr>
            <w:tcW w:w="999" w:type="dxa"/>
            <w:shd w:val="clear" w:color="auto" w:fill="D9D9D9" w:themeFill="background1" w:themeFillShade="D9"/>
            <w:vAlign w:val="center"/>
          </w:tcPr>
          <w:p w14:paraId="5C91D6C1" w14:textId="719E147C" w:rsidR="000B34FC" w:rsidRPr="00056594" w:rsidRDefault="000B34FC" w:rsidP="002D198F">
            <w:pPr>
              <w:rPr>
                <w:rFonts w:eastAsia="Times"/>
                <w:b/>
              </w:rPr>
            </w:pPr>
            <w:r w:rsidRPr="00F01BE4">
              <w:rPr>
                <w:b/>
              </w:rPr>
              <w:t>Number of tests</w:t>
            </w:r>
          </w:p>
        </w:tc>
        <w:tc>
          <w:tcPr>
            <w:tcW w:w="1353" w:type="dxa"/>
            <w:shd w:val="clear" w:color="auto" w:fill="D9D9D9" w:themeFill="background1" w:themeFillShade="D9"/>
            <w:vAlign w:val="center"/>
          </w:tcPr>
          <w:p w14:paraId="24CA7803" w14:textId="44B27F5D" w:rsidR="000B34FC" w:rsidRPr="00056594" w:rsidRDefault="000B34FC" w:rsidP="002D198F">
            <w:pPr>
              <w:rPr>
                <w:b/>
              </w:rPr>
            </w:pPr>
            <w:r>
              <w:rPr>
                <w:b/>
              </w:rPr>
              <w:t>Success/Fail</w:t>
            </w:r>
          </w:p>
        </w:tc>
      </w:tr>
      <w:tr w:rsidR="000B34FC" w14:paraId="20699DEB" w14:textId="3B44E841" w:rsidTr="005E2F40">
        <w:trPr>
          <w:trHeight w:val="406"/>
        </w:trPr>
        <w:tc>
          <w:tcPr>
            <w:tcW w:w="1386" w:type="dxa"/>
          </w:tcPr>
          <w:p w14:paraId="3356D411" w14:textId="131ED096" w:rsidR="000B34FC" w:rsidRPr="00056594" w:rsidRDefault="000B34FC" w:rsidP="00EF595C">
            <w:pPr>
              <w:rPr>
                <w:rFonts w:eastAsia="Times"/>
                <w:b/>
              </w:rPr>
            </w:pPr>
            <w:r>
              <w:rPr>
                <w:rFonts w:eastAsia="Times"/>
                <w:b/>
              </w:rPr>
              <w:t>CGM_1</w:t>
            </w:r>
          </w:p>
        </w:tc>
        <w:tc>
          <w:tcPr>
            <w:tcW w:w="1726" w:type="dxa"/>
          </w:tcPr>
          <w:p w14:paraId="25126BF7" w14:textId="0FB2EF07" w:rsidR="000B34FC" w:rsidRDefault="000B34FC" w:rsidP="002D198F">
            <w:pPr>
              <w:rPr>
                <w:rFonts w:eastAsia="Times"/>
              </w:rPr>
            </w:pPr>
            <w:r>
              <w:rPr>
                <w:rFonts w:eastAsia="Times"/>
              </w:rPr>
              <w:t>Change the greeting message when user input directly from the recording</w:t>
            </w:r>
          </w:p>
        </w:tc>
        <w:tc>
          <w:tcPr>
            <w:tcW w:w="1549" w:type="dxa"/>
          </w:tcPr>
          <w:p w14:paraId="4EC4A9C3" w14:textId="70F8E113" w:rsidR="000B34FC" w:rsidRDefault="000B34FC" w:rsidP="002D198F">
            <w:pPr>
              <w:rPr>
                <w:rFonts w:eastAsia="Times"/>
              </w:rPr>
            </w:pPr>
            <w:r w:rsidRPr="000B34FC">
              <w:rPr>
                <w:rFonts w:eastAsia="Times"/>
              </w:rPr>
              <w:t>User</w:t>
            </w:r>
            <w:r>
              <w:rPr>
                <w:rFonts w:eastAsia="Times"/>
              </w:rPr>
              <w:t xml:space="preserve"> </w:t>
            </w:r>
            <w:r w:rsidRPr="00A61E8C">
              <w:rPr>
                <w:rFonts w:eastAsia="Times"/>
                <w:noProof/>
              </w:rPr>
              <w:t>ha</w:t>
            </w:r>
            <w:r>
              <w:rPr>
                <w:rFonts w:eastAsia="Times"/>
                <w:noProof/>
              </w:rPr>
              <w:t>s</w:t>
            </w:r>
            <w:r>
              <w:rPr>
                <w:rFonts w:eastAsia="Times"/>
              </w:rPr>
              <w:t xml:space="preserve"> a valid account in the system </w:t>
            </w:r>
          </w:p>
        </w:tc>
        <w:tc>
          <w:tcPr>
            <w:tcW w:w="2428" w:type="dxa"/>
          </w:tcPr>
          <w:p w14:paraId="69B17F2B" w14:textId="77777777" w:rsidR="000B34FC" w:rsidRDefault="000B34FC" w:rsidP="002D198F">
            <w:pPr>
              <w:rPr>
                <w:rFonts w:eastAsia="Times"/>
              </w:rPr>
            </w:pPr>
            <w:r w:rsidRPr="00056594">
              <w:rPr>
                <w:rFonts w:eastAsia="Times"/>
              </w:rPr>
              <w:t>1.</w:t>
            </w:r>
            <w:r>
              <w:rPr>
                <w:rFonts w:eastAsia="Times"/>
              </w:rPr>
              <w:t xml:space="preserve"> Login</w:t>
            </w:r>
          </w:p>
          <w:p w14:paraId="596892F3" w14:textId="77777777" w:rsidR="000B34FC" w:rsidRDefault="000B34FC" w:rsidP="002D198F">
            <w:pPr>
              <w:rPr>
                <w:rFonts w:eastAsia="Times"/>
              </w:rPr>
            </w:pPr>
            <w:r>
              <w:rPr>
                <w:rFonts w:eastAsia="Times"/>
              </w:rPr>
              <w:t>2. Open the navigation menu</w:t>
            </w:r>
          </w:p>
          <w:p w14:paraId="1BDA578F" w14:textId="0E204FB3" w:rsidR="000B34FC" w:rsidRDefault="000B34FC" w:rsidP="002D198F">
            <w:pPr>
              <w:rPr>
                <w:rFonts w:eastAsia="Times"/>
              </w:rPr>
            </w:pPr>
            <w:r>
              <w:rPr>
                <w:rFonts w:eastAsia="Times"/>
              </w:rPr>
              <w:t>3. Choose [</w:t>
            </w:r>
            <w:proofErr w:type="spellStart"/>
            <w:r>
              <w:rPr>
                <w:rFonts w:eastAsia="Times"/>
              </w:rPr>
              <w:t>Thay</w:t>
            </w:r>
            <w:proofErr w:type="spellEnd"/>
            <w:r>
              <w:rPr>
                <w:rFonts w:eastAsia="Times"/>
              </w:rPr>
              <w:t xml:space="preserve"> </w:t>
            </w:r>
            <w:proofErr w:type="spellStart"/>
            <w:r>
              <w:rPr>
                <w:rFonts w:eastAsia="Times"/>
              </w:rPr>
              <w:t>đổi</w:t>
            </w:r>
            <w:proofErr w:type="spellEnd"/>
            <w:r>
              <w:rPr>
                <w:rFonts w:eastAsia="Times"/>
              </w:rPr>
              <w:t xml:space="preserve"> </w:t>
            </w:r>
            <w:proofErr w:type="spellStart"/>
            <w:r>
              <w:rPr>
                <w:rFonts w:eastAsia="Times"/>
              </w:rPr>
              <w:t>lời</w:t>
            </w:r>
            <w:proofErr w:type="spellEnd"/>
            <w:r>
              <w:rPr>
                <w:rFonts w:eastAsia="Times"/>
              </w:rPr>
              <w:t xml:space="preserve"> </w:t>
            </w:r>
            <w:proofErr w:type="spellStart"/>
            <w:r>
              <w:rPr>
                <w:rFonts w:eastAsia="Times"/>
              </w:rPr>
              <w:t>chào</w:t>
            </w:r>
            <w:proofErr w:type="spellEnd"/>
            <w:r>
              <w:rPr>
                <w:rFonts w:eastAsia="Times"/>
              </w:rPr>
              <w:t>]</w:t>
            </w:r>
          </w:p>
          <w:p w14:paraId="58C1ABBC" w14:textId="50C6AAEE" w:rsidR="000B34FC" w:rsidRDefault="000B34FC" w:rsidP="009D4D33">
            <w:pPr>
              <w:rPr>
                <w:rFonts w:eastAsia="Times"/>
              </w:rPr>
            </w:pPr>
            <w:r>
              <w:rPr>
                <w:rFonts w:eastAsia="Times"/>
              </w:rPr>
              <w:t>4. Press the [</w:t>
            </w:r>
            <w:proofErr w:type="spellStart"/>
            <w:r>
              <w:rPr>
                <w:rFonts w:eastAsia="Times"/>
              </w:rPr>
              <w:t>Ghi</w:t>
            </w:r>
            <w:proofErr w:type="spellEnd"/>
            <w:r>
              <w:rPr>
                <w:rFonts w:eastAsia="Times"/>
              </w:rPr>
              <w:t xml:space="preserve"> </w:t>
            </w:r>
            <w:proofErr w:type="spellStart"/>
            <w:r>
              <w:rPr>
                <w:rFonts w:eastAsia="Times"/>
              </w:rPr>
              <w:t>âm</w:t>
            </w:r>
            <w:proofErr w:type="spellEnd"/>
            <w:r>
              <w:rPr>
                <w:rFonts w:eastAsia="Times"/>
              </w:rPr>
              <w:t>] button</w:t>
            </w:r>
          </w:p>
          <w:p w14:paraId="7098464C" w14:textId="4CEDD41C" w:rsidR="000B34FC" w:rsidRDefault="000B34FC" w:rsidP="009D4D33">
            <w:pPr>
              <w:rPr>
                <w:rFonts w:eastAsia="Times"/>
              </w:rPr>
            </w:pPr>
            <w:r>
              <w:rPr>
                <w:rFonts w:eastAsia="Times"/>
              </w:rPr>
              <w:t xml:space="preserve">5. Record the message </w:t>
            </w:r>
          </w:p>
          <w:p w14:paraId="5AEF04EC" w14:textId="6F03847C" w:rsidR="000B34FC" w:rsidRDefault="000B34FC" w:rsidP="009D4D33">
            <w:pPr>
              <w:rPr>
                <w:rFonts w:eastAsia="Times"/>
              </w:rPr>
            </w:pPr>
            <w:r>
              <w:rPr>
                <w:rFonts w:eastAsia="Times"/>
              </w:rPr>
              <w:t>6. Press [</w:t>
            </w:r>
            <w:proofErr w:type="spellStart"/>
            <w:r>
              <w:rPr>
                <w:rFonts w:eastAsia="Times"/>
              </w:rPr>
              <w:t>Lưu</w:t>
            </w:r>
            <w:proofErr w:type="spellEnd"/>
            <w:r>
              <w:rPr>
                <w:rFonts w:eastAsia="Times"/>
              </w:rPr>
              <w:t>] button</w:t>
            </w:r>
          </w:p>
          <w:p w14:paraId="18E627B0" w14:textId="77777777" w:rsidR="000B34FC" w:rsidRDefault="000B34FC" w:rsidP="002D198F">
            <w:pPr>
              <w:rPr>
                <w:rFonts w:eastAsia="Times"/>
              </w:rPr>
            </w:pPr>
          </w:p>
          <w:p w14:paraId="508D3CFD" w14:textId="77777777" w:rsidR="000B34FC" w:rsidRPr="00056594" w:rsidRDefault="000B34FC" w:rsidP="002D198F">
            <w:pPr>
              <w:rPr>
                <w:rFonts w:eastAsia="Times"/>
              </w:rPr>
            </w:pPr>
          </w:p>
        </w:tc>
        <w:tc>
          <w:tcPr>
            <w:tcW w:w="1726" w:type="dxa"/>
          </w:tcPr>
          <w:p w14:paraId="55699CA3" w14:textId="252F1387" w:rsidR="000B34FC" w:rsidRDefault="000B34FC" w:rsidP="002D198F">
            <w:pPr>
              <w:rPr>
                <w:rFonts w:eastAsia="Times"/>
              </w:rPr>
            </w:pPr>
            <w:r>
              <w:rPr>
                <w:rFonts w:eastAsia="Times"/>
              </w:rPr>
              <w:t>Success message is shown, and the greeting message is changed</w:t>
            </w:r>
          </w:p>
        </w:tc>
        <w:tc>
          <w:tcPr>
            <w:tcW w:w="1620" w:type="dxa"/>
          </w:tcPr>
          <w:p w14:paraId="4FAAF42D" w14:textId="77777777" w:rsidR="000B34FC" w:rsidRDefault="000B34FC" w:rsidP="002D198F">
            <w:pPr>
              <w:rPr>
                <w:rFonts w:eastAsia="Times"/>
              </w:rPr>
            </w:pPr>
            <w:r>
              <w:rPr>
                <w:rFonts w:eastAsia="Times"/>
              </w:rPr>
              <w:t>N/A</w:t>
            </w:r>
          </w:p>
        </w:tc>
        <w:tc>
          <w:tcPr>
            <w:tcW w:w="1215" w:type="dxa"/>
          </w:tcPr>
          <w:p w14:paraId="6C664FD1" w14:textId="672FF650" w:rsidR="000B34FC" w:rsidRDefault="000B34FC" w:rsidP="002D198F">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2C10ED3A" w14:textId="3AAB8929" w:rsidR="000B34FC" w:rsidRDefault="000B34FC" w:rsidP="005E2F40">
            <w:pPr>
              <w:jc w:val="center"/>
              <w:rPr>
                <w:rFonts w:eastAsia="Times"/>
              </w:rPr>
            </w:pPr>
            <w:r>
              <w:rPr>
                <w:rFonts w:eastAsia="Times"/>
              </w:rPr>
              <w:t>3</w:t>
            </w:r>
          </w:p>
        </w:tc>
        <w:tc>
          <w:tcPr>
            <w:tcW w:w="1353" w:type="dxa"/>
          </w:tcPr>
          <w:p w14:paraId="5D8EE692" w14:textId="4A9BDFB8" w:rsidR="000B34FC" w:rsidRDefault="000B34FC" w:rsidP="005E2F40">
            <w:pPr>
              <w:jc w:val="center"/>
              <w:rPr>
                <w:rFonts w:eastAsia="Times"/>
              </w:rPr>
            </w:pPr>
            <w:r>
              <w:rPr>
                <w:rFonts w:eastAsia="Times"/>
              </w:rPr>
              <w:t>2/1</w:t>
            </w:r>
          </w:p>
        </w:tc>
      </w:tr>
    </w:tbl>
    <w:p w14:paraId="035CF41A" w14:textId="36EFE820" w:rsidR="00EF595C" w:rsidRDefault="009D4D33" w:rsidP="00405409">
      <w:r>
        <w:tab/>
      </w:r>
      <w:r>
        <w:tab/>
      </w:r>
    </w:p>
    <w:p w14:paraId="3F1363FE" w14:textId="0340B9F8" w:rsidR="009D4D33" w:rsidRDefault="009D4D33" w:rsidP="004B6B69">
      <w:pPr>
        <w:pStyle w:val="Heading4"/>
        <w:rPr>
          <w:rFonts w:ascii="Times" w:eastAsia="Times" w:hAnsi="Times" w:cs="Times"/>
        </w:rPr>
      </w:pPr>
      <w:bookmarkStart w:id="447" w:name="_Toc520105398"/>
      <w:bookmarkStart w:id="448" w:name="_Toc520105568"/>
      <w:r w:rsidRPr="75A703E1">
        <w:rPr>
          <w:rFonts w:ascii="Times" w:eastAsia="Times" w:hAnsi="Times" w:cs="Times"/>
        </w:rPr>
        <w:t>5.</w:t>
      </w:r>
      <w:r>
        <w:rPr>
          <w:rFonts w:ascii="Times" w:eastAsia="Times" w:hAnsi="Times" w:cs="Times"/>
        </w:rPr>
        <w:t>1.6.</w:t>
      </w:r>
      <w:r w:rsidRPr="75A703E1">
        <w:rPr>
          <w:rFonts w:ascii="Times" w:eastAsia="Times" w:hAnsi="Times" w:cs="Times"/>
        </w:rPr>
        <w:t xml:space="preserve"> </w:t>
      </w:r>
      <w:r>
        <w:rPr>
          <w:rFonts w:ascii="Times" w:eastAsia="Times" w:hAnsi="Times" w:cs="Times"/>
        </w:rPr>
        <w:t>Buy License</w:t>
      </w:r>
      <w:bookmarkEnd w:id="447"/>
      <w:bookmarkEnd w:id="448"/>
    </w:p>
    <w:p w14:paraId="652B01DC" w14:textId="37B00D06" w:rsidR="009D4D33" w:rsidRDefault="009D4D33" w:rsidP="009D4D33">
      <w:pPr>
        <w:rPr>
          <w:rFonts w:eastAsia="Times"/>
        </w:rPr>
      </w:pPr>
    </w:p>
    <w:tbl>
      <w:tblPr>
        <w:tblStyle w:val="TableGrid"/>
        <w:tblW w:w="0" w:type="auto"/>
        <w:tblLook w:val="04A0" w:firstRow="1" w:lastRow="0" w:firstColumn="1" w:lastColumn="0" w:noHBand="0" w:noVBand="1"/>
      </w:tblPr>
      <w:tblGrid>
        <w:gridCol w:w="1282"/>
        <w:gridCol w:w="1716"/>
        <w:gridCol w:w="1546"/>
        <w:gridCol w:w="2399"/>
        <w:gridCol w:w="1928"/>
        <w:gridCol w:w="1564"/>
        <w:gridCol w:w="1215"/>
        <w:gridCol w:w="999"/>
        <w:gridCol w:w="1353"/>
      </w:tblGrid>
      <w:tr w:rsidR="000B34FC" w14:paraId="65D5ECF7" w14:textId="33050467" w:rsidTr="005E2F40">
        <w:tc>
          <w:tcPr>
            <w:tcW w:w="1282" w:type="dxa"/>
            <w:shd w:val="clear" w:color="auto" w:fill="D9D9D9" w:themeFill="background1" w:themeFillShade="D9"/>
            <w:vAlign w:val="center"/>
          </w:tcPr>
          <w:p w14:paraId="3A44EAB6" w14:textId="77777777" w:rsidR="000B34FC" w:rsidRPr="00056594" w:rsidRDefault="000B34FC" w:rsidP="002D198F">
            <w:pPr>
              <w:rPr>
                <w:rFonts w:eastAsia="Times"/>
                <w:b/>
              </w:rPr>
            </w:pPr>
            <w:r w:rsidRPr="00056594">
              <w:rPr>
                <w:b/>
              </w:rPr>
              <w:t>ID</w:t>
            </w:r>
          </w:p>
        </w:tc>
        <w:tc>
          <w:tcPr>
            <w:tcW w:w="1716" w:type="dxa"/>
            <w:shd w:val="clear" w:color="auto" w:fill="D9D9D9" w:themeFill="background1" w:themeFillShade="D9"/>
            <w:vAlign w:val="center"/>
          </w:tcPr>
          <w:p w14:paraId="00ED1F1D" w14:textId="77777777" w:rsidR="000B34FC" w:rsidRPr="00056594" w:rsidRDefault="000B34FC" w:rsidP="002D198F">
            <w:pPr>
              <w:rPr>
                <w:rFonts w:eastAsia="Times"/>
                <w:b/>
              </w:rPr>
            </w:pPr>
            <w:r w:rsidRPr="00056594">
              <w:rPr>
                <w:b/>
              </w:rPr>
              <w:t>Test Case Description</w:t>
            </w:r>
          </w:p>
        </w:tc>
        <w:tc>
          <w:tcPr>
            <w:tcW w:w="1546" w:type="dxa"/>
            <w:shd w:val="clear" w:color="auto" w:fill="D9D9D9" w:themeFill="background1" w:themeFillShade="D9"/>
            <w:vAlign w:val="center"/>
          </w:tcPr>
          <w:p w14:paraId="23CF4A98" w14:textId="77777777" w:rsidR="000B34FC" w:rsidRPr="00056594" w:rsidRDefault="000B34FC" w:rsidP="002D198F">
            <w:pPr>
              <w:rPr>
                <w:rFonts w:eastAsia="Times"/>
                <w:b/>
              </w:rPr>
            </w:pPr>
            <w:r w:rsidRPr="00056594">
              <w:rPr>
                <w:b/>
              </w:rPr>
              <w:t>Precondition</w:t>
            </w:r>
          </w:p>
        </w:tc>
        <w:tc>
          <w:tcPr>
            <w:tcW w:w="2399" w:type="dxa"/>
            <w:shd w:val="clear" w:color="auto" w:fill="D9D9D9" w:themeFill="background1" w:themeFillShade="D9"/>
            <w:vAlign w:val="center"/>
          </w:tcPr>
          <w:p w14:paraId="626D5F64" w14:textId="77777777" w:rsidR="000B34FC" w:rsidRPr="00056594" w:rsidRDefault="000B34FC" w:rsidP="002D198F">
            <w:pPr>
              <w:rPr>
                <w:rFonts w:eastAsia="Times"/>
                <w:b/>
              </w:rPr>
            </w:pPr>
            <w:r w:rsidRPr="00056594">
              <w:rPr>
                <w:b/>
              </w:rPr>
              <w:t>Test case procedure</w:t>
            </w:r>
          </w:p>
        </w:tc>
        <w:tc>
          <w:tcPr>
            <w:tcW w:w="1928" w:type="dxa"/>
            <w:shd w:val="clear" w:color="auto" w:fill="D9D9D9" w:themeFill="background1" w:themeFillShade="D9"/>
            <w:vAlign w:val="center"/>
          </w:tcPr>
          <w:p w14:paraId="18F1712F" w14:textId="77777777" w:rsidR="000B34FC" w:rsidRPr="00056594" w:rsidRDefault="000B34FC" w:rsidP="002D198F">
            <w:pPr>
              <w:rPr>
                <w:rFonts w:eastAsia="Times"/>
                <w:b/>
              </w:rPr>
            </w:pPr>
            <w:r w:rsidRPr="00056594">
              <w:rPr>
                <w:b/>
              </w:rPr>
              <w:t>Expected output</w:t>
            </w:r>
          </w:p>
        </w:tc>
        <w:tc>
          <w:tcPr>
            <w:tcW w:w="1564" w:type="dxa"/>
            <w:shd w:val="clear" w:color="auto" w:fill="D9D9D9" w:themeFill="background1" w:themeFillShade="D9"/>
            <w:vAlign w:val="center"/>
          </w:tcPr>
          <w:p w14:paraId="018FDED0" w14:textId="77777777" w:rsidR="000B34FC" w:rsidRPr="00056594" w:rsidRDefault="000B34FC" w:rsidP="002D198F">
            <w:pPr>
              <w:rPr>
                <w:rFonts w:eastAsia="Times"/>
                <w:b/>
              </w:rPr>
            </w:pPr>
            <w:r w:rsidRPr="00056594">
              <w:rPr>
                <w:b/>
              </w:rPr>
              <w:t>Inter-test case dependence</w:t>
            </w:r>
          </w:p>
        </w:tc>
        <w:tc>
          <w:tcPr>
            <w:tcW w:w="1215" w:type="dxa"/>
            <w:shd w:val="clear" w:color="auto" w:fill="D9D9D9" w:themeFill="background1" w:themeFillShade="D9"/>
            <w:vAlign w:val="center"/>
          </w:tcPr>
          <w:p w14:paraId="076370A9" w14:textId="1148AA65" w:rsidR="000B34FC" w:rsidRPr="00056594" w:rsidRDefault="000B34FC" w:rsidP="002D198F">
            <w:pPr>
              <w:rPr>
                <w:rFonts w:eastAsia="Times"/>
                <w:b/>
              </w:rPr>
            </w:pPr>
            <w:r>
              <w:rPr>
                <w:b/>
              </w:rPr>
              <w:t>From date to date</w:t>
            </w:r>
          </w:p>
        </w:tc>
        <w:tc>
          <w:tcPr>
            <w:tcW w:w="999" w:type="dxa"/>
            <w:shd w:val="clear" w:color="auto" w:fill="D9D9D9" w:themeFill="background1" w:themeFillShade="D9"/>
            <w:vAlign w:val="center"/>
          </w:tcPr>
          <w:p w14:paraId="0CE5C57C" w14:textId="574F2A09" w:rsidR="000B34FC" w:rsidRPr="00056594" w:rsidRDefault="000B34FC" w:rsidP="002D198F">
            <w:pPr>
              <w:rPr>
                <w:rFonts w:eastAsia="Times"/>
                <w:b/>
              </w:rPr>
            </w:pPr>
            <w:r w:rsidRPr="00F01BE4">
              <w:rPr>
                <w:b/>
              </w:rPr>
              <w:t>Number of tests</w:t>
            </w:r>
          </w:p>
        </w:tc>
        <w:tc>
          <w:tcPr>
            <w:tcW w:w="1353" w:type="dxa"/>
            <w:shd w:val="clear" w:color="auto" w:fill="D9D9D9" w:themeFill="background1" w:themeFillShade="D9"/>
            <w:vAlign w:val="center"/>
          </w:tcPr>
          <w:p w14:paraId="6286A49B" w14:textId="6B15E362" w:rsidR="000B34FC" w:rsidRPr="00056594" w:rsidRDefault="000B34FC" w:rsidP="002D198F">
            <w:pPr>
              <w:rPr>
                <w:b/>
              </w:rPr>
            </w:pPr>
            <w:r>
              <w:rPr>
                <w:b/>
              </w:rPr>
              <w:t>Success/Fail</w:t>
            </w:r>
          </w:p>
        </w:tc>
      </w:tr>
      <w:tr w:rsidR="000B34FC" w14:paraId="493036C3" w14:textId="5EFD6B2D" w:rsidTr="005E2F40">
        <w:trPr>
          <w:trHeight w:val="406"/>
        </w:trPr>
        <w:tc>
          <w:tcPr>
            <w:tcW w:w="1282" w:type="dxa"/>
          </w:tcPr>
          <w:p w14:paraId="5AF0A9CA" w14:textId="38CAADB0" w:rsidR="000B34FC" w:rsidRPr="00056594" w:rsidRDefault="000B34FC" w:rsidP="002D198F">
            <w:pPr>
              <w:rPr>
                <w:rFonts w:eastAsia="Times"/>
                <w:b/>
              </w:rPr>
            </w:pPr>
            <w:r>
              <w:rPr>
                <w:rFonts w:eastAsia="Times"/>
                <w:b/>
              </w:rPr>
              <w:t>BL_1</w:t>
            </w:r>
          </w:p>
        </w:tc>
        <w:tc>
          <w:tcPr>
            <w:tcW w:w="1716" w:type="dxa"/>
          </w:tcPr>
          <w:p w14:paraId="5DAE9BAC" w14:textId="3A13B755" w:rsidR="000B34FC" w:rsidRDefault="000B34FC" w:rsidP="009D4D33">
            <w:pPr>
              <w:rPr>
                <w:rFonts w:eastAsia="Times"/>
              </w:rPr>
            </w:pPr>
            <w:r>
              <w:rPr>
                <w:rFonts w:eastAsia="Times"/>
              </w:rPr>
              <w:t xml:space="preserve">User have to buy a license when their account </w:t>
            </w:r>
            <w:r w:rsidRPr="00E3374E">
              <w:rPr>
                <w:rFonts w:eastAsia="Times"/>
                <w:noProof/>
              </w:rPr>
              <w:t>ha</w:t>
            </w:r>
            <w:r>
              <w:rPr>
                <w:rFonts w:eastAsia="Times"/>
                <w:noProof/>
              </w:rPr>
              <w:t>s</w:t>
            </w:r>
            <w:r>
              <w:rPr>
                <w:rFonts w:eastAsia="Times"/>
              </w:rPr>
              <w:t xml:space="preserve"> no license or the license has expired</w:t>
            </w:r>
          </w:p>
        </w:tc>
        <w:tc>
          <w:tcPr>
            <w:tcW w:w="1546" w:type="dxa"/>
          </w:tcPr>
          <w:p w14:paraId="0E9707E7" w14:textId="38C209BA" w:rsidR="000B34FC" w:rsidRDefault="000B34FC" w:rsidP="009D4D33">
            <w:pPr>
              <w:rPr>
                <w:rFonts w:eastAsia="Times"/>
              </w:rPr>
            </w:pPr>
            <w:r>
              <w:rPr>
                <w:rFonts w:eastAsia="Times"/>
              </w:rPr>
              <w:t xml:space="preserve">User </w:t>
            </w:r>
            <w:r w:rsidRPr="00E3374E">
              <w:rPr>
                <w:rFonts w:eastAsia="Times"/>
                <w:noProof/>
              </w:rPr>
              <w:t>ha</w:t>
            </w:r>
            <w:r>
              <w:rPr>
                <w:rFonts w:eastAsia="Times"/>
                <w:noProof/>
              </w:rPr>
              <w:t>s</w:t>
            </w:r>
            <w:r>
              <w:rPr>
                <w:rFonts w:eastAsia="Times"/>
              </w:rPr>
              <w:t xml:space="preserve"> an account in the system and </w:t>
            </w:r>
            <w:r w:rsidRPr="004B6B69">
              <w:rPr>
                <w:rFonts w:eastAsia="Times"/>
                <w:noProof/>
              </w:rPr>
              <w:t>ha</w:t>
            </w:r>
            <w:r>
              <w:rPr>
                <w:rFonts w:eastAsia="Times"/>
                <w:noProof/>
              </w:rPr>
              <w:t>s</w:t>
            </w:r>
            <w:r>
              <w:rPr>
                <w:rFonts w:eastAsia="Times"/>
              </w:rPr>
              <w:t xml:space="preserve"> confirmed email</w:t>
            </w:r>
          </w:p>
        </w:tc>
        <w:tc>
          <w:tcPr>
            <w:tcW w:w="2399" w:type="dxa"/>
          </w:tcPr>
          <w:p w14:paraId="5316EA68" w14:textId="77777777" w:rsidR="000B34FC" w:rsidRDefault="000B34FC" w:rsidP="002D198F">
            <w:pPr>
              <w:rPr>
                <w:rFonts w:eastAsia="Times"/>
              </w:rPr>
            </w:pPr>
            <w:r w:rsidRPr="00056594">
              <w:rPr>
                <w:rFonts w:eastAsia="Times"/>
              </w:rPr>
              <w:t>1.</w:t>
            </w:r>
            <w:r>
              <w:rPr>
                <w:rFonts w:eastAsia="Times"/>
              </w:rPr>
              <w:t xml:space="preserve"> Login</w:t>
            </w:r>
          </w:p>
          <w:p w14:paraId="67B90A03" w14:textId="76E0877A" w:rsidR="000B34FC" w:rsidRDefault="000B34FC" w:rsidP="009D4D33">
            <w:pPr>
              <w:rPr>
                <w:rFonts w:eastAsia="Times"/>
              </w:rPr>
            </w:pPr>
            <w:r>
              <w:rPr>
                <w:rFonts w:eastAsia="Times"/>
              </w:rPr>
              <w:t>2. In the license list screen, choose any license</w:t>
            </w:r>
          </w:p>
          <w:p w14:paraId="1EBA449D" w14:textId="52347DB6" w:rsidR="000B34FC" w:rsidRDefault="000B34FC" w:rsidP="009D4D33">
            <w:pPr>
              <w:rPr>
                <w:rFonts w:eastAsia="Times"/>
              </w:rPr>
            </w:pPr>
            <w:r>
              <w:rPr>
                <w:rFonts w:eastAsia="Times"/>
              </w:rPr>
              <w:t>3. Process payment</w:t>
            </w:r>
          </w:p>
          <w:p w14:paraId="42C79DA3" w14:textId="77777777" w:rsidR="000B34FC" w:rsidRDefault="000B34FC" w:rsidP="009D4D33">
            <w:pPr>
              <w:rPr>
                <w:rFonts w:eastAsia="Times"/>
              </w:rPr>
            </w:pPr>
          </w:p>
          <w:p w14:paraId="40C1FAFE" w14:textId="77777777" w:rsidR="000B34FC" w:rsidRDefault="000B34FC" w:rsidP="002D198F">
            <w:pPr>
              <w:rPr>
                <w:rFonts w:eastAsia="Times"/>
              </w:rPr>
            </w:pPr>
          </w:p>
          <w:p w14:paraId="6CC6BD4F" w14:textId="77777777" w:rsidR="000B34FC" w:rsidRPr="00056594" w:rsidRDefault="000B34FC" w:rsidP="002D198F">
            <w:pPr>
              <w:rPr>
                <w:rFonts w:eastAsia="Times"/>
              </w:rPr>
            </w:pPr>
          </w:p>
        </w:tc>
        <w:tc>
          <w:tcPr>
            <w:tcW w:w="1928" w:type="dxa"/>
          </w:tcPr>
          <w:p w14:paraId="1F597424" w14:textId="46DDC7E6" w:rsidR="000B34FC" w:rsidRDefault="000B34FC" w:rsidP="009D4D33">
            <w:pPr>
              <w:rPr>
                <w:rFonts w:eastAsia="Times"/>
              </w:rPr>
            </w:pPr>
            <w:r>
              <w:rPr>
                <w:rFonts w:eastAsia="Times"/>
              </w:rPr>
              <w:t>Success message is shown and transfer to appointment list screen</w:t>
            </w:r>
          </w:p>
        </w:tc>
        <w:tc>
          <w:tcPr>
            <w:tcW w:w="1564" w:type="dxa"/>
          </w:tcPr>
          <w:p w14:paraId="45C9470B" w14:textId="77777777" w:rsidR="000B34FC" w:rsidRDefault="000B34FC" w:rsidP="002D198F">
            <w:pPr>
              <w:rPr>
                <w:rFonts w:eastAsia="Times"/>
              </w:rPr>
            </w:pPr>
            <w:r>
              <w:rPr>
                <w:rFonts w:eastAsia="Times"/>
              </w:rPr>
              <w:t>N/A</w:t>
            </w:r>
          </w:p>
        </w:tc>
        <w:tc>
          <w:tcPr>
            <w:tcW w:w="1215" w:type="dxa"/>
          </w:tcPr>
          <w:p w14:paraId="55B75327" w14:textId="34568C48" w:rsidR="000B34FC" w:rsidRDefault="000B34FC" w:rsidP="002D198F">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74FDD70E" w14:textId="2AFFC77E" w:rsidR="000B34FC" w:rsidRDefault="000B34FC" w:rsidP="005E2F40">
            <w:pPr>
              <w:jc w:val="center"/>
              <w:rPr>
                <w:rFonts w:eastAsia="Times"/>
              </w:rPr>
            </w:pPr>
            <w:r>
              <w:rPr>
                <w:rFonts w:eastAsia="Times"/>
              </w:rPr>
              <w:t>3</w:t>
            </w:r>
          </w:p>
        </w:tc>
        <w:tc>
          <w:tcPr>
            <w:tcW w:w="1353" w:type="dxa"/>
          </w:tcPr>
          <w:p w14:paraId="3B059742" w14:textId="391D363A" w:rsidR="000B34FC" w:rsidRDefault="000B34FC" w:rsidP="005E2F40">
            <w:pPr>
              <w:jc w:val="center"/>
              <w:rPr>
                <w:rFonts w:eastAsia="Times"/>
              </w:rPr>
            </w:pPr>
            <w:r>
              <w:rPr>
                <w:rFonts w:eastAsia="Times"/>
              </w:rPr>
              <w:t>3/0</w:t>
            </w:r>
          </w:p>
        </w:tc>
      </w:tr>
    </w:tbl>
    <w:p w14:paraId="77F06E73" w14:textId="77777777" w:rsidR="009D4D33" w:rsidRPr="009D4D33" w:rsidRDefault="009D4D33" w:rsidP="009D4D33">
      <w:pPr>
        <w:rPr>
          <w:rFonts w:eastAsia="Times"/>
        </w:rPr>
      </w:pPr>
    </w:p>
    <w:p w14:paraId="2EDEE979" w14:textId="018F3928" w:rsidR="009D4D33" w:rsidRDefault="009D4D33" w:rsidP="004B6B69">
      <w:pPr>
        <w:pStyle w:val="Heading4"/>
        <w:rPr>
          <w:rFonts w:ascii="Times" w:eastAsia="Times" w:hAnsi="Times" w:cs="Times"/>
        </w:rPr>
      </w:pPr>
      <w:bookmarkStart w:id="449" w:name="_Toc520105399"/>
      <w:bookmarkStart w:id="450" w:name="_Toc520105569"/>
      <w:r w:rsidRPr="75A703E1">
        <w:rPr>
          <w:rFonts w:ascii="Times" w:eastAsia="Times" w:hAnsi="Times" w:cs="Times"/>
        </w:rPr>
        <w:lastRenderedPageBreak/>
        <w:t>5.</w:t>
      </w:r>
      <w:r>
        <w:rPr>
          <w:rFonts w:ascii="Times" w:eastAsia="Times" w:hAnsi="Times" w:cs="Times"/>
        </w:rPr>
        <w:t>1.7.</w:t>
      </w:r>
      <w:r w:rsidRPr="75A703E1">
        <w:rPr>
          <w:rFonts w:ascii="Times" w:eastAsia="Times" w:hAnsi="Times" w:cs="Times"/>
        </w:rPr>
        <w:t xml:space="preserve"> </w:t>
      </w:r>
      <w:r>
        <w:rPr>
          <w:rFonts w:ascii="Times" w:eastAsia="Times" w:hAnsi="Times" w:cs="Times"/>
        </w:rPr>
        <w:t>Auto update appointment list</w:t>
      </w:r>
      <w:bookmarkEnd w:id="449"/>
      <w:bookmarkEnd w:id="450"/>
    </w:p>
    <w:p w14:paraId="6E905565" w14:textId="77777777" w:rsidR="009D4D33" w:rsidRPr="009D4D33" w:rsidRDefault="009D4D33" w:rsidP="009D4D33">
      <w:pPr>
        <w:rPr>
          <w:rFonts w:eastAsia="Times"/>
        </w:rPr>
      </w:pPr>
    </w:p>
    <w:tbl>
      <w:tblPr>
        <w:tblStyle w:val="TableGrid"/>
        <w:tblW w:w="0" w:type="auto"/>
        <w:tblLook w:val="04A0" w:firstRow="1" w:lastRow="0" w:firstColumn="1" w:lastColumn="0" w:noHBand="0" w:noVBand="1"/>
      </w:tblPr>
      <w:tblGrid>
        <w:gridCol w:w="1253"/>
        <w:gridCol w:w="1732"/>
        <w:gridCol w:w="1537"/>
        <w:gridCol w:w="2365"/>
        <w:gridCol w:w="1882"/>
        <w:gridCol w:w="1595"/>
        <w:gridCol w:w="1286"/>
        <w:gridCol w:w="999"/>
        <w:gridCol w:w="1353"/>
      </w:tblGrid>
      <w:tr w:rsidR="000B34FC" w14:paraId="326010E8" w14:textId="6DAEC508" w:rsidTr="005E2F40">
        <w:tc>
          <w:tcPr>
            <w:tcW w:w="1259" w:type="dxa"/>
            <w:shd w:val="clear" w:color="auto" w:fill="D9D9D9" w:themeFill="background1" w:themeFillShade="D9"/>
            <w:vAlign w:val="center"/>
          </w:tcPr>
          <w:p w14:paraId="13F7DECF" w14:textId="77777777" w:rsidR="000B34FC" w:rsidRPr="00056594" w:rsidRDefault="000B34FC" w:rsidP="002D198F">
            <w:pPr>
              <w:rPr>
                <w:rFonts w:eastAsia="Times"/>
                <w:b/>
              </w:rPr>
            </w:pPr>
            <w:r w:rsidRPr="00056594">
              <w:rPr>
                <w:b/>
              </w:rPr>
              <w:t>ID</w:t>
            </w:r>
          </w:p>
        </w:tc>
        <w:tc>
          <w:tcPr>
            <w:tcW w:w="1737" w:type="dxa"/>
            <w:shd w:val="clear" w:color="auto" w:fill="D9D9D9" w:themeFill="background1" w:themeFillShade="D9"/>
            <w:vAlign w:val="center"/>
          </w:tcPr>
          <w:p w14:paraId="272B5C6E" w14:textId="77777777" w:rsidR="000B34FC" w:rsidRPr="00056594" w:rsidRDefault="000B34FC" w:rsidP="002D198F">
            <w:pPr>
              <w:rPr>
                <w:rFonts w:eastAsia="Times"/>
                <w:b/>
              </w:rPr>
            </w:pPr>
            <w:r w:rsidRPr="00056594">
              <w:rPr>
                <w:b/>
              </w:rPr>
              <w:t>Test Case Description</w:t>
            </w:r>
          </w:p>
        </w:tc>
        <w:tc>
          <w:tcPr>
            <w:tcW w:w="1539" w:type="dxa"/>
            <w:shd w:val="clear" w:color="auto" w:fill="D9D9D9" w:themeFill="background1" w:themeFillShade="D9"/>
            <w:vAlign w:val="center"/>
          </w:tcPr>
          <w:p w14:paraId="4585A866" w14:textId="77777777" w:rsidR="000B34FC" w:rsidRPr="00056594" w:rsidRDefault="000B34FC" w:rsidP="002D198F">
            <w:pPr>
              <w:rPr>
                <w:rFonts w:eastAsia="Times"/>
                <w:b/>
              </w:rPr>
            </w:pPr>
            <w:r w:rsidRPr="00056594">
              <w:rPr>
                <w:b/>
              </w:rPr>
              <w:t>Precondition</w:t>
            </w:r>
          </w:p>
        </w:tc>
        <w:tc>
          <w:tcPr>
            <w:tcW w:w="2381" w:type="dxa"/>
            <w:shd w:val="clear" w:color="auto" w:fill="D9D9D9" w:themeFill="background1" w:themeFillShade="D9"/>
            <w:vAlign w:val="center"/>
          </w:tcPr>
          <w:p w14:paraId="339A32FD" w14:textId="77777777" w:rsidR="000B34FC" w:rsidRPr="00056594" w:rsidRDefault="000B34FC" w:rsidP="002D198F">
            <w:pPr>
              <w:rPr>
                <w:rFonts w:eastAsia="Times"/>
                <w:b/>
              </w:rPr>
            </w:pPr>
            <w:r w:rsidRPr="00056594">
              <w:rPr>
                <w:b/>
              </w:rPr>
              <w:t>Test case procedure</w:t>
            </w:r>
          </w:p>
        </w:tc>
        <w:tc>
          <w:tcPr>
            <w:tcW w:w="1891" w:type="dxa"/>
            <w:shd w:val="clear" w:color="auto" w:fill="D9D9D9" w:themeFill="background1" w:themeFillShade="D9"/>
            <w:vAlign w:val="center"/>
          </w:tcPr>
          <w:p w14:paraId="3DA2D6E6" w14:textId="77777777" w:rsidR="000B34FC" w:rsidRPr="00056594" w:rsidRDefault="000B34FC" w:rsidP="002D198F">
            <w:pPr>
              <w:rPr>
                <w:rFonts w:eastAsia="Times"/>
                <w:b/>
              </w:rPr>
            </w:pPr>
            <w:r w:rsidRPr="00056594">
              <w:rPr>
                <w:b/>
              </w:rPr>
              <w:t>Expected output</w:t>
            </w:r>
          </w:p>
        </w:tc>
        <w:tc>
          <w:tcPr>
            <w:tcW w:w="1599" w:type="dxa"/>
            <w:shd w:val="clear" w:color="auto" w:fill="D9D9D9" w:themeFill="background1" w:themeFillShade="D9"/>
            <w:vAlign w:val="center"/>
          </w:tcPr>
          <w:p w14:paraId="2B1AF7DE" w14:textId="77777777" w:rsidR="000B34FC" w:rsidRPr="00056594" w:rsidRDefault="000B34FC" w:rsidP="002D198F">
            <w:pPr>
              <w:rPr>
                <w:rFonts w:eastAsia="Times"/>
                <w:b/>
              </w:rPr>
            </w:pPr>
            <w:r w:rsidRPr="00056594">
              <w:rPr>
                <w:b/>
              </w:rPr>
              <w:t>Inter-test case dependence</w:t>
            </w:r>
          </w:p>
        </w:tc>
        <w:tc>
          <w:tcPr>
            <w:tcW w:w="1289" w:type="dxa"/>
            <w:shd w:val="clear" w:color="auto" w:fill="D9D9D9" w:themeFill="background1" w:themeFillShade="D9"/>
            <w:vAlign w:val="center"/>
          </w:tcPr>
          <w:p w14:paraId="44A3CFF9" w14:textId="271BD6DD" w:rsidR="000B34FC" w:rsidRPr="00056594" w:rsidRDefault="000B34FC" w:rsidP="002D198F">
            <w:pPr>
              <w:rPr>
                <w:rFonts w:eastAsia="Times"/>
                <w:b/>
              </w:rPr>
            </w:pPr>
            <w:r>
              <w:rPr>
                <w:b/>
              </w:rPr>
              <w:t>From date to date</w:t>
            </w:r>
          </w:p>
        </w:tc>
        <w:tc>
          <w:tcPr>
            <w:tcW w:w="954" w:type="dxa"/>
            <w:shd w:val="clear" w:color="auto" w:fill="D9D9D9" w:themeFill="background1" w:themeFillShade="D9"/>
            <w:vAlign w:val="center"/>
          </w:tcPr>
          <w:p w14:paraId="5B6E5281" w14:textId="49F733A6" w:rsidR="000B34FC" w:rsidRPr="00056594" w:rsidRDefault="000B34FC" w:rsidP="002D198F">
            <w:pPr>
              <w:rPr>
                <w:rFonts w:eastAsia="Times"/>
                <w:b/>
              </w:rPr>
            </w:pPr>
            <w:r w:rsidRPr="00F01BE4">
              <w:rPr>
                <w:b/>
              </w:rPr>
              <w:t>Number of tests</w:t>
            </w:r>
          </w:p>
        </w:tc>
        <w:tc>
          <w:tcPr>
            <w:tcW w:w="1353" w:type="dxa"/>
            <w:shd w:val="clear" w:color="auto" w:fill="D9D9D9" w:themeFill="background1" w:themeFillShade="D9"/>
            <w:vAlign w:val="center"/>
          </w:tcPr>
          <w:p w14:paraId="64C9AD2E" w14:textId="4E60AEDE" w:rsidR="000B34FC" w:rsidRPr="00056594" w:rsidRDefault="000B34FC" w:rsidP="002D198F">
            <w:pPr>
              <w:rPr>
                <w:b/>
              </w:rPr>
            </w:pPr>
            <w:r>
              <w:rPr>
                <w:b/>
              </w:rPr>
              <w:t>Success/Fail</w:t>
            </w:r>
          </w:p>
        </w:tc>
      </w:tr>
      <w:tr w:rsidR="000B34FC" w14:paraId="4A2CA66D" w14:textId="5F767BFD" w:rsidTr="005E2F40">
        <w:trPr>
          <w:trHeight w:val="406"/>
        </w:trPr>
        <w:tc>
          <w:tcPr>
            <w:tcW w:w="1259" w:type="dxa"/>
          </w:tcPr>
          <w:p w14:paraId="2A75594B" w14:textId="691EF457" w:rsidR="000B34FC" w:rsidRPr="00056594" w:rsidRDefault="000B34FC" w:rsidP="002D198F">
            <w:pPr>
              <w:rPr>
                <w:rFonts w:eastAsia="Times"/>
                <w:b/>
              </w:rPr>
            </w:pPr>
            <w:r>
              <w:rPr>
                <w:rFonts w:eastAsia="Times"/>
                <w:b/>
              </w:rPr>
              <w:t>AU_1</w:t>
            </w:r>
          </w:p>
        </w:tc>
        <w:tc>
          <w:tcPr>
            <w:tcW w:w="1737" w:type="dxa"/>
          </w:tcPr>
          <w:p w14:paraId="72EF50E2" w14:textId="4AB9B999" w:rsidR="000B34FC" w:rsidRDefault="000B34FC" w:rsidP="002D198F">
            <w:pPr>
              <w:rPr>
                <w:rFonts w:eastAsia="Times"/>
              </w:rPr>
            </w:pPr>
            <w:r>
              <w:rPr>
                <w:rFonts w:eastAsia="Times"/>
              </w:rPr>
              <w:t>The appointment list should refresh automatically when a new appointment is booked</w:t>
            </w:r>
          </w:p>
        </w:tc>
        <w:tc>
          <w:tcPr>
            <w:tcW w:w="1539" w:type="dxa"/>
          </w:tcPr>
          <w:p w14:paraId="61FEE89C" w14:textId="62D74723" w:rsidR="000B34FC" w:rsidRDefault="000B34FC" w:rsidP="002D198F">
            <w:pPr>
              <w:rPr>
                <w:rFonts w:eastAsia="Times"/>
              </w:rPr>
            </w:pPr>
            <w:r>
              <w:rPr>
                <w:rFonts w:eastAsia="Times"/>
              </w:rPr>
              <w:t>N/A</w:t>
            </w:r>
          </w:p>
        </w:tc>
        <w:tc>
          <w:tcPr>
            <w:tcW w:w="2381" w:type="dxa"/>
          </w:tcPr>
          <w:p w14:paraId="0B2E81EA" w14:textId="77777777" w:rsidR="000B34FC" w:rsidRDefault="000B34FC" w:rsidP="002D198F">
            <w:pPr>
              <w:rPr>
                <w:rFonts w:eastAsia="Times"/>
              </w:rPr>
            </w:pPr>
            <w:r w:rsidRPr="00056594">
              <w:rPr>
                <w:rFonts w:eastAsia="Times"/>
              </w:rPr>
              <w:t>1.</w:t>
            </w:r>
            <w:r>
              <w:rPr>
                <w:rFonts w:eastAsia="Times"/>
              </w:rPr>
              <w:t xml:space="preserve"> Login</w:t>
            </w:r>
          </w:p>
          <w:p w14:paraId="703D6D9A" w14:textId="27285978" w:rsidR="000B34FC" w:rsidRDefault="000B34FC" w:rsidP="009D4D33">
            <w:pPr>
              <w:rPr>
                <w:rFonts w:eastAsia="Times"/>
              </w:rPr>
            </w:pPr>
            <w:r>
              <w:rPr>
                <w:rFonts w:eastAsia="Times"/>
              </w:rPr>
              <w:t>2. Book new appointment</w:t>
            </w:r>
          </w:p>
          <w:p w14:paraId="7FA29E88" w14:textId="77777777" w:rsidR="000B34FC" w:rsidRDefault="000B34FC" w:rsidP="002D198F">
            <w:pPr>
              <w:rPr>
                <w:rFonts w:eastAsia="Times"/>
              </w:rPr>
            </w:pPr>
          </w:p>
          <w:p w14:paraId="1CA8D5B3" w14:textId="77777777" w:rsidR="000B34FC" w:rsidRDefault="000B34FC" w:rsidP="002D198F">
            <w:pPr>
              <w:rPr>
                <w:rFonts w:eastAsia="Times"/>
              </w:rPr>
            </w:pPr>
          </w:p>
          <w:p w14:paraId="141AE51C" w14:textId="77777777" w:rsidR="000B34FC" w:rsidRPr="00056594" w:rsidRDefault="000B34FC" w:rsidP="002D198F">
            <w:pPr>
              <w:rPr>
                <w:rFonts w:eastAsia="Times"/>
              </w:rPr>
            </w:pPr>
          </w:p>
        </w:tc>
        <w:tc>
          <w:tcPr>
            <w:tcW w:w="1891" w:type="dxa"/>
          </w:tcPr>
          <w:p w14:paraId="66D415AC" w14:textId="77407DB6" w:rsidR="000B34FC" w:rsidRDefault="000B34FC" w:rsidP="002D198F">
            <w:pPr>
              <w:rPr>
                <w:rFonts w:eastAsia="Times"/>
              </w:rPr>
            </w:pPr>
            <w:r>
              <w:rPr>
                <w:rFonts w:eastAsia="Times"/>
              </w:rPr>
              <w:t xml:space="preserve">A notify message a shown, and the appointment list is refresh </w:t>
            </w:r>
          </w:p>
        </w:tc>
        <w:tc>
          <w:tcPr>
            <w:tcW w:w="1599" w:type="dxa"/>
          </w:tcPr>
          <w:p w14:paraId="715051A8" w14:textId="77777777" w:rsidR="000B34FC" w:rsidRDefault="000B34FC" w:rsidP="002D198F">
            <w:pPr>
              <w:rPr>
                <w:rFonts w:eastAsia="Times"/>
              </w:rPr>
            </w:pPr>
            <w:r>
              <w:rPr>
                <w:rFonts w:eastAsia="Times"/>
              </w:rPr>
              <w:t>N/A</w:t>
            </w:r>
          </w:p>
        </w:tc>
        <w:tc>
          <w:tcPr>
            <w:tcW w:w="1289" w:type="dxa"/>
          </w:tcPr>
          <w:p w14:paraId="315982A2" w14:textId="1BEA4769" w:rsidR="000B34FC" w:rsidRDefault="000B34FC" w:rsidP="002D198F">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54" w:type="dxa"/>
          </w:tcPr>
          <w:p w14:paraId="51F54A35" w14:textId="1DE51D43" w:rsidR="000B34FC" w:rsidRDefault="000B34FC" w:rsidP="005E2F40">
            <w:pPr>
              <w:jc w:val="center"/>
              <w:rPr>
                <w:rFonts w:eastAsia="Times"/>
              </w:rPr>
            </w:pPr>
            <w:r>
              <w:rPr>
                <w:rFonts w:eastAsia="Times"/>
              </w:rPr>
              <w:t>4</w:t>
            </w:r>
          </w:p>
        </w:tc>
        <w:tc>
          <w:tcPr>
            <w:tcW w:w="1353" w:type="dxa"/>
          </w:tcPr>
          <w:p w14:paraId="5F7F8EEC" w14:textId="230A174B" w:rsidR="000B34FC" w:rsidRDefault="000B34FC" w:rsidP="005E2F40">
            <w:pPr>
              <w:jc w:val="center"/>
              <w:rPr>
                <w:rFonts w:eastAsia="Times"/>
              </w:rPr>
            </w:pPr>
            <w:r>
              <w:rPr>
                <w:rFonts w:eastAsia="Times"/>
              </w:rPr>
              <w:t>4/0</w:t>
            </w:r>
          </w:p>
        </w:tc>
      </w:tr>
    </w:tbl>
    <w:p w14:paraId="2CA8D4D0" w14:textId="052B92DC" w:rsidR="009D4D33" w:rsidRDefault="009D4D33" w:rsidP="00405409"/>
    <w:p w14:paraId="7DCF3C74" w14:textId="3FCC55C1" w:rsidR="002D198F" w:rsidRDefault="002D198F" w:rsidP="004B6B69">
      <w:pPr>
        <w:pStyle w:val="Heading3"/>
        <w:rPr>
          <w:rFonts w:ascii="Times" w:eastAsia="Times" w:hAnsi="Times" w:cs="Times"/>
        </w:rPr>
      </w:pPr>
      <w:bookmarkStart w:id="451" w:name="_Toc520105400"/>
      <w:bookmarkStart w:id="452" w:name="_Toc520105570"/>
      <w:r w:rsidRPr="75A703E1">
        <w:rPr>
          <w:rFonts w:ascii="Times" w:eastAsia="Times" w:hAnsi="Times" w:cs="Times"/>
        </w:rPr>
        <w:t>5.</w:t>
      </w:r>
      <w:r>
        <w:rPr>
          <w:rFonts w:ascii="Times" w:eastAsia="Times" w:hAnsi="Times" w:cs="Times"/>
        </w:rPr>
        <w:t>2.</w:t>
      </w:r>
      <w:r w:rsidRPr="75A703E1">
        <w:rPr>
          <w:rFonts w:ascii="Times" w:eastAsia="Times" w:hAnsi="Times" w:cs="Times"/>
        </w:rPr>
        <w:t xml:space="preserve"> </w:t>
      </w:r>
      <w:r>
        <w:rPr>
          <w:rFonts w:ascii="Times" w:eastAsia="Times" w:hAnsi="Times" w:cs="Times"/>
        </w:rPr>
        <w:t>Web Test Case (Role Clinic)</w:t>
      </w:r>
      <w:bookmarkEnd w:id="451"/>
      <w:bookmarkEnd w:id="452"/>
    </w:p>
    <w:p w14:paraId="5A636B1C" w14:textId="77777777" w:rsidR="002D198F" w:rsidRDefault="002D198F" w:rsidP="00CB7118">
      <w:pPr>
        <w:pStyle w:val="ListParagraph"/>
        <w:numPr>
          <w:ilvl w:val="1"/>
          <w:numId w:val="20"/>
        </w:numPr>
        <w:rPr>
          <w:rFonts w:eastAsia="Times"/>
        </w:rPr>
      </w:pPr>
      <w:r>
        <w:rPr>
          <w:rFonts w:eastAsia="Times"/>
        </w:rPr>
        <w:t>View appointment list</w:t>
      </w:r>
    </w:p>
    <w:p w14:paraId="33110683" w14:textId="77777777" w:rsidR="002D198F" w:rsidRDefault="002D198F" w:rsidP="00CB7118">
      <w:pPr>
        <w:pStyle w:val="ListParagraph"/>
        <w:numPr>
          <w:ilvl w:val="1"/>
          <w:numId w:val="20"/>
        </w:numPr>
        <w:rPr>
          <w:rFonts w:eastAsia="Times"/>
        </w:rPr>
      </w:pPr>
      <w:r>
        <w:rPr>
          <w:rFonts w:eastAsia="Times"/>
        </w:rPr>
        <w:t>Refresh appointment list</w:t>
      </w:r>
    </w:p>
    <w:p w14:paraId="2F33944D" w14:textId="77777777" w:rsidR="002D198F" w:rsidRDefault="002D198F" w:rsidP="00CB7118">
      <w:pPr>
        <w:pStyle w:val="ListParagraph"/>
        <w:numPr>
          <w:ilvl w:val="1"/>
          <w:numId w:val="20"/>
        </w:numPr>
        <w:rPr>
          <w:rFonts w:eastAsia="Times"/>
        </w:rPr>
      </w:pPr>
      <w:r>
        <w:rPr>
          <w:rFonts w:eastAsia="Times"/>
        </w:rPr>
        <w:t>Change patient attendant status</w:t>
      </w:r>
    </w:p>
    <w:p w14:paraId="68CD171A" w14:textId="77777777" w:rsidR="002D198F" w:rsidRDefault="002D198F" w:rsidP="00CB7118">
      <w:pPr>
        <w:pStyle w:val="ListParagraph"/>
        <w:numPr>
          <w:ilvl w:val="1"/>
          <w:numId w:val="20"/>
        </w:numPr>
        <w:rPr>
          <w:rFonts w:eastAsia="Times"/>
        </w:rPr>
      </w:pPr>
      <w:r>
        <w:rPr>
          <w:rFonts w:eastAsia="Times"/>
        </w:rPr>
        <w:t>Change phone number blocking status</w:t>
      </w:r>
    </w:p>
    <w:p w14:paraId="1EFC2514" w14:textId="77777777" w:rsidR="002D198F" w:rsidRDefault="002D198F" w:rsidP="00CB7118">
      <w:pPr>
        <w:pStyle w:val="ListParagraph"/>
        <w:numPr>
          <w:ilvl w:val="1"/>
          <w:numId w:val="20"/>
        </w:numPr>
        <w:rPr>
          <w:rFonts w:eastAsia="Times"/>
        </w:rPr>
      </w:pPr>
      <w:r>
        <w:rPr>
          <w:rFonts w:eastAsia="Times"/>
        </w:rPr>
        <w:t>Unblock phone number</w:t>
      </w:r>
    </w:p>
    <w:p w14:paraId="1D029293" w14:textId="77777777" w:rsidR="002D198F" w:rsidRPr="002D198F" w:rsidRDefault="002D198F" w:rsidP="002D198F">
      <w:pPr>
        <w:rPr>
          <w:rFonts w:eastAsia="Times"/>
        </w:rPr>
      </w:pPr>
    </w:p>
    <w:p w14:paraId="05AE536A" w14:textId="2950266F" w:rsidR="002D198F" w:rsidRDefault="002D198F" w:rsidP="004B6B69">
      <w:pPr>
        <w:pStyle w:val="Heading4"/>
        <w:rPr>
          <w:rFonts w:ascii="Times" w:eastAsia="Times" w:hAnsi="Times" w:cs="Times"/>
        </w:rPr>
      </w:pPr>
      <w:bookmarkStart w:id="453" w:name="_Toc520105401"/>
      <w:bookmarkStart w:id="454" w:name="_Toc520105571"/>
      <w:r w:rsidRPr="75A703E1">
        <w:rPr>
          <w:rFonts w:ascii="Times" w:eastAsia="Times" w:hAnsi="Times" w:cs="Times"/>
        </w:rPr>
        <w:t>5.</w:t>
      </w:r>
      <w:r>
        <w:rPr>
          <w:rFonts w:ascii="Times" w:eastAsia="Times" w:hAnsi="Times" w:cs="Times"/>
        </w:rPr>
        <w:t>2.1. View Appointment List</w:t>
      </w:r>
      <w:bookmarkEnd w:id="453"/>
      <w:bookmarkEnd w:id="454"/>
    </w:p>
    <w:p w14:paraId="4D7E06B4" w14:textId="77777777" w:rsidR="002D198F" w:rsidRDefault="002D198F" w:rsidP="002D198F">
      <w:pPr>
        <w:pStyle w:val="ListParagraph"/>
        <w:rPr>
          <w:rFonts w:eastAsia="Times"/>
        </w:rPr>
      </w:pPr>
    </w:p>
    <w:tbl>
      <w:tblPr>
        <w:tblStyle w:val="TableGrid"/>
        <w:tblW w:w="0" w:type="auto"/>
        <w:tblLook w:val="04A0" w:firstRow="1" w:lastRow="0" w:firstColumn="1" w:lastColumn="0" w:noHBand="0" w:noVBand="1"/>
      </w:tblPr>
      <w:tblGrid>
        <w:gridCol w:w="1468"/>
        <w:gridCol w:w="1707"/>
        <w:gridCol w:w="1542"/>
        <w:gridCol w:w="2414"/>
        <w:gridCol w:w="1684"/>
        <w:gridCol w:w="1620"/>
        <w:gridCol w:w="1215"/>
        <w:gridCol w:w="999"/>
        <w:gridCol w:w="1353"/>
      </w:tblGrid>
      <w:tr w:rsidR="000B34FC" w14:paraId="71F65756" w14:textId="64C71AC9" w:rsidTr="005E2F40">
        <w:tc>
          <w:tcPr>
            <w:tcW w:w="1468" w:type="dxa"/>
            <w:shd w:val="clear" w:color="auto" w:fill="D9D9D9" w:themeFill="background1" w:themeFillShade="D9"/>
            <w:vAlign w:val="center"/>
          </w:tcPr>
          <w:p w14:paraId="7057F34B" w14:textId="77777777" w:rsidR="000B34FC" w:rsidRPr="00056594" w:rsidRDefault="000B34FC" w:rsidP="002D198F">
            <w:pPr>
              <w:rPr>
                <w:rFonts w:eastAsia="Times"/>
                <w:b/>
              </w:rPr>
            </w:pPr>
            <w:r w:rsidRPr="00056594">
              <w:rPr>
                <w:b/>
              </w:rPr>
              <w:t>ID</w:t>
            </w:r>
          </w:p>
        </w:tc>
        <w:tc>
          <w:tcPr>
            <w:tcW w:w="1707" w:type="dxa"/>
            <w:shd w:val="clear" w:color="auto" w:fill="D9D9D9" w:themeFill="background1" w:themeFillShade="D9"/>
            <w:vAlign w:val="center"/>
          </w:tcPr>
          <w:p w14:paraId="791D75E9" w14:textId="77777777" w:rsidR="000B34FC" w:rsidRPr="00056594" w:rsidRDefault="000B34FC" w:rsidP="002D198F">
            <w:pPr>
              <w:rPr>
                <w:rFonts w:eastAsia="Times"/>
                <w:b/>
              </w:rPr>
            </w:pPr>
            <w:r w:rsidRPr="00056594">
              <w:rPr>
                <w:b/>
              </w:rPr>
              <w:t>Test Case Description</w:t>
            </w:r>
          </w:p>
        </w:tc>
        <w:tc>
          <w:tcPr>
            <w:tcW w:w="1542" w:type="dxa"/>
            <w:shd w:val="clear" w:color="auto" w:fill="D9D9D9" w:themeFill="background1" w:themeFillShade="D9"/>
            <w:vAlign w:val="center"/>
          </w:tcPr>
          <w:p w14:paraId="7A415A9C" w14:textId="77777777" w:rsidR="000B34FC" w:rsidRPr="00056594" w:rsidRDefault="000B34FC" w:rsidP="002D198F">
            <w:pPr>
              <w:rPr>
                <w:rFonts w:eastAsia="Times"/>
                <w:b/>
              </w:rPr>
            </w:pPr>
            <w:r w:rsidRPr="00056594">
              <w:rPr>
                <w:b/>
              </w:rPr>
              <w:t>Precondition</w:t>
            </w:r>
          </w:p>
        </w:tc>
        <w:tc>
          <w:tcPr>
            <w:tcW w:w="2414" w:type="dxa"/>
            <w:shd w:val="clear" w:color="auto" w:fill="D9D9D9" w:themeFill="background1" w:themeFillShade="D9"/>
            <w:vAlign w:val="center"/>
          </w:tcPr>
          <w:p w14:paraId="383E1353" w14:textId="77777777" w:rsidR="000B34FC" w:rsidRPr="00056594" w:rsidRDefault="000B34FC" w:rsidP="002D198F">
            <w:pPr>
              <w:rPr>
                <w:rFonts w:eastAsia="Times"/>
                <w:b/>
              </w:rPr>
            </w:pPr>
            <w:r w:rsidRPr="00056594">
              <w:rPr>
                <w:b/>
              </w:rPr>
              <w:t>Test case procedure</w:t>
            </w:r>
          </w:p>
        </w:tc>
        <w:tc>
          <w:tcPr>
            <w:tcW w:w="1684" w:type="dxa"/>
            <w:shd w:val="clear" w:color="auto" w:fill="D9D9D9" w:themeFill="background1" w:themeFillShade="D9"/>
            <w:vAlign w:val="center"/>
          </w:tcPr>
          <w:p w14:paraId="40782C59" w14:textId="77777777" w:rsidR="000B34FC" w:rsidRPr="00056594" w:rsidRDefault="000B34FC" w:rsidP="002D198F">
            <w:pPr>
              <w:rPr>
                <w:rFonts w:eastAsia="Times"/>
                <w:b/>
              </w:rPr>
            </w:pPr>
            <w:r w:rsidRPr="00056594">
              <w:rPr>
                <w:b/>
              </w:rPr>
              <w:t>Expected output</w:t>
            </w:r>
          </w:p>
        </w:tc>
        <w:tc>
          <w:tcPr>
            <w:tcW w:w="1620" w:type="dxa"/>
            <w:shd w:val="clear" w:color="auto" w:fill="D9D9D9" w:themeFill="background1" w:themeFillShade="D9"/>
            <w:vAlign w:val="center"/>
          </w:tcPr>
          <w:p w14:paraId="5D4A19F6" w14:textId="77777777" w:rsidR="000B34FC" w:rsidRPr="00056594" w:rsidRDefault="000B34FC" w:rsidP="002D198F">
            <w:pPr>
              <w:rPr>
                <w:rFonts w:eastAsia="Times"/>
                <w:b/>
              </w:rPr>
            </w:pPr>
            <w:r w:rsidRPr="00056594">
              <w:rPr>
                <w:b/>
              </w:rPr>
              <w:t>Inter-test case dependence</w:t>
            </w:r>
          </w:p>
        </w:tc>
        <w:tc>
          <w:tcPr>
            <w:tcW w:w="1215" w:type="dxa"/>
            <w:shd w:val="clear" w:color="auto" w:fill="D9D9D9" w:themeFill="background1" w:themeFillShade="D9"/>
            <w:vAlign w:val="center"/>
          </w:tcPr>
          <w:p w14:paraId="7ED2E514" w14:textId="36623449" w:rsidR="000B34FC" w:rsidRPr="00056594" w:rsidRDefault="000B34FC" w:rsidP="002D198F">
            <w:pPr>
              <w:rPr>
                <w:rFonts w:eastAsia="Times"/>
                <w:b/>
              </w:rPr>
            </w:pPr>
            <w:r>
              <w:rPr>
                <w:b/>
              </w:rPr>
              <w:t>From date to date</w:t>
            </w:r>
          </w:p>
        </w:tc>
        <w:tc>
          <w:tcPr>
            <w:tcW w:w="999" w:type="dxa"/>
            <w:shd w:val="clear" w:color="auto" w:fill="D9D9D9" w:themeFill="background1" w:themeFillShade="D9"/>
            <w:vAlign w:val="center"/>
          </w:tcPr>
          <w:p w14:paraId="7BAB33FC" w14:textId="5B140F3B" w:rsidR="000B34FC" w:rsidRPr="00056594" w:rsidRDefault="000B34FC" w:rsidP="002D198F">
            <w:pPr>
              <w:rPr>
                <w:rFonts w:eastAsia="Times"/>
                <w:b/>
              </w:rPr>
            </w:pPr>
            <w:r w:rsidRPr="00F01BE4">
              <w:rPr>
                <w:b/>
              </w:rPr>
              <w:t>Number of tests</w:t>
            </w:r>
          </w:p>
        </w:tc>
        <w:tc>
          <w:tcPr>
            <w:tcW w:w="1353" w:type="dxa"/>
            <w:shd w:val="clear" w:color="auto" w:fill="D9D9D9" w:themeFill="background1" w:themeFillShade="D9"/>
          </w:tcPr>
          <w:p w14:paraId="320D17D8" w14:textId="77777777" w:rsidR="003941DA" w:rsidRDefault="003941DA" w:rsidP="002D198F">
            <w:pPr>
              <w:rPr>
                <w:b/>
              </w:rPr>
            </w:pPr>
          </w:p>
          <w:p w14:paraId="455B7785" w14:textId="10268D72" w:rsidR="000B34FC" w:rsidRPr="00056594" w:rsidRDefault="000B34FC" w:rsidP="002D198F">
            <w:pPr>
              <w:rPr>
                <w:b/>
              </w:rPr>
            </w:pPr>
            <w:r>
              <w:rPr>
                <w:b/>
              </w:rPr>
              <w:t>Success/Fail</w:t>
            </w:r>
          </w:p>
        </w:tc>
      </w:tr>
      <w:tr w:rsidR="000B34FC" w14:paraId="1EA534DB" w14:textId="2D27242A" w:rsidTr="005E2F40">
        <w:trPr>
          <w:trHeight w:val="406"/>
        </w:trPr>
        <w:tc>
          <w:tcPr>
            <w:tcW w:w="1468" w:type="dxa"/>
          </w:tcPr>
          <w:p w14:paraId="6EDCB119" w14:textId="23435561" w:rsidR="000B34FC" w:rsidRPr="002D198F" w:rsidRDefault="000B34FC" w:rsidP="002D198F">
            <w:pPr>
              <w:rPr>
                <w:rFonts w:eastAsia="Times"/>
                <w:b/>
              </w:rPr>
            </w:pPr>
            <w:r>
              <w:rPr>
                <w:rFonts w:eastAsia="Times"/>
                <w:b/>
              </w:rPr>
              <w:t>W_VAL_1</w:t>
            </w:r>
          </w:p>
          <w:p w14:paraId="128163C6" w14:textId="598F7086" w:rsidR="000B34FC" w:rsidRPr="00056594" w:rsidRDefault="000B34FC" w:rsidP="002D198F">
            <w:pPr>
              <w:rPr>
                <w:rFonts w:eastAsia="Times"/>
                <w:b/>
              </w:rPr>
            </w:pPr>
          </w:p>
        </w:tc>
        <w:tc>
          <w:tcPr>
            <w:tcW w:w="1707" w:type="dxa"/>
          </w:tcPr>
          <w:p w14:paraId="08DD5B34" w14:textId="5D41C493" w:rsidR="000B34FC" w:rsidRDefault="000B34FC" w:rsidP="002D198F">
            <w:pPr>
              <w:rPr>
                <w:rFonts w:eastAsia="Times"/>
              </w:rPr>
            </w:pPr>
            <w:r>
              <w:rPr>
                <w:rFonts w:eastAsia="Times"/>
              </w:rPr>
              <w:t xml:space="preserve">The appointment list screen should be shown after the user logged in </w:t>
            </w:r>
          </w:p>
        </w:tc>
        <w:tc>
          <w:tcPr>
            <w:tcW w:w="1542" w:type="dxa"/>
          </w:tcPr>
          <w:p w14:paraId="2F009D2D" w14:textId="77777777" w:rsidR="000B34FC" w:rsidRDefault="000B34FC" w:rsidP="002D198F">
            <w:pPr>
              <w:rPr>
                <w:rFonts w:eastAsia="Times"/>
              </w:rPr>
            </w:pPr>
            <w:r>
              <w:rPr>
                <w:rFonts w:eastAsia="Times"/>
              </w:rPr>
              <w:t>N/A</w:t>
            </w:r>
          </w:p>
        </w:tc>
        <w:tc>
          <w:tcPr>
            <w:tcW w:w="2414" w:type="dxa"/>
          </w:tcPr>
          <w:p w14:paraId="5F676470" w14:textId="420C239F" w:rsidR="000B34FC" w:rsidRDefault="000B34FC" w:rsidP="002D198F">
            <w:pPr>
              <w:rPr>
                <w:rFonts w:eastAsia="Times"/>
              </w:rPr>
            </w:pPr>
            <w:r>
              <w:rPr>
                <w:rFonts w:eastAsia="Times"/>
              </w:rPr>
              <w:t>1. Book an appointment</w:t>
            </w:r>
          </w:p>
          <w:p w14:paraId="58CD389B" w14:textId="74C69EA4" w:rsidR="000B34FC" w:rsidRDefault="000B34FC" w:rsidP="002D198F">
            <w:pPr>
              <w:rPr>
                <w:rFonts w:eastAsia="Times"/>
              </w:rPr>
            </w:pPr>
            <w:r>
              <w:rPr>
                <w:rFonts w:eastAsia="Times"/>
              </w:rPr>
              <w:t>2</w:t>
            </w:r>
            <w:r w:rsidRPr="00056594">
              <w:rPr>
                <w:rFonts w:eastAsia="Times"/>
              </w:rPr>
              <w:t>.</w:t>
            </w:r>
            <w:r>
              <w:rPr>
                <w:rFonts w:eastAsia="Times"/>
              </w:rPr>
              <w:t xml:space="preserve"> Login</w:t>
            </w:r>
          </w:p>
          <w:p w14:paraId="54018938" w14:textId="77777777" w:rsidR="000B34FC" w:rsidRDefault="000B34FC" w:rsidP="002D198F">
            <w:pPr>
              <w:rPr>
                <w:rFonts w:eastAsia="Times"/>
              </w:rPr>
            </w:pPr>
          </w:p>
          <w:p w14:paraId="59FA0D4C" w14:textId="77777777" w:rsidR="000B34FC" w:rsidRDefault="000B34FC" w:rsidP="002D198F">
            <w:pPr>
              <w:rPr>
                <w:rFonts w:eastAsia="Times"/>
              </w:rPr>
            </w:pPr>
          </w:p>
          <w:p w14:paraId="68DD0249" w14:textId="77777777" w:rsidR="000B34FC" w:rsidRPr="00056594" w:rsidRDefault="000B34FC" w:rsidP="002D198F">
            <w:pPr>
              <w:rPr>
                <w:rFonts w:eastAsia="Times"/>
              </w:rPr>
            </w:pPr>
          </w:p>
        </w:tc>
        <w:tc>
          <w:tcPr>
            <w:tcW w:w="1684" w:type="dxa"/>
          </w:tcPr>
          <w:p w14:paraId="01AD9705" w14:textId="6D3FCE2C" w:rsidR="000B34FC" w:rsidRDefault="000B34FC" w:rsidP="002D198F">
            <w:pPr>
              <w:rPr>
                <w:rFonts w:eastAsia="Times"/>
              </w:rPr>
            </w:pPr>
            <w:r>
              <w:rPr>
                <w:rFonts w:eastAsia="Times"/>
              </w:rPr>
              <w:t>An appointment list is shown with 1 appointment</w:t>
            </w:r>
          </w:p>
        </w:tc>
        <w:tc>
          <w:tcPr>
            <w:tcW w:w="1620" w:type="dxa"/>
          </w:tcPr>
          <w:p w14:paraId="7B874EE3" w14:textId="77777777" w:rsidR="000B34FC" w:rsidRDefault="000B34FC" w:rsidP="002D198F">
            <w:pPr>
              <w:rPr>
                <w:rFonts w:eastAsia="Times"/>
              </w:rPr>
            </w:pPr>
            <w:r>
              <w:rPr>
                <w:rFonts w:eastAsia="Times"/>
              </w:rPr>
              <w:t>N/A</w:t>
            </w:r>
          </w:p>
        </w:tc>
        <w:tc>
          <w:tcPr>
            <w:tcW w:w="1215" w:type="dxa"/>
          </w:tcPr>
          <w:p w14:paraId="10EA63E4" w14:textId="33A5364F" w:rsidR="000B34FC" w:rsidRDefault="000B34FC" w:rsidP="002D198F">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0B06CAF8" w14:textId="22C010FE" w:rsidR="000B34FC" w:rsidRDefault="000B34FC" w:rsidP="005E2F40">
            <w:pPr>
              <w:jc w:val="center"/>
              <w:rPr>
                <w:rFonts w:eastAsia="Times"/>
              </w:rPr>
            </w:pPr>
            <w:r>
              <w:rPr>
                <w:rFonts w:eastAsia="Times"/>
              </w:rPr>
              <w:t>2</w:t>
            </w:r>
          </w:p>
        </w:tc>
        <w:tc>
          <w:tcPr>
            <w:tcW w:w="1353" w:type="dxa"/>
          </w:tcPr>
          <w:p w14:paraId="51A33DAB" w14:textId="14B51323" w:rsidR="000B34FC" w:rsidRDefault="000B34FC" w:rsidP="005E2F40">
            <w:pPr>
              <w:jc w:val="center"/>
              <w:rPr>
                <w:rFonts w:eastAsia="Times"/>
              </w:rPr>
            </w:pPr>
            <w:r>
              <w:rPr>
                <w:rFonts w:eastAsia="Times"/>
              </w:rPr>
              <w:t>2/0</w:t>
            </w:r>
          </w:p>
        </w:tc>
      </w:tr>
    </w:tbl>
    <w:p w14:paraId="73ADA3DD" w14:textId="5311E3C7" w:rsidR="002D198F" w:rsidRDefault="002D198F" w:rsidP="00405409"/>
    <w:p w14:paraId="5B7F73E9" w14:textId="21BB646D" w:rsidR="002D198F" w:rsidRDefault="002D198F" w:rsidP="004B6B69">
      <w:pPr>
        <w:pStyle w:val="Heading4"/>
        <w:rPr>
          <w:rFonts w:ascii="Times" w:eastAsia="Times" w:hAnsi="Times" w:cs="Times"/>
        </w:rPr>
      </w:pPr>
      <w:bookmarkStart w:id="455" w:name="_Toc520105402"/>
      <w:bookmarkStart w:id="456" w:name="_Toc520105572"/>
      <w:r w:rsidRPr="75A703E1">
        <w:rPr>
          <w:rFonts w:ascii="Times" w:eastAsia="Times" w:hAnsi="Times" w:cs="Times"/>
        </w:rPr>
        <w:t>5.</w:t>
      </w:r>
      <w:r>
        <w:rPr>
          <w:rFonts w:ascii="Times" w:eastAsia="Times" w:hAnsi="Times" w:cs="Times"/>
        </w:rPr>
        <w:t>2.2. Refresh appointment List</w:t>
      </w:r>
      <w:bookmarkEnd w:id="455"/>
      <w:bookmarkEnd w:id="456"/>
    </w:p>
    <w:p w14:paraId="438E8BA2" w14:textId="77777777" w:rsidR="002D198F" w:rsidRDefault="002D198F" w:rsidP="002D198F">
      <w:pPr>
        <w:pStyle w:val="ListParagraph"/>
        <w:rPr>
          <w:rFonts w:eastAsia="Times"/>
        </w:rPr>
      </w:pPr>
    </w:p>
    <w:tbl>
      <w:tblPr>
        <w:tblStyle w:val="TableGrid"/>
        <w:tblW w:w="0" w:type="auto"/>
        <w:tblLook w:val="04A0" w:firstRow="1" w:lastRow="0" w:firstColumn="1" w:lastColumn="0" w:noHBand="0" w:noVBand="1"/>
      </w:tblPr>
      <w:tblGrid>
        <w:gridCol w:w="1473"/>
        <w:gridCol w:w="1713"/>
        <w:gridCol w:w="1546"/>
        <w:gridCol w:w="2442"/>
        <w:gridCol w:w="1641"/>
        <w:gridCol w:w="1598"/>
        <w:gridCol w:w="1237"/>
        <w:gridCol w:w="999"/>
        <w:gridCol w:w="1353"/>
      </w:tblGrid>
      <w:tr w:rsidR="003941DA" w14:paraId="52413948" w14:textId="77777777" w:rsidTr="005E2F40">
        <w:tc>
          <w:tcPr>
            <w:tcW w:w="1473" w:type="dxa"/>
            <w:shd w:val="clear" w:color="auto" w:fill="D9D9D9" w:themeFill="background1" w:themeFillShade="D9"/>
            <w:vAlign w:val="center"/>
          </w:tcPr>
          <w:p w14:paraId="4E8FA576" w14:textId="77777777" w:rsidR="003941DA" w:rsidRPr="00056594" w:rsidRDefault="003941DA" w:rsidP="002D198F">
            <w:pPr>
              <w:rPr>
                <w:rFonts w:eastAsia="Times"/>
                <w:b/>
              </w:rPr>
            </w:pPr>
            <w:r w:rsidRPr="00056594">
              <w:rPr>
                <w:b/>
              </w:rPr>
              <w:lastRenderedPageBreak/>
              <w:t>ID</w:t>
            </w:r>
          </w:p>
        </w:tc>
        <w:tc>
          <w:tcPr>
            <w:tcW w:w="1713" w:type="dxa"/>
            <w:shd w:val="clear" w:color="auto" w:fill="D9D9D9" w:themeFill="background1" w:themeFillShade="D9"/>
            <w:vAlign w:val="center"/>
          </w:tcPr>
          <w:p w14:paraId="77CB7103" w14:textId="77777777" w:rsidR="003941DA" w:rsidRPr="00056594" w:rsidRDefault="003941DA" w:rsidP="002D198F">
            <w:pPr>
              <w:rPr>
                <w:rFonts w:eastAsia="Times"/>
                <w:b/>
              </w:rPr>
            </w:pPr>
            <w:r w:rsidRPr="00056594">
              <w:rPr>
                <w:b/>
              </w:rPr>
              <w:t>Test Case Description</w:t>
            </w:r>
          </w:p>
        </w:tc>
        <w:tc>
          <w:tcPr>
            <w:tcW w:w="1546" w:type="dxa"/>
            <w:shd w:val="clear" w:color="auto" w:fill="D9D9D9" w:themeFill="background1" w:themeFillShade="D9"/>
            <w:vAlign w:val="center"/>
          </w:tcPr>
          <w:p w14:paraId="52BB756D" w14:textId="77777777" w:rsidR="003941DA" w:rsidRPr="00056594" w:rsidRDefault="003941DA" w:rsidP="002D198F">
            <w:pPr>
              <w:rPr>
                <w:rFonts w:eastAsia="Times"/>
                <w:b/>
              </w:rPr>
            </w:pPr>
            <w:r w:rsidRPr="00056594">
              <w:rPr>
                <w:b/>
              </w:rPr>
              <w:t>Precondition</w:t>
            </w:r>
          </w:p>
        </w:tc>
        <w:tc>
          <w:tcPr>
            <w:tcW w:w="2442" w:type="dxa"/>
            <w:shd w:val="clear" w:color="auto" w:fill="D9D9D9" w:themeFill="background1" w:themeFillShade="D9"/>
            <w:vAlign w:val="center"/>
          </w:tcPr>
          <w:p w14:paraId="7C94C1D1" w14:textId="77777777" w:rsidR="003941DA" w:rsidRPr="00056594" w:rsidRDefault="003941DA" w:rsidP="002D198F">
            <w:pPr>
              <w:rPr>
                <w:rFonts w:eastAsia="Times"/>
                <w:b/>
              </w:rPr>
            </w:pPr>
            <w:r w:rsidRPr="00056594">
              <w:rPr>
                <w:b/>
              </w:rPr>
              <w:t>Test case procedure</w:t>
            </w:r>
          </w:p>
        </w:tc>
        <w:tc>
          <w:tcPr>
            <w:tcW w:w="1641" w:type="dxa"/>
            <w:shd w:val="clear" w:color="auto" w:fill="D9D9D9" w:themeFill="background1" w:themeFillShade="D9"/>
            <w:vAlign w:val="center"/>
          </w:tcPr>
          <w:p w14:paraId="71DC6C5A" w14:textId="77777777" w:rsidR="003941DA" w:rsidRPr="00056594" w:rsidRDefault="003941DA" w:rsidP="002D198F">
            <w:pPr>
              <w:rPr>
                <w:rFonts w:eastAsia="Times"/>
                <w:b/>
              </w:rPr>
            </w:pPr>
            <w:r w:rsidRPr="00056594">
              <w:rPr>
                <w:b/>
              </w:rPr>
              <w:t>Expected output</w:t>
            </w:r>
          </w:p>
        </w:tc>
        <w:tc>
          <w:tcPr>
            <w:tcW w:w="1598" w:type="dxa"/>
            <w:shd w:val="clear" w:color="auto" w:fill="D9D9D9" w:themeFill="background1" w:themeFillShade="D9"/>
            <w:vAlign w:val="center"/>
          </w:tcPr>
          <w:p w14:paraId="3035BB99" w14:textId="77777777" w:rsidR="003941DA" w:rsidRPr="00056594" w:rsidRDefault="003941DA" w:rsidP="002D198F">
            <w:pPr>
              <w:rPr>
                <w:rFonts w:eastAsia="Times"/>
                <w:b/>
              </w:rPr>
            </w:pPr>
            <w:r w:rsidRPr="00056594">
              <w:rPr>
                <w:b/>
              </w:rPr>
              <w:t>Inter-test case dependence</w:t>
            </w:r>
          </w:p>
        </w:tc>
        <w:tc>
          <w:tcPr>
            <w:tcW w:w="1237" w:type="dxa"/>
            <w:shd w:val="clear" w:color="auto" w:fill="D9D9D9" w:themeFill="background1" w:themeFillShade="D9"/>
          </w:tcPr>
          <w:p w14:paraId="146B1632" w14:textId="093F4965" w:rsidR="003941DA" w:rsidRDefault="003941DA" w:rsidP="002D198F">
            <w:pPr>
              <w:rPr>
                <w:b/>
              </w:rPr>
            </w:pPr>
            <w:r>
              <w:rPr>
                <w:b/>
              </w:rPr>
              <w:t>From date to date</w:t>
            </w:r>
          </w:p>
        </w:tc>
        <w:tc>
          <w:tcPr>
            <w:tcW w:w="999" w:type="dxa"/>
            <w:shd w:val="clear" w:color="auto" w:fill="D9D9D9" w:themeFill="background1" w:themeFillShade="D9"/>
            <w:vAlign w:val="center"/>
          </w:tcPr>
          <w:p w14:paraId="186A9CA6" w14:textId="7AEDEB5C" w:rsidR="003941DA" w:rsidRPr="00056594" w:rsidRDefault="003941DA" w:rsidP="002D198F">
            <w:pPr>
              <w:rPr>
                <w:rFonts w:eastAsia="Times"/>
                <w:b/>
              </w:rPr>
            </w:pPr>
            <w:r w:rsidRPr="00F01BE4">
              <w:rPr>
                <w:b/>
              </w:rPr>
              <w:t>Number of tests</w:t>
            </w:r>
          </w:p>
        </w:tc>
        <w:tc>
          <w:tcPr>
            <w:tcW w:w="1353" w:type="dxa"/>
            <w:shd w:val="clear" w:color="auto" w:fill="D9D9D9" w:themeFill="background1" w:themeFillShade="D9"/>
            <w:vAlign w:val="center"/>
          </w:tcPr>
          <w:p w14:paraId="4D084B65" w14:textId="28887A65" w:rsidR="003941DA" w:rsidRPr="00056594" w:rsidRDefault="003941DA" w:rsidP="003941DA">
            <w:pPr>
              <w:rPr>
                <w:rFonts w:eastAsia="Times"/>
                <w:b/>
              </w:rPr>
            </w:pPr>
            <w:r>
              <w:rPr>
                <w:b/>
              </w:rPr>
              <w:t>Success/Fail</w:t>
            </w:r>
          </w:p>
        </w:tc>
      </w:tr>
      <w:tr w:rsidR="003941DA" w14:paraId="01550213" w14:textId="77777777" w:rsidTr="005E2F40">
        <w:trPr>
          <w:trHeight w:val="406"/>
        </w:trPr>
        <w:tc>
          <w:tcPr>
            <w:tcW w:w="1473" w:type="dxa"/>
          </w:tcPr>
          <w:p w14:paraId="2B3F65F6" w14:textId="21F74962" w:rsidR="003941DA" w:rsidRPr="002D198F" w:rsidRDefault="003941DA" w:rsidP="002D198F">
            <w:pPr>
              <w:rPr>
                <w:rFonts w:eastAsia="Times"/>
                <w:b/>
              </w:rPr>
            </w:pPr>
            <w:r>
              <w:rPr>
                <w:rFonts w:eastAsia="Times"/>
                <w:b/>
              </w:rPr>
              <w:t>W_RAL_1</w:t>
            </w:r>
          </w:p>
          <w:p w14:paraId="3A3749F0" w14:textId="77777777" w:rsidR="003941DA" w:rsidRPr="00056594" w:rsidRDefault="003941DA" w:rsidP="002D198F">
            <w:pPr>
              <w:rPr>
                <w:rFonts w:eastAsia="Times"/>
                <w:b/>
              </w:rPr>
            </w:pPr>
          </w:p>
        </w:tc>
        <w:tc>
          <w:tcPr>
            <w:tcW w:w="1713" w:type="dxa"/>
          </w:tcPr>
          <w:p w14:paraId="761C3F2C" w14:textId="1FD63DFB" w:rsidR="003941DA" w:rsidRDefault="003941DA" w:rsidP="001249CC">
            <w:pPr>
              <w:rPr>
                <w:rFonts w:eastAsia="Times"/>
              </w:rPr>
            </w:pPr>
            <w:r>
              <w:rPr>
                <w:rFonts w:eastAsia="Times"/>
              </w:rPr>
              <w:t>When the [</w:t>
            </w:r>
            <w:proofErr w:type="spellStart"/>
            <w:r>
              <w:rPr>
                <w:rFonts w:eastAsia="Times"/>
              </w:rPr>
              <w:t>Làm</w:t>
            </w:r>
            <w:proofErr w:type="spellEnd"/>
            <w:r>
              <w:rPr>
                <w:rFonts w:eastAsia="Times"/>
              </w:rPr>
              <w:t xml:space="preserve"> </w:t>
            </w:r>
            <w:proofErr w:type="spellStart"/>
            <w:r>
              <w:rPr>
                <w:rFonts w:eastAsia="Times"/>
              </w:rPr>
              <w:t>mới</w:t>
            </w:r>
            <w:proofErr w:type="spellEnd"/>
            <w:r>
              <w:rPr>
                <w:rFonts w:eastAsia="Times"/>
              </w:rPr>
              <w:t xml:space="preserve"> </w:t>
            </w:r>
            <w:proofErr w:type="spellStart"/>
            <w:r>
              <w:rPr>
                <w:rFonts w:eastAsia="Times"/>
              </w:rPr>
              <w:t>dữ</w:t>
            </w:r>
            <w:proofErr w:type="spellEnd"/>
            <w:r>
              <w:rPr>
                <w:rFonts w:eastAsia="Times"/>
              </w:rPr>
              <w:t xml:space="preserve"> </w:t>
            </w:r>
            <w:proofErr w:type="spellStart"/>
            <w:r>
              <w:rPr>
                <w:rFonts w:eastAsia="Times"/>
              </w:rPr>
              <w:t>liệu</w:t>
            </w:r>
            <w:proofErr w:type="spellEnd"/>
            <w:r>
              <w:rPr>
                <w:rFonts w:eastAsia="Times"/>
              </w:rPr>
              <w:t>] button is pressed, the list should refresh with the newest data.</w:t>
            </w:r>
          </w:p>
        </w:tc>
        <w:tc>
          <w:tcPr>
            <w:tcW w:w="1546" w:type="dxa"/>
          </w:tcPr>
          <w:p w14:paraId="38E4E247" w14:textId="77777777" w:rsidR="003941DA" w:rsidRPr="002D198F" w:rsidRDefault="003941DA" w:rsidP="00146C70">
            <w:pPr>
              <w:rPr>
                <w:rFonts w:eastAsia="Times"/>
                <w:b/>
              </w:rPr>
            </w:pPr>
            <w:r>
              <w:rPr>
                <w:rFonts w:eastAsia="Times"/>
              </w:rPr>
              <w:t xml:space="preserve">Do all the step in </w:t>
            </w:r>
            <w:r>
              <w:rPr>
                <w:rFonts w:eastAsia="Times"/>
                <w:b/>
              </w:rPr>
              <w:t>W_VAL_1</w:t>
            </w:r>
          </w:p>
          <w:p w14:paraId="1D6A9ED9" w14:textId="1DA0B24C" w:rsidR="003941DA" w:rsidRPr="002D198F" w:rsidRDefault="003941DA" w:rsidP="002D198F">
            <w:pPr>
              <w:rPr>
                <w:rFonts w:eastAsia="Times"/>
                <w:b/>
              </w:rPr>
            </w:pPr>
          </w:p>
          <w:p w14:paraId="34B063A9" w14:textId="778BC733" w:rsidR="003941DA" w:rsidRDefault="003941DA" w:rsidP="002D198F">
            <w:pPr>
              <w:rPr>
                <w:rFonts w:eastAsia="Times"/>
              </w:rPr>
            </w:pPr>
          </w:p>
        </w:tc>
        <w:tc>
          <w:tcPr>
            <w:tcW w:w="2442" w:type="dxa"/>
          </w:tcPr>
          <w:p w14:paraId="6DEC1ACA" w14:textId="77777777" w:rsidR="003941DA" w:rsidRDefault="003941DA" w:rsidP="002D198F">
            <w:pPr>
              <w:rPr>
                <w:rFonts w:eastAsia="Times"/>
              </w:rPr>
            </w:pPr>
            <w:r>
              <w:rPr>
                <w:rFonts w:eastAsia="Times"/>
              </w:rPr>
              <w:t>1. Book an appointment</w:t>
            </w:r>
          </w:p>
          <w:p w14:paraId="15CCB3C4" w14:textId="0FB8BF93" w:rsidR="003941DA" w:rsidRDefault="003941DA" w:rsidP="002D198F">
            <w:pPr>
              <w:rPr>
                <w:rFonts w:eastAsia="Times"/>
              </w:rPr>
            </w:pPr>
            <w:r>
              <w:rPr>
                <w:rFonts w:eastAsia="Times"/>
              </w:rPr>
              <w:t>2</w:t>
            </w:r>
            <w:r w:rsidRPr="00056594">
              <w:rPr>
                <w:rFonts w:eastAsia="Times"/>
              </w:rPr>
              <w:t>.</w:t>
            </w:r>
            <w:r>
              <w:rPr>
                <w:rFonts w:eastAsia="Times"/>
              </w:rPr>
              <w:t xml:space="preserve"> Press [</w:t>
            </w:r>
            <w:proofErr w:type="spellStart"/>
            <w:r>
              <w:rPr>
                <w:rFonts w:eastAsia="Times"/>
              </w:rPr>
              <w:t>Làm</w:t>
            </w:r>
            <w:proofErr w:type="spellEnd"/>
            <w:r>
              <w:rPr>
                <w:rFonts w:eastAsia="Times"/>
              </w:rPr>
              <w:t xml:space="preserve"> </w:t>
            </w:r>
            <w:proofErr w:type="spellStart"/>
            <w:r>
              <w:rPr>
                <w:rFonts w:eastAsia="Times"/>
              </w:rPr>
              <w:t>mới</w:t>
            </w:r>
            <w:proofErr w:type="spellEnd"/>
            <w:r>
              <w:rPr>
                <w:rFonts w:eastAsia="Times"/>
              </w:rPr>
              <w:t xml:space="preserve"> </w:t>
            </w:r>
            <w:proofErr w:type="spellStart"/>
            <w:r>
              <w:rPr>
                <w:rFonts w:eastAsia="Times"/>
              </w:rPr>
              <w:t>dữ</w:t>
            </w:r>
            <w:proofErr w:type="spellEnd"/>
            <w:r>
              <w:rPr>
                <w:rFonts w:eastAsia="Times"/>
              </w:rPr>
              <w:t xml:space="preserve"> </w:t>
            </w:r>
            <w:proofErr w:type="spellStart"/>
            <w:r>
              <w:rPr>
                <w:rFonts w:eastAsia="Times"/>
              </w:rPr>
              <w:t>liệu</w:t>
            </w:r>
            <w:proofErr w:type="spellEnd"/>
            <w:r>
              <w:rPr>
                <w:rFonts w:eastAsia="Times"/>
              </w:rPr>
              <w:t>] button</w:t>
            </w:r>
          </w:p>
          <w:p w14:paraId="69192DC2" w14:textId="77777777" w:rsidR="003941DA" w:rsidRDefault="003941DA" w:rsidP="002D198F">
            <w:pPr>
              <w:rPr>
                <w:rFonts w:eastAsia="Times"/>
              </w:rPr>
            </w:pPr>
          </w:p>
          <w:p w14:paraId="05FD573A" w14:textId="77777777" w:rsidR="003941DA" w:rsidRDefault="003941DA" w:rsidP="002D198F">
            <w:pPr>
              <w:rPr>
                <w:rFonts w:eastAsia="Times"/>
              </w:rPr>
            </w:pPr>
          </w:p>
          <w:p w14:paraId="63080730" w14:textId="77777777" w:rsidR="003941DA" w:rsidRPr="00056594" w:rsidRDefault="003941DA" w:rsidP="002D198F">
            <w:pPr>
              <w:rPr>
                <w:rFonts w:eastAsia="Times"/>
              </w:rPr>
            </w:pPr>
          </w:p>
        </w:tc>
        <w:tc>
          <w:tcPr>
            <w:tcW w:w="1641" w:type="dxa"/>
          </w:tcPr>
          <w:p w14:paraId="4608A257" w14:textId="7119E169" w:rsidR="003941DA" w:rsidRDefault="003941DA" w:rsidP="002D198F">
            <w:pPr>
              <w:rPr>
                <w:rFonts w:eastAsia="Times"/>
              </w:rPr>
            </w:pPr>
            <w:r>
              <w:rPr>
                <w:rFonts w:eastAsia="Times"/>
              </w:rPr>
              <w:t>2 appointment list is shown in the list</w:t>
            </w:r>
          </w:p>
        </w:tc>
        <w:tc>
          <w:tcPr>
            <w:tcW w:w="1598" w:type="dxa"/>
          </w:tcPr>
          <w:p w14:paraId="3B9447F8" w14:textId="77777777" w:rsidR="003941DA" w:rsidRPr="002D198F" w:rsidRDefault="003941DA" w:rsidP="00146C70">
            <w:pPr>
              <w:rPr>
                <w:rFonts w:eastAsia="Times"/>
                <w:b/>
              </w:rPr>
            </w:pPr>
            <w:r>
              <w:rPr>
                <w:rFonts w:eastAsia="Times"/>
                <w:b/>
              </w:rPr>
              <w:t>W_VAL_1</w:t>
            </w:r>
          </w:p>
          <w:p w14:paraId="5448BEA4" w14:textId="4299C411" w:rsidR="003941DA" w:rsidRDefault="003941DA" w:rsidP="00146C70">
            <w:pPr>
              <w:rPr>
                <w:rFonts w:eastAsia="Times"/>
              </w:rPr>
            </w:pPr>
            <w:r>
              <w:rPr>
                <w:rFonts w:eastAsia="Times"/>
              </w:rPr>
              <w:t xml:space="preserve"> </w:t>
            </w:r>
          </w:p>
        </w:tc>
        <w:tc>
          <w:tcPr>
            <w:tcW w:w="1237" w:type="dxa"/>
          </w:tcPr>
          <w:p w14:paraId="71E634D3" w14:textId="20917CCE" w:rsidR="003941DA" w:rsidRDefault="003941DA" w:rsidP="002D198F">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05C68E05" w14:textId="3D9C376F" w:rsidR="003941DA" w:rsidRDefault="003941DA" w:rsidP="005E2F40">
            <w:pPr>
              <w:jc w:val="center"/>
              <w:rPr>
                <w:rFonts w:eastAsia="Times"/>
              </w:rPr>
            </w:pPr>
            <w:r>
              <w:rPr>
                <w:rFonts w:eastAsia="Times"/>
              </w:rPr>
              <w:t>3</w:t>
            </w:r>
          </w:p>
        </w:tc>
        <w:tc>
          <w:tcPr>
            <w:tcW w:w="1353" w:type="dxa"/>
          </w:tcPr>
          <w:p w14:paraId="2D4313A2" w14:textId="40727477" w:rsidR="003941DA" w:rsidRDefault="003941DA" w:rsidP="005E2F40">
            <w:pPr>
              <w:jc w:val="center"/>
              <w:rPr>
                <w:rFonts w:eastAsia="Times"/>
              </w:rPr>
            </w:pPr>
            <w:r>
              <w:rPr>
                <w:rFonts w:eastAsia="Times"/>
              </w:rPr>
              <w:t>3/0</w:t>
            </w:r>
          </w:p>
        </w:tc>
      </w:tr>
    </w:tbl>
    <w:p w14:paraId="353D4CAC" w14:textId="77777777" w:rsidR="002D198F" w:rsidRDefault="002D198F" w:rsidP="002D198F"/>
    <w:p w14:paraId="0BB33E0D" w14:textId="77777777" w:rsidR="002D198F" w:rsidRPr="00323546" w:rsidRDefault="002D198F" w:rsidP="002D198F"/>
    <w:p w14:paraId="551553E5" w14:textId="7AF574DD" w:rsidR="001249CC" w:rsidRDefault="001249CC" w:rsidP="004B6B69">
      <w:pPr>
        <w:pStyle w:val="Heading4"/>
        <w:rPr>
          <w:rFonts w:ascii="Times" w:eastAsia="Times" w:hAnsi="Times" w:cs="Times"/>
        </w:rPr>
      </w:pPr>
      <w:bookmarkStart w:id="457" w:name="_Toc520105403"/>
      <w:bookmarkStart w:id="458" w:name="_Toc520105573"/>
      <w:r w:rsidRPr="75A703E1">
        <w:rPr>
          <w:rFonts w:ascii="Times" w:eastAsia="Times" w:hAnsi="Times" w:cs="Times"/>
        </w:rPr>
        <w:t>5.</w:t>
      </w:r>
      <w:r>
        <w:rPr>
          <w:rFonts w:ascii="Times" w:eastAsia="Times" w:hAnsi="Times" w:cs="Times"/>
        </w:rPr>
        <w:t>2.3. Change patient attendant status</w:t>
      </w:r>
      <w:bookmarkEnd w:id="457"/>
      <w:bookmarkEnd w:id="458"/>
    </w:p>
    <w:p w14:paraId="2E406823" w14:textId="77777777" w:rsidR="001249CC" w:rsidRDefault="001249CC" w:rsidP="001249CC">
      <w:pPr>
        <w:pStyle w:val="ListParagraph"/>
        <w:rPr>
          <w:rFonts w:eastAsia="Times"/>
        </w:rPr>
      </w:pPr>
    </w:p>
    <w:tbl>
      <w:tblPr>
        <w:tblStyle w:val="TableGrid"/>
        <w:tblW w:w="0" w:type="auto"/>
        <w:tblLook w:val="04A0" w:firstRow="1" w:lastRow="0" w:firstColumn="1" w:lastColumn="0" w:noHBand="0" w:noVBand="1"/>
      </w:tblPr>
      <w:tblGrid>
        <w:gridCol w:w="1500"/>
        <w:gridCol w:w="1691"/>
        <w:gridCol w:w="1537"/>
        <w:gridCol w:w="2311"/>
        <w:gridCol w:w="1784"/>
        <w:gridCol w:w="1612"/>
        <w:gridCol w:w="1215"/>
        <w:gridCol w:w="999"/>
        <w:gridCol w:w="1353"/>
      </w:tblGrid>
      <w:tr w:rsidR="003941DA" w14:paraId="1E281309" w14:textId="4D7A10F5" w:rsidTr="005E2F40">
        <w:tc>
          <w:tcPr>
            <w:tcW w:w="1500" w:type="dxa"/>
            <w:shd w:val="clear" w:color="auto" w:fill="D9D9D9" w:themeFill="background1" w:themeFillShade="D9"/>
            <w:vAlign w:val="center"/>
          </w:tcPr>
          <w:p w14:paraId="77E7C86D" w14:textId="77777777" w:rsidR="003941DA" w:rsidRPr="00056594" w:rsidRDefault="003941DA" w:rsidP="0054768C">
            <w:pPr>
              <w:rPr>
                <w:rFonts w:eastAsia="Times"/>
                <w:b/>
              </w:rPr>
            </w:pPr>
            <w:r w:rsidRPr="00056594">
              <w:rPr>
                <w:b/>
              </w:rPr>
              <w:t>ID</w:t>
            </w:r>
          </w:p>
        </w:tc>
        <w:tc>
          <w:tcPr>
            <w:tcW w:w="1691" w:type="dxa"/>
            <w:shd w:val="clear" w:color="auto" w:fill="D9D9D9" w:themeFill="background1" w:themeFillShade="D9"/>
            <w:vAlign w:val="center"/>
          </w:tcPr>
          <w:p w14:paraId="1200E2E7" w14:textId="77777777" w:rsidR="003941DA" w:rsidRPr="00056594" w:rsidRDefault="003941DA" w:rsidP="0054768C">
            <w:pPr>
              <w:rPr>
                <w:rFonts w:eastAsia="Times"/>
                <w:b/>
              </w:rPr>
            </w:pPr>
            <w:r w:rsidRPr="00056594">
              <w:rPr>
                <w:b/>
              </w:rPr>
              <w:t>Test Case Description</w:t>
            </w:r>
          </w:p>
        </w:tc>
        <w:tc>
          <w:tcPr>
            <w:tcW w:w="1537" w:type="dxa"/>
            <w:shd w:val="clear" w:color="auto" w:fill="D9D9D9" w:themeFill="background1" w:themeFillShade="D9"/>
            <w:vAlign w:val="center"/>
          </w:tcPr>
          <w:p w14:paraId="470D8193" w14:textId="77777777" w:rsidR="003941DA" w:rsidRPr="00056594" w:rsidRDefault="003941DA" w:rsidP="0054768C">
            <w:pPr>
              <w:rPr>
                <w:rFonts w:eastAsia="Times"/>
                <w:b/>
              </w:rPr>
            </w:pPr>
            <w:r w:rsidRPr="00056594">
              <w:rPr>
                <w:b/>
              </w:rPr>
              <w:t>Precondition</w:t>
            </w:r>
          </w:p>
        </w:tc>
        <w:tc>
          <w:tcPr>
            <w:tcW w:w="2311" w:type="dxa"/>
            <w:shd w:val="clear" w:color="auto" w:fill="D9D9D9" w:themeFill="background1" w:themeFillShade="D9"/>
            <w:vAlign w:val="center"/>
          </w:tcPr>
          <w:p w14:paraId="6C30AD15" w14:textId="77777777" w:rsidR="003941DA" w:rsidRPr="00056594" w:rsidRDefault="003941DA" w:rsidP="0054768C">
            <w:pPr>
              <w:rPr>
                <w:rFonts w:eastAsia="Times"/>
                <w:b/>
              </w:rPr>
            </w:pPr>
            <w:r w:rsidRPr="00056594">
              <w:rPr>
                <w:b/>
              </w:rPr>
              <w:t>Test case procedure</w:t>
            </w:r>
          </w:p>
        </w:tc>
        <w:tc>
          <w:tcPr>
            <w:tcW w:w="1784" w:type="dxa"/>
            <w:shd w:val="clear" w:color="auto" w:fill="D9D9D9" w:themeFill="background1" w:themeFillShade="D9"/>
            <w:vAlign w:val="center"/>
          </w:tcPr>
          <w:p w14:paraId="226CDFD0" w14:textId="77777777" w:rsidR="003941DA" w:rsidRPr="00056594" w:rsidRDefault="003941DA" w:rsidP="0054768C">
            <w:pPr>
              <w:rPr>
                <w:rFonts w:eastAsia="Times"/>
                <w:b/>
              </w:rPr>
            </w:pPr>
            <w:r w:rsidRPr="00056594">
              <w:rPr>
                <w:b/>
              </w:rPr>
              <w:t>Expected output</w:t>
            </w:r>
          </w:p>
        </w:tc>
        <w:tc>
          <w:tcPr>
            <w:tcW w:w="1612" w:type="dxa"/>
            <w:shd w:val="clear" w:color="auto" w:fill="D9D9D9" w:themeFill="background1" w:themeFillShade="D9"/>
            <w:vAlign w:val="center"/>
          </w:tcPr>
          <w:p w14:paraId="45D2F8AB" w14:textId="77777777" w:rsidR="003941DA" w:rsidRPr="00056594" w:rsidRDefault="003941DA" w:rsidP="0054768C">
            <w:pPr>
              <w:rPr>
                <w:rFonts w:eastAsia="Times"/>
                <w:b/>
              </w:rPr>
            </w:pPr>
            <w:r w:rsidRPr="00056594">
              <w:rPr>
                <w:b/>
              </w:rPr>
              <w:t>Inter-test case dependence</w:t>
            </w:r>
          </w:p>
        </w:tc>
        <w:tc>
          <w:tcPr>
            <w:tcW w:w="1215" w:type="dxa"/>
            <w:shd w:val="clear" w:color="auto" w:fill="D9D9D9" w:themeFill="background1" w:themeFillShade="D9"/>
            <w:vAlign w:val="center"/>
          </w:tcPr>
          <w:p w14:paraId="499A843F" w14:textId="7E473F78" w:rsidR="003941DA" w:rsidRPr="00056594" w:rsidRDefault="003941DA" w:rsidP="0054768C">
            <w:pPr>
              <w:rPr>
                <w:rFonts w:eastAsia="Times"/>
                <w:b/>
              </w:rPr>
            </w:pPr>
            <w:r>
              <w:rPr>
                <w:b/>
              </w:rPr>
              <w:t>From date to date</w:t>
            </w:r>
          </w:p>
        </w:tc>
        <w:tc>
          <w:tcPr>
            <w:tcW w:w="999" w:type="dxa"/>
            <w:shd w:val="clear" w:color="auto" w:fill="D9D9D9" w:themeFill="background1" w:themeFillShade="D9"/>
            <w:vAlign w:val="center"/>
          </w:tcPr>
          <w:p w14:paraId="47D053B5" w14:textId="30E10D68" w:rsidR="003941DA" w:rsidRPr="00056594" w:rsidRDefault="003941DA" w:rsidP="0054768C">
            <w:pPr>
              <w:rPr>
                <w:rFonts w:eastAsia="Times"/>
                <w:b/>
              </w:rPr>
            </w:pPr>
            <w:r w:rsidRPr="00F01BE4">
              <w:rPr>
                <w:b/>
              </w:rPr>
              <w:t>Number of tests</w:t>
            </w:r>
          </w:p>
        </w:tc>
        <w:tc>
          <w:tcPr>
            <w:tcW w:w="1353" w:type="dxa"/>
            <w:shd w:val="clear" w:color="auto" w:fill="D9D9D9" w:themeFill="background1" w:themeFillShade="D9"/>
            <w:vAlign w:val="center"/>
          </w:tcPr>
          <w:p w14:paraId="5EE95647" w14:textId="5E240E9E" w:rsidR="003941DA" w:rsidRPr="00056594" w:rsidRDefault="003941DA" w:rsidP="0054768C">
            <w:pPr>
              <w:rPr>
                <w:b/>
              </w:rPr>
            </w:pPr>
            <w:r>
              <w:rPr>
                <w:b/>
              </w:rPr>
              <w:t>Success/Fail</w:t>
            </w:r>
          </w:p>
        </w:tc>
      </w:tr>
      <w:tr w:rsidR="003941DA" w14:paraId="6716636D" w14:textId="2564B33B" w:rsidTr="005E2F40">
        <w:trPr>
          <w:trHeight w:val="406"/>
        </w:trPr>
        <w:tc>
          <w:tcPr>
            <w:tcW w:w="1500" w:type="dxa"/>
          </w:tcPr>
          <w:p w14:paraId="026EF04D" w14:textId="7315FA6A" w:rsidR="003941DA" w:rsidRPr="002D198F" w:rsidRDefault="003941DA" w:rsidP="0054768C">
            <w:pPr>
              <w:rPr>
                <w:rFonts w:eastAsia="Times"/>
                <w:b/>
              </w:rPr>
            </w:pPr>
            <w:r>
              <w:rPr>
                <w:rFonts w:eastAsia="Times"/>
                <w:b/>
              </w:rPr>
              <w:t>W_CPAS_1</w:t>
            </w:r>
          </w:p>
          <w:p w14:paraId="75057E01" w14:textId="77777777" w:rsidR="003941DA" w:rsidRPr="00056594" w:rsidRDefault="003941DA" w:rsidP="0054768C">
            <w:pPr>
              <w:rPr>
                <w:rFonts w:eastAsia="Times"/>
                <w:b/>
              </w:rPr>
            </w:pPr>
          </w:p>
        </w:tc>
        <w:tc>
          <w:tcPr>
            <w:tcW w:w="1691" w:type="dxa"/>
          </w:tcPr>
          <w:p w14:paraId="6EBFE9DE" w14:textId="43BF30B1" w:rsidR="003941DA" w:rsidRDefault="003941DA" w:rsidP="0054768C">
            <w:pPr>
              <w:rPr>
                <w:rFonts w:eastAsia="Times"/>
              </w:rPr>
            </w:pPr>
            <w:r>
              <w:rPr>
                <w:rFonts w:eastAsia="Times"/>
              </w:rPr>
              <w:t>After a new appointment is created, the user can able to change the attendant status of the appointment</w:t>
            </w:r>
          </w:p>
        </w:tc>
        <w:tc>
          <w:tcPr>
            <w:tcW w:w="1537" w:type="dxa"/>
          </w:tcPr>
          <w:p w14:paraId="68825745" w14:textId="77777777" w:rsidR="003941DA" w:rsidRPr="002D198F" w:rsidRDefault="003941DA" w:rsidP="00146C70">
            <w:pPr>
              <w:rPr>
                <w:rFonts w:eastAsia="Times"/>
                <w:b/>
              </w:rPr>
            </w:pPr>
            <w:r>
              <w:rPr>
                <w:rFonts w:eastAsia="Times"/>
              </w:rPr>
              <w:t xml:space="preserve">Do all the step in </w:t>
            </w:r>
            <w:r>
              <w:rPr>
                <w:rFonts w:eastAsia="Times"/>
                <w:b/>
              </w:rPr>
              <w:t>W_VAL_1</w:t>
            </w:r>
          </w:p>
          <w:p w14:paraId="537BE401" w14:textId="74C5EF82" w:rsidR="003941DA" w:rsidRPr="002D198F" w:rsidRDefault="003941DA" w:rsidP="0054768C">
            <w:pPr>
              <w:rPr>
                <w:rFonts w:eastAsia="Times"/>
                <w:b/>
              </w:rPr>
            </w:pPr>
          </w:p>
          <w:p w14:paraId="52E6EC07" w14:textId="77777777" w:rsidR="003941DA" w:rsidRDefault="003941DA" w:rsidP="0054768C">
            <w:pPr>
              <w:rPr>
                <w:rFonts w:eastAsia="Times"/>
              </w:rPr>
            </w:pPr>
          </w:p>
        </w:tc>
        <w:tc>
          <w:tcPr>
            <w:tcW w:w="2311" w:type="dxa"/>
          </w:tcPr>
          <w:p w14:paraId="29FF16EF" w14:textId="18A7F6F5" w:rsidR="003941DA" w:rsidRDefault="003941DA" w:rsidP="0054768C">
            <w:pPr>
              <w:rPr>
                <w:rFonts w:eastAsia="Times"/>
              </w:rPr>
            </w:pPr>
            <w:r>
              <w:rPr>
                <w:rFonts w:eastAsia="Times"/>
              </w:rPr>
              <w:t>1. Check on the [</w:t>
            </w:r>
            <w:proofErr w:type="spellStart"/>
            <w:r>
              <w:rPr>
                <w:rFonts w:eastAsia="Times"/>
              </w:rPr>
              <w:t>Có</w:t>
            </w:r>
            <w:proofErr w:type="spellEnd"/>
            <w:r>
              <w:rPr>
                <w:rFonts w:eastAsia="Times"/>
              </w:rPr>
              <w:t xml:space="preserve"> </w:t>
            </w:r>
            <w:proofErr w:type="spellStart"/>
            <w:r>
              <w:rPr>
                <w:rFonts w:eastAsia="Times"/>
              </w:rPr>
              <w:t>mặt</w:t>
            </w:r>
            <w:proofErr w:type="spellEnd"/>
            <w:r>
              <w:rPr>
                <w:rFonts w:eastAsia="Times"/>
              </w:rPr>
              <w:t>] checkbox</w:t>
            </w:r>
          </w:p>
          <w:p w14:paraId="3A1FA12C" w14:textId="77777777" w:rsidR="003941DA" w:rsidRDefault="003941DA" w:rsidP="0054768C">
            <w:pPr>
              <w:rPr>
                <w:rFonts w:eastAsia="Times"/>
              </w:rPr>
            </w:pPr>
          </w:p>
          <w:p w14:paraId="6A76E05C" w14:textId="77777777" w:rsidR="003941DA" w:rsidRDefault="003941DA" w:rsidP="0054768C">
            <w:pPr>
              <w:rPr>
                <w:rFonts w:eastAsia="Times"/>
              </w:rPr>
            </w:pPr>
          </w:p>
          <w:p w14:paraId="6D8A1F48" w14:textId="77777777" w:rsidR="003941DA" w:rsidRPr="00056594" w:rsidRDefault="003941DA" w:rsidP="0054768C">
            <w:pPr>
              <w:rPr>
                <w:rFonts w:eastAsia="Times"/>
              </w:rPr>
            </w:pPr>
          </w:p>
        </w:tc>
        <w:tc>
          <w:tcPr>
            <w:tcW w:w="1784" w:type="dxa"/>
          </w:tcPr>
          <w:p w14:paraId="66DF02A4" w14:textId="09886D04" w:rsidR="003941DA" w:rsidRDefault="003941DA" w:rsidP="0054768C">
            <w:pPr>
              <w:rPr>
                <w:rFonts w:eastAsia="Times"/>
              </w:rPr>
            </w:pPr>
            <w:r>
              <w:rPr>
                <w:rFonts w:eastAsia="Times"/>
              </w:rPr>
              <w:t xml:space="preserve">The attendant status is switched and a success message is </w:t>
            </w:r>
            <w:r w:rsidRPr="00E3374E">
              <w:rPr>
                <w:rFonts w:eastAsia="Times"/>
                <w:noProof/>
              </w:rPr>
              <w:t>show</w:t>
            </w:r>
            <w:r>
              <w:rPr>
                <w:rFonts w:eastAsia="Times"/>
                <w:noProof/>
              </w:rPr>
              <w:t>n</w:t>
            </w:r>
          </w:p>
        </w:tc>
        <w:tc>
          <w:tcPr>
            <w:tcW w:w="1612" w:type="dxa"/>
          </w:tcPr>
          <w:p w14:paraId="7C772347" w14:textId="77777777" w:rsidR="003941DA" w:rsidRPr="002D198F" w:rsidRDefault="003941DA" w:rsidP="00146C70">
            <w:pPr>
              <w:rPr>
                <w:rFonts w:eastAsia="Times"/>
                <w:b/>
              </w:rPr>
            </w:pPr>
            <w:r>
              <w:rPr>
                <w:rFonts w:eastAsia="Times"/>
                <w:b/>
              </w:rPr>
              <w:t>W_VAL_1</w:t>
            </w:r>
          </w:p>
          <w:p w14:paraId="7221CFBE" w14:textId="01915F6C" w:rsidR="003941DA" w:rsidRDefault="003941DA" w:rsidP="00146C70">
            <w:pPr>
              <w:rPr>
                <w:rFonts w:eastAsia="Times"/>
              </w:rPr>
            </w:pPr>
            <w:r>
              <w:rPr>
                <w:rFonts w:eastAsia="Times"/>
              </w:rPr>
              <w:t xml:space="preserve"> </w:t>
            </w:r>
          </w:p>
        </w:tc>
        <w:tc>
          <w:tcPr>
            <w:tcW w:w="1215" w:type="dxa"/>
          </w:tcPr>
          <w:p w14:paraId="162B9168" w14:textId="148F2086" w:rsidR="003941DA" w:rsidRDefault="003941DA" w:rsidP="0054768C">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2075ED1E" w14:textId="1EA1F699" w:rsidR="003941DA" w:rsidRDefault="003941DA" w:rsidP="005E2F40">
            <w:pPr>
              <w:jc w:val="center"/>
              <w:rPr>
                <w:rFonts w:eastAsia="Times"/>
              </w:rPr>
            </w:pPr>
            <w:r>
              <w:rPr>
                <w:rFonts w:eastAsia="Times"/>
              </w:rPr>
              <w:t>5</w:t>
            </w:r>
          </w:p>
        </w:tc>
        <w:tc>
          <w:tcPr>
            <w:tcW w:w="1353" w:type="dxa"/>
          </w:tcPr>
          <w:p w14:paraId="233CA804" w14:textId="25AC08CF" w:rsidR="003941DA" w:rsidRDefault="003941DA" w:rsidP="005E2F40">
            <w:pPr>
              <w:jc w:val="center"/>
              <w:rPr>
                <w:rFonts w:eastAsia="Times"/>
              </w:rPr>
            </w:pPr>
            <w:r>
              <w:rPr>
                <w:rFonts w:eastAsia="Times"/>
              </w:rPr>
              <w:t>4/1</w:t>
            </w:r>
          </w:p>
        </w:tc>
      </w:tr>
    </w:tbl>
    <w:p w14:paraId="705C3DA7" w14:textId="54ABCBC6" w:rsidR="002D198F" w:rsidRDefault="002D198F" w:rsidP="00405409"/>
    <w:p w14:paraId="1465874C" w14:textId="3015B02F" w:rsidR="007D0373" w:rsidRDefault="007D0373" w:rsidP="004B6B69">
      <w:pPr>
        <w:pStyle w:val="Heading4"/>
        <w:rPr>
          <w:rFonts w:ascii="Times" w:eastAsia="Times" w:hAnsi="Times" w:cs="Times"/>
        </w:rPr>
      </w:pPr>
      <w:bookmarkStart w:id="459" w:name="_Toc520105404"/>
      <w:bookmarkStart w:id="460" w:name="_Toc520105574"/>
      <w:r w:rsidRPr="75A703E1">
        <w:rPr>
          <w:rFonts w:ascii="Times" w:eastAsia="Times" w:hAnsi="Times" w:cs="Times"/>
        </w:rPr>
        <w:t>5.</w:t>
      </w:r>
      <w:r>
        <w:rPr>
          <w:rFonts w:ascii="Times" w:eastAsia="Times" w:hAnsi="Times" w:cs="Times"/>
        </w:rPr>
        <w:t>2.4. Change phone number blocking status</w:t>
      </w:r>
      <w:bookmarkEnd w:id="459"/>
      <w:bookmarkEnd w:id="460"/>
    </w:p>
    <w:p w14:paraId="4B14BC30" w14:textId="77777777" w:rsidR="007D0373" w:rsidRPr="007D0373" w:rsidRDefault="007D0373" w:rsidP="007D0373">
      <w:pPr>
        <w:rPr>
          <w:rFonts w:eastAsia="Times"/>
        </w:rPr>
      </w:pPr>
    </w:p>
    <w:tbl>
      <w:tblPr>
        <w:tblStyle w:val="TableGrid"/>
        <w:tblW w:w="0" w:type="auto"/>
        <w:tblLayout w:type="fixed"/>
        <w:tblLook w:val="04A0" w:firstRow="1" w:lastRow="0" w:firstColumn="1" w:lastColumn="0" w:noHBand="0" w:noVBand="1"/>
      </w:tblPr>
      <w:tblGrid>
        <w:gridCol w:w="1574"/>
        <w:gridCol w:w="1753"/>
        <w:gridCol w:w="1556"/>
        <w:gridCol w:w="2042"/>
        <w:gridCol w:w="1800"/>
        <w:gridCol w:w="1620"/>
        <w:gridCol w:w="1260"/>
        <w:gridCol w:w="1044"/>
        <w:gridCol w:w="1353"/>
      </w:tblGrid>
      <w:tr w:rsidR="003941DA" w14:paraId="2AC7F9C1" w14:textId="69FF81A7" w:rsidTr="005E2F40">
        <w:tc>
          <w:tcPr>
            <w:tcW w:w="1574" w:type="dxa"/>
            <w:shd w:val="clear" w:color="auto" w:fill="D9D9D9" w:themeFill="background1" w:themeFillShade="D9"/>
            <w:vAlign w:val="center"/>
          </w:tcPr>
          <w:p w14:paraId="42FB5EFE" w14:textId="77777777" w:rsidR="003941DA" w:rsidRPr="00056594" w:rsidRDefault="003941DA" w:rsidP="00F36EC5">
            <w:pPr>
              <w:rPr>
                <w:rFonts w:eastAsia="Times"/>
                <w:b/>
              </w:rPr>
            </w:pPr>
            <w:r w:rsidRPr="00056594">
              <w:rPr>
                <w:b/>
              </w:rPr>
              <w:t>ID</w:t>
            </w:r>
          </w:p>
        </w:tc>
        <w:tc>
          <w:tcPr>
            <w:tcW w:w="1753" w:type="dxa"/>
            <w:shd w:val="clear" w:color="auto" w:fill="D9D9D9" w:themeFill="background1" w:themeFillShade="D9"/>
            <w:vAlign w:val="center"/>
          </w:tcPr>
          <w:p w14:paraId="40780699" w14:textId="77777777" w:rsidR="003941DA" w:rsidRPr="00056594" w:rsidRDefault="003941DA" w:rsidP="00F36EC5">
            <w:pPr>
              <w:rPr>
                <w:rFonts w:eastAsia="Times"/>
                <w:b/>
              </w:rPr>
            </w:pPr>
            <w:r w:rsidRPr="00056594">
              <w:rPr>
                <w:b/>
              </w:rPr>
              <w:t>Test Case Description</w:t>
            </w:r>
          </w:p>
        </w:tc>
        <w:tc>
          <w:tcPr>
            <w:tcW w:w="1556" w:type="dxa"/>
            <w:shd w:val="clear" w:color="auto" w:fill="D9D9D9" w:themeFill="background1" w:themeFillShade="D9"/>
            <w:vAlign w:val="center"/>
          </w:tcPr>
          <w:p w14:paraId="57A1EAA1" w14:textId="77777777" w:rsidR="003941DA" w:rsidRPr="00056594" w:rsidRDefault="003941DA" w:rsidP="00F36EC5">
            <w:pPr>
              <w:rPr>
                <w:rFonts w:eastAsia="Times"/>
                <w:b/>
              </w:rPr>
            </w:pPr>
            <w:r w:rsidRPr="00056594">
              <w:rPr>
                <w:b/>
              </w:rPr>
              <w:t>Precondition</w:t>
            </w:r>
          </w:p>
        </w:tc>
        <w:tc>
          <w:tcPr>
            <w:tcW w:w="2042" w:type="dxa"/>
            <w:shd w:val="clear" w:color="auto" w:fill="D9D9D9" w:themeFill="background1" w:themeFillShade="D9"/>
            <w:vAlign w:val="center"/>
          </w:tcPr>
          <w:p w14:paraId="79B31487" w14:textId="77777777" w:rsidR="003941DA" w:rsidRPr="00056594" w:rsidRDefault="003941DA" w:rsidP="00F36EC5">
            <w:pPr>
              <w:rPr>
                <w:rFonts w:eastAsia="Times"/>
                <w:b/>
              </w:rPr>
            </w:pPr>
            <w:r w:rsidRPr="00056594">
              <w:rPr>
                <w:b/>
              </w:rPr>
              <w:t>Test case procedure</w:t>
            </w:r>
          </w:p>
        </w:tc>
        <w:tc>
          <w:tcPr>
            <w:tcW w:w="1800" w:type="dxa"/>
            <w:shd w:val="clear" w:color="auto" w:fill="D9D9D9" w:themeFill="background1" w:themeFillShade="D9"/>
            <w:vAlign w:val="center"/>
          </w:tcPr>
          <w:p w14:paraId="66276A6A" w14:textId="77777777" w:rsidR="003941DA" w:rsidRPr="00056594" w:rsidRDefault="003941DA" w:rsidP="00F36EC5">
            <w:pPr>
              <w:rPr>
                <w:rFonts w:eastAsia="Times"/>
                <w:b/>
              </w:rPr>
            </w:pPr>
            <w:r w:rsidRPr="00056594">
              <w:rPr>
                <w:b/>
              </w:rPr>
              <w:t>Expected output</w:t>
            </w:r>
          </w:p>
        </w:tc>
        <w:tc>
          <w:tcPr>
            <w:tcW w:w="1620" w:type="dxa"/>
            <w:shd w:val="clear" w:color="auto" w:fill="D9D9D9" w:themeFill="background1" w:themeFillShade="D9"/>
            <w:vAlign w:val="center"/>
          </w:tcPr>
          <w:p w14:paraId="112A4997" w14:textId="77777777" w:rsidR="003941DA" w:rsidRPr="00056594" w:rsidRDefault="003941DA" w:rsidP="00F36EC5">
            <w:pPr>
              <w:rPr>
                <w:rFonts w:eastAsia="Times"/>
                <w:b/>
              </w:rPr>
            </w:pPr>
            <w:r w:rsidRPr="00056594">
              <w:rPr>
                <w:b/>
              </w:rPr>
              <w:t>Inter-test case dependence</w:t>
            </w:r>
          </w:p>
        </w:tc>
        <w:tc>
          <w:tcPr>
            <w:tcW w:w="1260" w:type="dxa"/>
            <w:shd w:val="clear" w:color="auto" w:fill="D9D9D9" w:themeFill="background1" w:themeFillShade="D9"/>
            <w:vAlign w:val="center"/>
          </w:tcPr>
          <w:p w14:paraId="1E55DA9B" w14:textId="1B3D45E5" w:rsidR="003941DA" w:rsidRPr="00056594" w:rsidRDefault="003941DA" w:rsidP="00F36EC5">
            <w:pPr>
              <w:rPr>
                <w:rFonts w:eastAsia="Times"/>
                <w:b/>
              </w:rPr>
            </w:pPr>
            <w:r>
              <w:rPr>
                <w:b/>
              </w:rPr>
              <w:t>From date to date</w:t>
            </w:r>
          </w:p>
        </w:tc>
        <w:tc>
          <w:tcPr>
            <w:tcW w:w="1044" w:type="dxa"/>
            <w:shd w:val="clear" w:color="auto" w:fill="D9D9D9" w:themeFill="background1" w:themeFillShade="D9"/>
            <w:vAlign w:val="center"/>
          </w:tcPr>
          <w:p w14:paraId="5EB0415A" w14:textId="56D2B881" w:rsidR="003941DA" w:rsidRPr="00056594" w:rsidRDefault="003941DA" w:rsidP="00F36EC5">
            <w:pPr>
              <w:rPr>
                <w:rFonts w:eastAsia="Times"/>
                <w:b/>
              </w:rPr>
            </w:pPr>
            <w:r w:rsidRPr="00F01BE4">
              <w:rPr>
                <w:b/>
              </w:rPr>
              <w:t>Number of tests</w:t>
            </w:r>
          </w:p>
        </w:tc>
        <w:tc>
          <w:tcPr>
            <w:tcW w:w="1353" w:type="dxa"/>
            <w:shd w:val="clear" w:color="auto" w:fill="D9D9D9" w:themeFill="background1" w:themeFillShade="D9"/>
            <w:vAlign w:val="center"/>
          </w:tcPr>
          <w:p w14:paraId="0A1DE00D" w14:textId="64FA6F29" w:rsidR="003941DA" w:rsidRPr="00056594" w:rsidRDefault="003941DA" w:rsidP="00F36EC5">
            <w:pPr>
              <w:rPr>
                <w:b/>
              </w:rPr>
            </w:pPr>
            <w:r>
              <w:rPr>
                <w:b/>
              </w:rPr>
              <w:t>Success/Fail</w:t>
            </w:r>
          </w:p>
        </w:tc>
      </w:tr>
      <w:tr w:rsidR="003941DA" w14:paraId="66A3E5C4" w14:textId="7F61EC9C" w:rsidTr="005E2F40">
        <w:trPr>
          <w:trHeight w:val="406"/>
        </w:trPr>
        <w:tc>
          <w:tcPr>
            <w:tcW w:w="1574" w:type="dxa"/>
          </w:tcPr>
          <w:p w14:paraId="54C535B5" w14:textId="66CA5BF9" w:rsidR="003941DA" w:rsidRPr="002D198F" w:rsidRDefault="003941DA" w:rsidP="00F36EC5">
            <w:pPr>
              <w:rPr>
                <w:rFonts w:eastAsia="Times"/>
                <w:b/>
              </w:rPr>
            </w:pPr>
            <w:r>
              <w:rPr>
                <w:rFonts w:eastAsia="Times"/>
                <w:b/>
              </w:rPr>
              <w:t>W_CPNBS_1</w:t>
            </w:r>
          </w:p>
          <w:p w14:paraId="2CAA3D5E" w14:textId="77777777" w:rsidR="003941DA" w:rsidRPr="00056594" w:rsidRDefault="003941DA" w:rsidP="00F36EC5">
            <w:pPr>
              <w:rPr>
                <w:rFonts w:eastAsia="Times"/>
                <w:b/>
              </w:rPr>
            </w:pPr>
          </w:p>
        </w:tc>
        <w:tc>
          <w:tcPr>
            <w:tcW w:w="1753" w:type="dxa"/>
          </w:tcPr>
          <w:p w14:paraId="1A01061C" w14:textId="55834791" w:rsidR="003941DA" w:rsidRDefault="003941DA" w:rsidP="00F36EC5">
            <w:pPr>
              <w:rPr>
                <w:rFonts w:eastAsia="Times"/>
              </w:rPr>
            </w:pPr>
            <w:r>
              <w:rPr>
                <w:rFonts w:eastAsia="Times"/>
              </w:rPr>
              <w:t>After an appointment is made, the user can block a phone number.</w:t>
            </w:r>
          </w:p>
        </w:tc>
        <w:tc>
          <w:tcPr>
            <w:tcW w:w="1556" w:type="dxa"/>
          </w:tcPr>
          <w:p w14:paraId="6E9B28BB" w14:textId="77777777" w:rsidR="003941DA" w:rsidRPr="002D198F" w:rsidRDefault="003941DA" w:rsidP="00146C70">
            <w:pPr>
              <w:rPr>
                <w:rFonts w:eastAsia="Times"/>
                <w:b/>
              </w:rPr>
            </w:pPr>
            <w:r>
              <w:rPr>
                <w:rFonts w:eastAsia="Times"/>
              </w:rPr>
              <w:t xml:space="preserve">Do all the step in </w:t>
            </w:r>
            <w:r>
              <w:rPr>
                <w:rFonts w:eastAsia="Times"/>
                <w:b/>
              </w:rPr>
              <w:t>W_VAL_1</w:t>
            </w:r>
          </w:p>
          <w:p w14:paraId="3454142C" w14:textId="284B5F7E" w:rsidR="003941DA" w:rsidRPr="002D198F" w:rsidRDefault="003941DA" w:rsidP="00F36EC5">
            <w:pPr>
              <w:rPr>
                <w:rFonts w:eastAsia="Times"/>
                <w:b/>
              </w:rPr>
            </w:pPr>
          </w:p>
          <w:p w14:paraId="1896B813" w14:textId="77777777" w:rsidR="003941DA" w:rsidRDefault="003941DA" w:rsidP="00F36EC5">
            <w:pPr>
              <w:rPr>
                <w:rFonts w:eastAsia="Times"/>
              </w:rPr>
            </w:pPr>
          </w:p>
        </w:tc>
        <w:tc>
          <w:tcPr>
            <w:tcW w:w="2042" w:type="dxa"/>
          </w:tcPr>
          <w:p w14:paraId="69206D71" w14:textId="0517EC56" w:rsidR="003941DA" w:rsidRDefault="003941DA" w:rsidP="00F36EC5">
            <w:pPr>
              <w:rPr>
                <w:rFonts w:eastAsia="Times"/>
              </w:rPr>
            </w:pPr>
            <w:r>
              <w:rPr>
                <w:rFonts w:eastAsia="Times"/>
              </w:rPr>
              <w:t>1. Click on the [</w:t>
            </w:r>
            <w:proofErr w:type="spellStart"/>
            <w:r>
              <w:rPr>
                <w:rFonts w:eastAsia="Times"/>
              </w:rPr>
              <w:t>Chặn</w:t>
            </w:r>
            <w:proofErr w:type="spellEnd"/>
            <w:r>
              <w:rPr>
                <w:rFonts w:eastAsia="Times"/>
              </w:rPr>
              <w:t xml:space="preserve"> SĐT] toggle</w:t>
            </w:r>
          </w:p>
          <w:p w14:paraId="1C137F44" w14:textId="77777777" w:rsidR="003941DA" w:rsidRDefault="003941DA" w:rsidP="00F36EC5">
            <w:pPr>
              <w:rPr>
                <w:rFonts w:eastAsia="Times"/>
              </w:rPr>
            </w:pPr>
          </w:p>
          <w:p w14:paraId="330606CE" w14:textId="77777777" w:rsidR="003941DA" w:rsidRDefault="003941DA" w:rsidP="00F36EC5">
            <w:pPr>
              <w:rPr>
                <w:rFonts w:eastAsia="Times"/>
              </w:rPr>
            </w:pPr>
          </w:p>
          <w:p w14:paraId="093FE208" w14:textId="77777777" w:rsidR="003941DA" w:rsidRPr="00056594" w:rsidRDefault="003941DA" w:rsidP="00F36EC5">
            <w:pPr>
              <w:rPr>
                <w:rFonts w:eastAsia="Times"/>
              </w:rPr>
            </w:pPr>
          </w:p>
        </w:tc>
        <w:tc>
          <w:tcPr>
            <w:tcW w:w="1800" w:type="dxa"/>
          </w:tcPr>
          <w:p w14:paraId="72CF1489" w14:textId="1C19A9B7" w:rsidR="003941DA" w:rsidRDefault="003941DA" w:rsidP="00F36EC5">
            <w:pPr>
              <w:rPr>
                <w:rFonts w:eastAsia="Times"/>
              </w:rPr>
            </w:pPr>
            <w:r>
              <w:rPr>
                <w:rFonts w:eastAsia="Times"/>
              </w:rPr>
              <w:t xml:space="preserve">The blocking status is switched from </w:t>
            </w:r>
            <w:r w:rsidRPr="00F36EC5">
              <w:rPr>
                <w:rFonts w:eastAsia="Times"/>
                <w:b/>
              </w:rPr>
              <w:t xml:space="preserve">off </w:t>
            </w:r>
            <w:r>
              <w:rPr>
                <w:rFonts w:eastAsia="Times"/>
              </w:rPr>
              <w:t xml:space="preserve">to </w:t>
            </w:r>
            <w:r w:rsidRPr="00F36EC5">
              <w:rPr>
                <w:rFonts w:eastAsia="Times"/>
                <w:b/>
              </w:rPr>
              <w:t>on</w:t>
            </w:r>
          </w:p>
        </w:tc>
        <w:tc>
          <w:tcPr>
            <w:tcW w:w="1620" w:type="dxa"/>
          </w:tcPr>
          <w:p w14:paraId="428BC6FF" w14:textId="77777777" w:rsidR="003941DA" w:rsidRPr="002D198F" w:rsidRDefault="003941DA" w:rsidP="00146C70">
            <w:pPr>
              <w:rPr>
                <w:rFonts w:eastAsia="Times"/>
                <w:b/>
              </w:rPr>
            </w:pPr>
            <w:r>
              <w:rPr>
                <w:rFonts w:eastAsia="Times"/>
                <w:b/>
              </w:rPr>
              <w:t>W_VAL_1</w:t>
            </w:r>
          </w:p>
          <w:p w14:paraId="60BF787B" w14:textId="075DFBEF" w:rsidR="003941DA" w:rsidRDefault="003941DA" w:rsidP="00146C70">
            <w:pPr>
              <w:rPr>
                <w:rFonts w:eastAsia="Times"/>
              </w:rPr>
            </w:pPr>
            <w:r>
              <w:rPr>
                <w:rFonts w:eastAsia="Times"/>
              </w:rPr>
              <w:t xml:space="preserve"> </w:t>
            </w:r>
          </w:p>
        </w:tc>
        <w:tc>
          <w:tcPr>
            <w:tcW w:w="1260" w:type="dxa"/>
          </w:tcPr>
          <w:p w14:paraId="2C7DF3EE" w14:textId="5CFAACC7" w:rsidR="003941DA" w:rsidRDefault="003941DA" w:rsidP="00F36EC5">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1044" w:type="dxa"/>
          </w:tcPr>
          <w:p w14:paraId="7703C4DA" w14:textId="5F7B5CB3" w:rsidR="003941DA" w:rsidRDefault="003941DA" w:rsidP="005E2F40">
            <w:pPr>
              <w:jc w:val="center"/>
              <w:rPr>
                <w:rFonts w:eastAsia="Times"/>
              </w:rPr>
            </w:pPr>
            <w:r>
              <w:rPr>
                <w:rFonts w:eastAsia="Times"/>
              </w:rPr>
              <w:t>3</w:t>
            </w:r>
          </w:p>
        </w:tc>
        <w:tc>
          <w:tcPr>
            <w:tcW w:w="1353" w:type="dxa"/>
          </w:tcPr>
          <w:p w14:paraId="6ABF28EF" w14:textId="2620485F" w:rsidR="003941DA" w:rsidRDefault="003941DA" w:rsidP="005E2F40">
            <w:pPr>
              <w:jc w:val="center"/>
              <w:rPr>
                <w:rFonts w:eastAsia="Times"/>
              </w:rPr>
            </w:pPr>
            <w:r>
              <w:rPr>
                <w:rFonts w:eastAsia="Times"/>
              </w:rPr>
              <w:t>3/0</w:t>
            </w:r>
          </w:p>
        </w:tc>
      </w:tr>
    </w:tbl>
    <w:p w14:paraId="5DB55301" w14:textId="485DC435" w:rsidR="007D0373" w:rsidRDefault="007D0373" w:rsidP="00405409"/>
    <w:p w14:paraId="7026B2D1" w14:textId="16500D15" w:rsidR="00F36EC5" w:rsidRDefault="00F36EC5" w:rsidP="004B6B69">
      <w:pPr>
        <w:pStyle w:val="Heading4"/>
        <w:rPr>
          <w:rFonts w:ascii="Times" w:eastAsia="Times" w:hAnsi="Times" w:cs="Times"/>
        </w:rPr>
      </w:pPr>
      <w:bookmarkStart w:id="461" w:name="_Toc520105405"/>
      <w:bookmarkStart w:id="462" w:name="_Toc520105575"/>
      <w:r w:rsidRPr="75A703E1">
        <w:rPr>
          <w:rFonts w:ascii="Times" w:eastAsia="Times" w:hAnsi="Times" w:cs="Times"/>
        </w:rPr>
        <w:t>5.</w:t>
      </w:r>
      <w:r>
        <w:rPr>
          <w:rFonts w:ascii="Times" w:eastAsia="Times" w:hAnsi="Times" w:cs="Times"/>
        </w:rPr>
        <w:t>2.4. Unblock phone number</w:t>
      </w:r>
      <w:bookmarkEnd w:id="461"/>
      <w:bookmarkEnd w:id="462"/>
    </w:p>
    <w:p w14:paraId="17A6E4FA" w14:textId="77777777" w:rsidR="00F36EC5" w:rsidRPr="007D0373" w:rsidRDefault="00F36EC5" w:rsidP="00F36EC5">
      <w:pPr>
        <w:rPr>
          <w:rFonts w:eastAsia="Times"/>
        </w:rPr>
      </w:pPr>
    </w:p>
    <w:tbl>
      <w:tblPr>
        <w:tblStyle w:val="TableGrid"/>
        <w:tblW w:w="0" w:type="auto"/>
        <w:tblLook w:val="04A0" w:firstRow="1" w:lastRow="0" w:firstColumn="1" w:lastColumn="0" w:noHBand="0" w:noVBand="1"/>
      </w:tblPr>
      <w:tblGrid>
        <w:gridCol w:w="1241"/>
        <w:gridCol w:w="1909"/>
        <w:gridCol w:w="1657"/>
        <w:gridCol w:w="2248"/>
        <w:gridCol w:w="1812"/>
        <w:gridCol w:w="1568"/>
        <w:gridCol w:w="1215"/>
        <w:gridCol w:w="999"/>
        <w:gridCol w:w="1353"/>
      </w:tblGrid>
      <w:tr w:rsidR="003941DA" w14:paraId="1360147A" w14:textId="1C6F51BB" w:rsidTr="005E2F40">
        <w:tc>
          <w:tcPr>
            <w:tcW w:w="1241" w:type="dxa"/>
            <w:shd w:val="clear" w:color="auto" w:fill="D9D9D9" w:themeFill="background1" w:themeFillShade="D9"/>
            <w:vAlign w:val="center"/>
          </w:tcPr>
          <w:p w14:paraId="78AB17C5" w14:textId="77777777" w:rsidR="003941DA" w:rsidRPr="00056594" w:rsidRDefault="003941DA" w:rsidP="00F36EC5">
            <w:pPr>
              <w:rPr>
                <w:rFonts w:eastAsia="Times"/>
                <w:b/>
              </w:rPr>
            </w:pPr>
            <w:r w:rsidRPr="00056594">
              <w:rPr>
                <w:b/>
              </w:rPr>
              <w:t>ID</w:t>
            </w:r>
          </w:p>
        </w:tc>
        <w:tc>
          <w:tcPr>
            <w:tcW w:w="1909" w:type="dxa"/>
            <w:shd w:val="clear" w:color="auto" w:fill="D9D9D9" w:themeFill="background1" w:themeFillShade="D9"/>
            <w:vAlign w:val="center"/>
          </w:tcPr>
          <w:p w14:paraId="56BBCF4F" w14:textId="77777777" w:rsidR="003941DA" w:rsidRPr="00056594" w:rsidRDefault="003941DA" w:rsidP="00F36EC5">
            <w:pPr>
              <w:rPr>
                <w:rFonts w:eastAsia="Times"/>
                <w:b/>
              </w:rPr>
            </w:pPr>
            <w:r w:rsidRPr="00056594">
              <w:rPr>
                <w:b/>
              </w:rPr>
              <w:t>Test Case Description</w:t>
            </w:r>
          </w:p>
        </w:tc>
        <w:tc>
          <w:tcPr>
            <w:tcW w:w="1657" w:type="dxa"/>
            <w:shd w:val="clear" w:color="auto" w:fill="D9D9D9" w:themeFill="background1" w:themeFillShade="D9"/>
            <w:vAlign w:val="center"/>
          </w:tcPr>
          <w:p w14:paraId="7E0CF584" w14:textId="77777777" w:rsidR="003941DA" w:rsidRPr="00056594" w:rsidRDefault="003941DA" w:rsidP="00F36EC5">
            <w:pPr>
              <w:rPr>
                <w:rFonts w:eastAsia="Times"/>
                <w:b/>
              </w:rPr>
            </w:pPr>
            <w:r w:rsidRPr="00056594">
              <w:rPr>
                <w:b/>
              </w:rPr>
              <w:t>Precondition</w:t>
            </w:r>
          </w:p>
        </w:tc>
        <w:tc>
          <w:tcPr>
            <w:tcW w:w="2248" w:type="dxa"/>
            <w:shd w:val="clear" w:color="auto" w:fill="D9D9D9" w:themeFill="background1" w:themeFillShade="D9"/>
            <w:vAlign w:val="center"/>
          </w:tcPr>
          <w:p w14:paraId="5233D7C4" w14:textId="77777777" w:rsidR="003941DA" w:rsidRPr="00056594" w:rsidRDefault="003941DA" w:rsidP="00F36EC5">
            <w:pPr>
              <w:rPr>
                <w:rFonts w:eastAsia="Times"/>
                <w:b/>
              </w:rPr>
            </w:pPr>
            <w:r w:rsidRPr="00056594">
              <w:rPr>
                <w:b/>
              </w:rPr>
              <w:t>Test case procedure</w:t>
            </w:r>
          </w:p>
        </w:tc>
        <w:tc>
          <w:tcPr>
            <w:tcW w:w="1812" w:type="dxa"/>
            <w:shd w:val="clear" w:color="auto" w:fill="D9D9D9" w:themeFill="background1" w:themeFillShade="D9"/>
            <w:vAlign w:val="center"/>
          </w:tcPr>
          <w:p w14:paraId="29E95C23" w14:textId="77777777" w:rsidR="003941DA" w:rsidRPr="00056594" w:rsidRDefault="003941DA" w:rsidP="00F36EC5">
            <w:pPr>
              <w:rPr>
                <w:rFonts w:eastAsia="Times"/>
                <w:b/>
              </w:rPr>
            </w:pPr>
            <w:r w:rsidRPr="00056594">
              <w:rPr>
                <w:b/>
              </w:rPr>
              <w:t>Expected output</w:t>
            </w:r>
          </w:p>
        </w:tc>
        <w:tc>
          <w:tcPr>
            <w:tcW w:w="1568" w:type="dxa"/>
            <w:shd w:val="clear" w:color="auto" w:fill="D9D9D9" w:themeFill="background1" w:themeFillShade="D9"/>
            <w:vAlign w:val="center"/>
          </w:tcPr>
          <w:p w14:paraId="78806DB3" w14:textId="77777777" w:rsidR="003941DA" w:rsidRPr="00056594" w:rsidRDefault="003941DA" w:rsidP="00F36EC5">
            <w:pPr>
              <w:rPr>
                <w:rFonts w:eastAsia="Times"/>
                <w:b/>
              </w:rPr>
            </w:pPr>
            <w:r w:rsidRPr="00056594">
              <w:rPr>
                <w:b/>
              </w:rPr>
              <w:t>Inter-test case dependence</w:t>
            </w:r>
          </w:p>
        </w:tc>
        <w:tc>
          <w:tcPr>
            <w:tcW w:w="1215" w:type="dxa"/>
            <w:shd w:val="clear" w:color="auto" w:fill="D9D9D9" w:themeFill="background1" w:themeFillShade="D9"/>
            <w:vAlign w:val="center"/>
          </w:tcPr>
          <w:p w14:paraId="71FD54B3" w14:textId="2233D628" w:rsidR="003941DA" w:rsidRPr="00056594" w:rsidRDefault="003941DA" w:rsidP="00F36EC5">
            <w:pPr>
              <w:rPr>
                <w:rFonts w:eastAsia="Times"/>
                <w:b/>
              </w:rPr>
            </w:pPr>
            <w:r>
              <w:rPr>
                <w:b/>
              </w:rPr>
              <w:t>From date to date</w:t>
            </w:r>
          </w:p>
        </w:tc>
        <w:tc>
          <w:tcPr>
            <w:tcW w:w="999" w:type="dxa"/>
            <w:shd w:val="clear" w:color="auto" w:fill="D9D9D9" w:themeFill="background1" w:themeFillShade="D9"/>
            <w:vAlign w:val="center"/>
          </w:tcPr>
          <w:p w14:paraId="1EA74DCB" w14:textId="1DFF203D" w:rsidR="003941DA" w:rsidRPr="00056594" w:rsidRDefault="003941DA" w:rsidP="00F36EC5">
            <w:pPr>
              <w:rPr>
                <w:rFonts w:eastAsia="Times"/>
                <w:b/>
              </w:rPr>
            </w:pPr>
            <w:r w:rsidRPr="00F01BE4">
              <w:rPr>
                <w:b/>
              </w:rPr>
              <w:t>Number of tests</w:t>
            </w:r>
          </w:p>
        </w:tc>
        <w:tc>
          <w:tcPr>
            <w:tcW w:w="1353" w:type="dxa"/>
            <w:shd w:val="clear" w:color="auto" w:fill="D9D9D9" w:themeFill="background1" w:themeFillShade="D9"/>
            <w:vAlign w:val="center"/>
          </w:tcPr>
          <w:p w14:paraId="759F3624" w14:textId="6A08624A" w:rsidR="003941DA" w:rsidRPr="00056594" w:rsidRDefault="003941DA" w:rsidP="00F36EC5">
            <w:pPr>
              <w:rPr>
                <w:b/>
              </w:rPr>
            </w:pPr>
            <w:r>
              <w:rPr>
                <w:b/>
              </w:rPr>
              <w:t>Success/Fail</w:t>
            </w:r>
          </w:p>
        </w:tc>
      </w:tr>
      <w:tr w:rsidR="003941DA" w14:paraId="4EE9E3E3" w14:textId="416FCE4F" w:rsidTr="005E2F40">
        <w:trPr>
          <w:trHeight w:val="406"/>
        </w:trPr>
        <w:tc>
          <w:tcPr>
            <w:tcW w:w="1241" w:type="dxa"/>
          </w:tcPr>
          <w:p w14:paraId="67FE5AD8" w14:textId="4EA28BD7" w:rsidR="003941DA" w:rsidRPr="002D198F" w:rsidRDefault="003941DA" w:rsidP="00F36EC5">
            <w:pPr>
              <w:rPr>
                <w:rFonts w:eastAsia="Times"/>
                <w:b/>
              </w:rPr>
            </w:pPr>
            <w:r>
              <w:rPr>
                <w:rFonts w:eastAsia="Times"/>
                <w:b/>
              </w:rPr>
              <w:t>W_UPN_1</w:t>
            </w:r>
          </w:p>
          <w:p w14:paraId="23EFF819" w14:textId="77777777" w:rsidR="003941DA" w:rsidRPr="00056594" w:rsidRDefault="003941DA" w:rsidP="00F36EC5">
            <w:pPr>
              <w:rPr>
                <w:rFonts w:eastAsia="Times"/>
                <w:b/>
              </w:rPr>
            </w:pPr>
          </w:p>
        </w:tc>
        <w:tc>
          <w:tcPr>
            <w:tcW w:w="1909" w:type="dxa"/>
          </w:tcPr>
          <w:p w14:paraId="480D9293" w14:textId="5D89E091" w:rsidR="003941DA" w:rsidRDefault="003941DA" w:rsidP="00F36EC5">
            <w:pPr>
              <w:rPr>
                <w:rFonts w:eastAsia="Times"/>
              </w:rPr>
            </w:pPr>
            <w:r>
              <w:rPr>
                <w:rFonts w:eastAsia="Times"/>
                <w:noProof/>
              </w:rPr>
              <w:t>The u</w:t>
            </w:r>
            <w:r w:rsidRPr="00894534">
              <w:rPr>
                <w:rFonts w:eastAsia="Times"/>
                <w:noProof/>
              </w:rPr>
              <w:t>ser</w:t>
            </w:r>
            <w:r>
              <w:rPr>
                <w:rFonts w:eastAsia="Times"/>
              </w:rPr>
              <w:t xml:space="preserve"> can unblock a phone number in the block phone numbers list</w:t>
            </w:r>
          </w:p>
        </w:tc>
        <w:tc>
          <w:tcPr>
            <w:tcW w:w="1657" w:type="dxa"/>
          </w:tcPr>
          <w:p w14:paraId="655B8E9A" w14:textId="5322A4AD" w:rsidR="003941DA" w:rsidRPr="00146C70" w:rsidRDefault="003941DA" w:rsidP="00146C70">
            <w:pPr>
              <w:rPr>
                <w:rFonts w:eastAsia="Times"/>
              </w:rPr>
            </w:pPr>
            <w:r>
              <w:rPr>
                <w:rFonts w:eastAsia="Times"/>
              </w:rPr>
              <w:t xml:space="preserve">Do all the step in </w:t>
            </w:r>
            <w:r>
              <w:rPr>
                <w:rFonts w:eastAsia="Times"/>
                <w:b/>
              </w:rPr>
              <w:t>W_CPNBS_1</w:t>
            </w:r>
          </w:p>
          <w:p w14:paraId="24D0F0AB" w14:textId="6D8A152F" w:rsidR="003941DA" w:rsidRPr="002D198F" w:rsidRDefault="003941DA" w:rsidP="00F36EC5">
            <w:pPr>
              <w:rPr>
                <w:rFonts w:eastAsia="Times"/>
                <w:b/>
              </w:rPr>
            </w:pPr>
          </w:p>
          <w:p w14:paraId="4BBCF3C8" w14:textId="534BFA5F" w:rsidR="003941DA" w:rsidRPr="002D198F" w:rsidRDefault="003941DA" w:rsidP="00F36EC5">
            <w:pPr>
              <w:rPr>
                <w:rFonts w:eastAsia="Times"/>
                <w:b/>
              </w:rPr>
            </w:pPr>
          </w:p>
          <w:p w14:paraId="2AE12C74" w14:textId="77777777" w:rsidR="003941DA" w:rsidRDefault="003941DA" w:rsidP="00F36EC5">
            <w:pPr>
              <w:rPr>
                <w:rFonts w:eastAsia="Times"/>
              </w:rPr>
            </w:pPr>
          </w:p>
        </w:tc>
        <w:tc>
          <w:tcPr>
            <w:tcW w:w="2248" w:type="dxa"/>
          </w:tcPr>
          <w:p w14:paraId="1B732E17" w14:textId="2FFD8397" w:rsidR="003941DA" w:rsidRDefault="003941DA" w:rsidP="00F36EC5">
            <w:pPr>
              <w:rPr>
                <w:rFonts w:eastAsia="Times"/>
              </w:rPr>
            </w:pPr>
            <w:r>
              <w:rPr>
                <w:rFonts w:eastAsia="Times"/>
              </w:rPr>
              <w:t>1. On the left side</w:t>
            </w:r>
            <w:r>
              <w:rPr>
                <w:rFonts w:eastAsia="Times"/>
                <w:noProof/>
              </w:rPr>
              <w:t>,</w:t>
            </w:r>
            <w:r>
              <w:rPr>
                <w:rFonts w:eastAsia="Times"/>
              </w:rPr>
              <w:t xml:space="preserve"> menu click [</w:t>
            </w:r>
            <w:proofErr w:type="spellStart"/>
            <w:r>
              <w:rPr>
                <w:rFonts w:eastAsia="Times"/>
              </w:rPr>
              <w:t>Danh</w:t>
            </w:r>
            <w:proofErr w:type="spellEnd"/>
            <w:r>
              <w:rPr>
                <w:rFonts w:eastAsia="Times"/>
              </w:rPr>
              <w:t xml:space="preserve"> </w:t>
            </w:r>
            <w:proofErr w:type="spellStart"/>
            <w:r>
              <w:rPr>
                <w:rFonts w:eastAsia="Times"/>
              </w:rPr>
              <w:t>sách</w:t>
            </w:r>
            <w:proofErr w:type="spellEnd"/>
            <w:r>
              <w:rPr>
                <w:rFonts w:eastAsia="Times"/>
              </w:rPr>
              <w:t xml:space="preserve"> SĐT </w:t>
            </w:r>
            <w:proofErr w:type="spellStart"/>
            <w:r>
              <w:rPr>
                <w:rFonts w:eastAsia="Times"/>
              </w:rPr>
              <w:t>bị</w:t>
            </w:r>
            <w:proofErr w:type="spellEnd"/>
            <w:r>
              <w:rPr>
                <w:rFonts w:eastAsia="Times"/>
              </w:rPr>
              <w:t xml:space="preserve"> </w:t>
            </w:r>
            <w:proofErr w:type="spellStart"/>
            <w:r>
              <w:rPr>
                <w:rFonts w:eastAsia="Times"/>
              </w:rPr>
              <w:t>chặn</w:t>
            </w:r>
            <w:proofErr w:type="spellEnd"/>
            <w:r>
              <w:rPr>
                <w:rFonts w:eastAsia="Times"/>
              </w:rPr>
              <w:t>]</w:t>
            </w:r>
          </w:p>
          <w:p w14:paraId="1610167C" w14:textId="47496A51" w:rsidR="003941DA" w:rsidRDefault="003941DA" w:rsidP="00F36EC5">
            <w:pPr>
              <w:rPr>
                <w:rFonts w:eastAsia="Times"/>
              </w:rPr>
            </w:pPr>
            <w:r>
              <w:rPr>
                <w:rFonts w:eastAsia="Times"/>
              </w:rPr>
              <w:t>2. Click on the [x] button</w:t>
            </w:r>
          </w:p>
          <w:p w14:paraId="2CBBFAEE" w14:textId="77777777" w:rsidR="003941DA" w:rsidRDefault="003941DA" w:rsidP="00F36EC5">
            <w:pPr>
              <w:rPr>
                <w:rFonts w:eastAsia="Times"/>
              </w:rPr>
            </w:pPr>
          </w:p>
          <w:p w14:paraId="42963661" w14:textId="77777777" w:rsidR="003941DA" w:rsidRDefault="003941DA" w:rsidP="00F36EC5">
            <w:pPr>
              <w:rPr>
                <w:rFonts w:eastAsia="Times"/>
              </w:rPr>
            </w:pPr>
          </w:p>
          <w:p w14:paraId="17B110BD" w14:textId="77777777" w:rsidR="003941DA" w:rsidRPr="00056594" w:rsidRDefault="003941DA" w:rsidP="00F36EC5">
            <w:pPr>
              <w:rPr>
                <w:rFonts w:eastAsia="Times"/>
              </w:rPr>
            </w:pPr>
          </w:p>
        </w:tc>
        <w:tc>
          <w:tcPr>
            <w:tcW w:w="1812" w:type="dxa"/>
          </w:tcPr>
          <w:p w14:paraId="7EDBF2E8" w14:textId="0338BBD7" w:rsidR="003941DA" w:rsidRDefault="003941DA" w:rsidP="00F36EC5">
            <w:pPr>
              <w:rPr>
                <w:rFonts w:eastAsia="Times"/>
              </w:rPr>
            </w:pPr>
            <w:r>
              <w:rPr>
                <w:rFonts w:eastAsia="Times"/>
              </w:rPr>
              <w:t xml:space="preserve">The list is empty out and a success message is shown </w:t>
            </w:r>
          </w:p>
        </w:tc>
        <w:tc>
          <w:tcPr>
            <w:tcW w:w="1568" w:type="dxa"/>
          </w:tcPr>
          <w:p w14:paraId="3227D74B" w14:textId="77777777" w:rsidR="003941DA" w:rsidRPr="002D198F" w:rsidRDefault="003941DA" w:rsidP="00146C70">
            <w:pPr>
              <w:rPr>
                <w:rFonts w:eastAsia="Times"/>
                <w:b/>
              </w:rPr>
            </w:pPr>
            <w:r>
              <w:rPr>
                <w:rFonts w:eastAsia="Times"/>
                <w:b/>
              </w:rPr>
              <w:t>W_CPNBS_1</w:t>
            </w:r>
          </w:p>
          <w:p w14:paraId="1A435B85" w14:textId="3D7B14CA" w:rsidR="003941DA" w:rsidRDefault="003941DA" w:rsidP="00146C70">
            <w:pPr>
              <w:rPr>
                <w:rFonts w:eastAsia="Times"/>
              </w:rPr>
            </w:pPr>
            <w:r>
              <w:rPr>
                <w:rFonts w:eastAsia="Times"/>
              </w:rPr>
              <w:t xml:space="preserve"> </w:t>
            </w:r>
          </w:p>
        </w:tc>
        <w:tc>
          <w:tcPr>
            <w:tcW w:w="1215" w:type="dxa"/>
          </w:tcPr>
          <w:p w14:paraId="251ACFE4" w14:textId="445EEBF5" w:rsidR="003941DA" w:rsidRDefault="003941DA" w:rsidP="00F36EC5">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10A617C0" w14:textId="66FA4BD1" w:rsidR="003941DA" w:rsidRDefault="003941DA" w:rsidP="005E2F40">
            <w:pPr>
              <w:jc w:val="center"/>
              <w:rPr>
                <w:rFonts w:eastAsia="Times"/>
              </w:rPr>
            </w:pPr>
            <w:r>
              <w:rPr>
                <w:rFonts w:eastAsia="Times"/>
              </w:rPr>
              <w:t>3</w:t>
            </w:r>
          </w:p>
        </w:tc>
        <w:tc>
          <w:tcPr>
            <w:tcW w:w="1353" w:type="dxa"/>
          </w:tcPr>
          <w:p w14:paraId="794A74C7" w14:textId="20E3D653" w:rsidR="003941DA" w:rsidRDefault="003941DA" w:rsidP="005E2F40">
            <w:pPr>
              <w:jc w:val="center"/>
              <w:rPr>
                <w:rFonts w:eastAsia="Times"/>
              </w:rPr>
            </w:pPr>
            <w:r>
              <w:rPr>
                <w:rFonts w:eastAsia="Times"/>
              </w:rPr>
              <w:t>2/1</w:t>
            </w:r>
          </w:p>
        </w:tc>
      </w:tr>
    </w:tbl>
    <w:p w14:paraId="7FE1126B" w14:textId="77777777" w:rsidR="00BD74C5" w:rsidRDefault="00BD74C5">
      <w:pPr>
        <w:rPr>
          <w:b/>
          <w:sz w:val="36"/>
          <w:szCs w:val="36"/>
        </w:rPr>
      </w:pPr>
    </w:p>
    <w:p w14:paraId="44A34918" w14:textId="075D73A9" w:rsidR="00B41871" w:rsidRDefault="00B41871" w:rsidP="00B41871">
      <w:pPr>
        <w:pStyle w:val="Heading3"/>
        <w:rPr>
          <w:rFonts w:ascii="Times" w:eastAsia="Times" w:hAnsi="Times" w:cs="Times"/>
        </w:rPr>
      </w:pPr>
      <w:bookmarkStart w:id="463" w:name="_Toc520105406"/>
      <w:bookmarkStart w:id="464" w:name="_Toc520105576"/>
      <w:r w:rsidRPr="75A703E1">
        <w:rPr>
          <w:rFonts w:ascii="Times" w:eastAsia="Times" w:hAnsi="Times" w:cs="Times"/>
        </w:rPr>
        <w:t>5</w:t>
      </w:r>
      <w:r>
        <w:rPr>
          <w:rFonts w:ascii="Times" w:eastAsia="Times" w:hAnsi="Times" w:cs="Times"/>
        </w:rPr>
        <w:t>.3</w:t>
      </w:r>
      <w:r w:rsidR="00BE73D1">
        <w:rPr>
          <w:rFonts w:ascii="Times" w:eastAsia="Times" w:hAnsi="Times" w:cs="Times"/>
        </w:rPr>
        <w:t>. System Test Case</w:t>
      </w:r>
      <w:bookmarkEnd w:id="463"/>
      <w:bookmarkEnd w:id="464"/>
      <w:r>
        <w:rPr>
          <w:rFonts w:ascii="Times" w:eastAsia="Times" w:hAnsi="Times" w:cs="Times"/>
        </w:rPr>
        <w:t xml:space="preserve"> </w:t>
      </w:r>
    </w:p>
    <w:p w14:paraId="0BADF687" w14:textId="77777777" w:rsidR="00B41871" w:rsidRDefault="00B41871">
      <w:pPr>
        <w:rPr>
          <w:b/>
          <w:sz w:val="36"/>
          <w:szCs w:val="36"/>
        </w:rPr>
      </w:pPr>
    </w:p>
    <w:p w14:paraId="2BD75A28" w14:textId="6F396949" w:rsidR="00D457AD" w:rsidRDefault="00D457AD" w:rsidP="00D457AD">
      <w:pPr>
        <w:pStyle w:val="Heading4"/>
        <w:rPr>
          <w:rFonts w:ascii="Times" w:eastAsia="Times" w:hAnsi="Times" w:cs="Times"/>
        </w:rPr>
      </w:pPr>
      <w:bookmarkStart w:id="465" w:name="_Toc520105407"/>
      <w:bookmarkStart w:id="466" w:name="_Toc520105577"/>
      <w:r w:rsidRPr="75A703E1">
        <w:rPr>
          <w:rFonts w:ascii="Times" w:eastAsia="Times" w:hAnsi="Times" w:cs="Times"/>
        </w:rPr>
        <w:t>5.</w:t>
      </w:r>
      <w:r>
        <w:rPr>
          <w:rFonts w:ascii="Times" w:eastAsia="Times" w:hAnsi="Times" w:cs="Times"/>
        </w:rPr>
        <w:t>3.1. Book appointment via calling.</w:t>
      </w:r>
      <w:bookmarkEnd w:id="465"/>
      <w:bookmarkEnd w:id="466"/>
    </w:p>
    <w:p w14:paraId="7FAA8473" w14:textId="77777777" w:rsidR="00D457AD" w:rsidRDefault="00D457AD" w:rsidP="00D457AD">
      <w:pPr>
        <w:pStyle w:val="ListParagraph"/>
        <w:rPr>
          <w:rFonts w:eastAsia="Times"/>
        </w:rPr>
      </w:pPr>
    </w:p>
    <w:tbl>
      <w:tblPr>
        <w:tblStyle w:val="TableGrid"/>
        <w:tblW w:w="0" w:type="auto"/>
        <w:tblLook w:val="04A0" w:firstRow="1" w:lastRow="0" w:firstColumn="1" w:lastColumn="0" w:noHBand="0" w:noVBand="1"/>
      </w:tblPr>
      <w:tblGrid>
        <w:gridCol w:w="1468"/>
        <w:gridCol w:w="1707"/>
        <w:gridCol w:w="1542"/>
        <w:gridCol w:w="2414"/>
        <w:gridCol w:w="1684"/>
        <w:gridCol w:w="1620"/>
        <w:gridCol w:w="1215"/>
        <w:gridCol w:w="999"/>
        <w:gridCol w:w="1353"/>
      </w:tblGrid>
      <w:tr w:rsidR="0017736B" w14:paraId="6C904E61" w14:textId="77777777" w:rsidTr="00DA2A32">
        <w:tc>
          <w:tcPr>
            <w:tcW w:w="1468" w:type="dxa"/>
            <w:shd w:val="clear" w:color="auto" w:fill="D9D9D9" w:themeFill="background1" w:themeFillShade="D9"/>
            <w:vAlign w:val="center"/>
          </w:tcPr>
          <w:p w14:paraId="4BA81A66" w14:textId="77777777" w:rsidR="00D457AD" w:rsidRPr="00056594" w:rsidRDefault="00D457AD" w:rsidP="00DA2A32">
            <w:pPr>
              <w:rPr>
                <w:rFonts w:eastAsia="Times"/>
                <w:b/>
              </w:rPr>
            </w:pPr>
            <w:r w:rsidRPr="00056594">
              <w:rPr>
                <w:b/>
              </w:rPr>
              <w:t>ID</w:t>
            </w:r>
          </w:p>
        </w:tc>
        <w:tc>
          <w:tcPr>
            <w:tcW w:w="1707" w:type="dxa"/>
            <w:shd w:val="clear" w:color="auto" w:fill="D9D9D9" w:themeFill="background1" w:themeFillShade="D9"/>
            <w:vAlign w:val="center"/>
          </w:tcPr>
          <w:p w14:paraId="0B09A72E" w14:textId="77777777" w:rsidR="00D457AD" w:rsidRPr="00056594" w:rsidRDefault="00D457AD" w:rsidP="00DA2A32">
            <w:pPr>
              <w:rPr>
                <w:rFonts w:eastAsia="Times"/>
                <w:b/>
              </w:rPr>
            </w:pPr>
            <w:r w:rsidRPr="00056594">
              <w:rPr>
                <w:b/>
              </w:rPr>
              <w:t>Test Case Description</w:t>
            </w:r>
          </w:p>
        </w:tc>
        <w:tc>
          <w:tcPr>
            <w:tcW w:w="1542" w:type="dxa"/>
            <w:shd w:val="clear" w:color="auto" w:fill="D9D9D9" w:themeFill="background1" w:themeFillShade="D9"/>
            <w:vAlign w:val="center"/>
          </w:tcPr>
          <w:p w14:paraId="0C5F4750" w14:textId="77777777" w:rsidR="00D457AD" w:rsidRPr="00056594" w:rsidRDefault="00D457AD" w:rsidP="00DA2A32">
            <w:pPr>
              <w:rPr>
                <w:rFonts w:eastAsia="Times"/>
                <w:b/>
              </w:rPr>
            </w:pPr>
            <w:r w:rsidRPr="00056594">
              <w:rPr>
                <w:b/>
              </w:rPr>
              <w:t>Precondition</w:t>
            </w:r>
          </w:p>
        </w:tc>
        <w:tc>
          <w:tcPr>
            <w:tcW w:w="2414" w:type="dxa"/>
            <w:shd w:val="clear" w:color="auto" w:fill="D9D9D9" w:themeFill="background1" w:themeFillShade="D9"/>
            <w:vAlign w:val="center"/>
          </w:tcPr>
          <w:p w14:paraId="3E3F72FF" w14:textId="77777777" w:rsidR="00D457AD" w:rsidRPr="00056594" w:rsidRDefault="00D457AD" w:rsidP="00DA2A32">
            <w:pPr>
              <w:rPr>
                <w:rFonts w:eastAsia="Times"/>
                <w:b/>
              </w:rPr>
            </w:pPr>
            <w:r w:rsidRPr="00056594">
              <w:rPr>
                <w:b/>
              </w:rPr>
              <w:t>Test case procedure</w:t>
            </w:r>
          </w:p>
        </w:tc>
        <w:tc>
          <w:tcPr>
            <w:tcW w:w="1684" w:type="dxa"/>
            <w:shd w:val="clear" w:color="auto" w:fill="D9D9D9" w:themeFill="background1" w:themeFillShade="D9"/>
            <w:vAlign w:val="center"/>
          </w:tcPr>
          <w:p w14:paraId="232B7D8D" w14:textId="77777777" w:rsidR="00D457AD" w:rsidRPr="00056594" w:rsidRDefault="00D457AD" w:rsidP="00DA2A32">
            <w:pPr>
              <w:rPr>
                <w:rFonts w:eastAsia="Times"/>
                <w:b/>
              </w:rPr>
            </w:pPr>
            <w:r w:rsidRPr="00056594">
              <w:rPr>
                <w:b/>
              </w:rPr>
              <w:t>Expected output</w:t>
            </w:r>
          </w:p>
        </w:tc>
        <w:tc>
          <w:tcPr>
            <w:tcW w:w="1620" w:type="dxa"/>
            <w:shd w:val="clear" w:color="auto" w:fill="D9D9D9" w:themeFill="background1" w:themeFillShade="D9"/>
            <w:vAlign w:val="center"/>
          </w:tcPr>
          <w:p w14:paraId="567C46B0" w14:textId="77777777" w:rsidR="00D457AD" w:rsidRPr="00056594" w:rsidRDefault="00D457AD" w:rsidP="00DA2A32">
            <w:pPr>
              <w:rPr>
                <w:rFonts w:eastAsia="Times"/>
                <w:b/>
              </w:rPr>
            </w:pPr>
            <w:r w:rsidRPr="00056594">
              <w:rPr>
                <w:b/>
              </w:rPr>
              <w:t>Inter-test case dependence</w:t>
            </w:r>
          </w:p>
        </w:tc>
        <w:tc>
          <w:tcPr>
            <w:tcW w:w="1215" w:type="dxa"/>
            <w:shd w:val="clear" w:color="auto" w:fill="D9D9D9" w:themeFill="background1" w:themeFillShade="D9"/>
            <w:vAlign w:val="center"/>
          </w:tcPr>
          <w:p w14:paraId="78B0BE2D" w14:textId="77777777" w:rsidR="00D457AD" w:rsidRPr="00056594" w:rsidRDefault="00D457AD" w:rsidP="00DA2A32">
            <w:pPr>
              <w:rPr>
                <w:rFonts w:eastAsia="Times"/>
                <w:b/>
              </w:rPr>
            </w:pPr>
            <w:r>
              <w:rPr>
                <w:b/>
              </w:rPr>
              <w:t>From date to date</w:t>
            </w:r>
          </w:p>
        </w:tc>
        <w:tc>
          <w:tcPr>
            <w:tcW w:w="999" w:type="dxa"/>
            <w:shd w:val="clear" w:color="auto" w:fill="D9D9D9" w:themeFill="background1" w:themeFillShade="D9"/>
            <w:vAlign w:val="center"/>
          </w:tcPr>
          <w:p w14:paraId="2F7CC84C" w14:textId="77777777" w:rsidR="00D457AD" w:rsidRPr="00056594" w:rsidRDefault="00D457AD" w:rsidP="00DA2A32">
            <w:pPr>
              <w:rPr>
                <w:rFonts w:eastAsia="Times"/>
                <w:b/>
              </w:rPr>
            </w:pPr>
            <w:r w:rsidRPr="00F01BE4">
              <w:rPr>
                <w:b/>
              </w:rPr>
              <w:t>Number of tests</w:t>
            </w:r>
          </w:p>
        </w:tc>
        <w:tc>
          <w:tcPr>
            <w:tcW w:w="1353" w:type="dxa"/>
            <w:shd w:val="clear" w:color="auto" w:fill="D9D9D9" w:themeFill="background1" w:themeFillShade="D9"/>
          </w:tcPr>
          <w:p w14:paraId="611CE080" w14:textId="77777777" w:rsidR="00D457AD" w:rsidRDefault="00D457AD" w:rsidP="00DA2A32">
            <w:pPr>
              <w:rPr>
                <w:b/>
              </w:rPr>
            </w:pPr>
          </w:p>
          <w:p w14:paraId="2BDD86FC" w14:textId="77777777" w:rsidR="00D457AD" w:rsidRPr="00056594" w:rsidRDefault="00D457AD" w:rsidP="00DA2A32">
            <w:pPr>
              <w:rPr>
                <w:b/>
              </w:rPr>
            </w:pPr>
            <w:r>
              <w:rPr>
                <w:b/>
              </w:rPr>
              <w:t>Success/Fail</w:t>
            </w:r>
          </w:p>
        </w:tc>
      </w:tr>
      <w:tr w:rsidR="0017736B" w14:paraId="2BBF4562" w14:textId="77777777" w:rsidTr="00DA2A32">
        <w:trPr>
          <w:trHeight w:val="406"/>
        </w:trPr>
        <w:tc>
          <w:tcPr>
            <w:tcW w:w="1468" w:type="dxa"/>
          </w:tcPr>
          <w:p w14:paraId="771BE176" w14:textId="77777777" w:rsidR="00D457AD" w:rsidRPr="002D198F" w:rsidRDefault="00D457AD" w:rsidP="00DA2A32">
            <w:pPr>
              <w:rPr>
                <w:rFonts w:eastAsia="Times"/>
                <w:b/>
              </w:rPr>
            </w:pPr>
            <w:r>
              <w:rPr>
                <w:rFonts w:eastAsia="Times"/>
                <w:b/>
              </w:rPr>
              <w:t>W_VAL_1</w:t>
            </w:r>
          </w:p>
          <w:p w14:paraId="03A56062" w14:textId="77777777" w:rsidR="00D457AD" w:rsidRPr="00056594" w:rsidRDefault="00D457AD" w:rsidP="00DA2A32">
            <w:pPr>
              <w:rPr>
                <w:rFonts w:eastAsia="Times"/>
                <w:b/>
              </w:rPr>
            </w:pPr>
          </w:p>
        </w:tc>
        <w:tc>
          <w:tcPr>
            <w:tcW w:w="1707" w:type="dxa"/>
          </w:tcPr>
          <w:p w14:paraId="7A6F5475" w14:textId="64D8DE74" w:rsidR="00D457AD" w:rsidRDefault="00541A92" w:rsidP="00DA2A32">
            <w:pPr>
              <w:rPr>
                <w:rFonts w:eastAsia="Times"/>
              </w:rPr>
            </w:pPr>
            <w:r>
              <w:rPr>
                <w:rFonts w:eastAsia="Times"/>
              </w:rPr>
              <w:t>The user can book appointment via calling</w:t>
            </w:r>
          </w:p>
        </w:tc>
        <w:tc>
          <w:tcPr>
            <w:tcW w:w="1542" w:type="dxa"/>
          </w:tcPr>
          <w:p w14:paraId="1C0809F0" w14:textId="77777777" w:rsidR="00D457AD" w:rsidRDefault="00D457AD" w:rsidP="00DA2A32">
            <w:pPr>
              <w:rPr>
                <w:rFonts w:eastAsia="Times"/>
              </w:rPr>
            </w:pPr>
            <w:r>
              <w:rPr>
                <w:rFonts w:eastAsia="Times"/>
              </w:rPr>
              <w:t>N/A</w:t>
            </w:r>
          </w:p>
        </w:tc>
        <w:tc>
          <w:tcPr>
            <w:tcW w:w="2414" w:type="dxa"/>
          </w:tcPr>
          <w:p w14:paraId="5D6B99C6" w14:textId="50CCE769" w:rsidR="00D457AD" w:rsidRDefault="003E37E1" w:rsidP="003E37E1">
            <w:pPr>
              <w:rPr>
                <w:rFonts w:eastAsia="Times"/>
              </w:rPr>
            </w:pPr>
            <w:r w:rsidRPr="003E37E1">
              <w:rPr>
                <w:rFonts w:eastAsia="Times"/>
              </w:rPr>
              <w:t>1.</w:t>
            </w:r>
            <w:r>
              <w:rPr>
                <w:rFonts w:eastAsia="Times"/>
              </w:rPr>
              <w:t xml:space="preserve"> Call to clinic phone number</w:t>
            </w:r>
          </w:p>
          <w:p w14:paraId="5FD67F8F" w14:textId="7666A350" w:rsidR="003E37E1" w:rsidRPr="003E37E1" w:rsidRDefault="003E37E1" w:rsidP="003E37E1">
            <w:pPr>
              <w:rPr>
                <w:rFonts w:eastAsia="Times"/>
              </w:rPr>
            </w:pPr>
            <w:r>
              <w:rPr>
                <w:rFonts w:eastAsia="Times"/>
              </w:rPr>
              <w:t xml:space="preserve">2. </w:t>
            </w:r>
            <w:r w:rsidR="0017736B">
              <w:rPr>
                <w:rFonts w:eastAsia="Times"/>
              </w:rPr>
              <w:t>speak name when greeting message is done</w:t>
            </w:r>
          </w:p>
          <w:p w14:paraId="3A82C0F6" w14:textId="77777777" w:rsidR="00D457AD" w:rsidRDefault="00D457AD" w:rsidP="00DA2A32">
            <w:pPr>
              <w:rPr>
                <w:rFonts w:eastAsia="Times"/>
              </w:rPr>
            </w:pPr>
          </w:p>
          <w:p w14:paraId="45317B8D" w14:textId="77777777" w:rsidR="00D457AD" w:rsidRPr="00056594" w:rsidRDefault="00D457AD" w:rsidP="00DA2A32">
            <w:pPr>
              <w:rPr>
                <w:rFonts w:eastAsia="Times"/>
              </w:rPr>
            </w:pPr>
          </w:p>
        </w:tc>
        <w:tc>
          <w:tcPr>
            <w:tcW w:w="1684" w:type="dxa"/>
          </w:tcPr>
          <w:p w14:paraId="2CC1D947" w14:textId="18E865A7" w:rsidR="00B71924" w:rsidRPr="00EB527E" w:rsidRDefault="00B71924" w:rsidP="00B71924">
            <w:pPr>
              <w:rPr>
                <w:rFonts w:eastAsia="Times"/>
              </w:rPr>
            </w:pPr>
            <w:r w:rsidRPr="00B71924">
              <w:rPr>
                <w:rFonts w:eastAsia="Times"/>
              </w:rPr>
              <w:t>-</w:t>
            </w:r>
            <w:r>
              <w:rPr>
                <w:rFonts w:eastAsia="Times"/>
              </w:rPr>
              <w:t xml:space="preserve"> </w:t>
            </w:r>
            <w:r w:rsidR="00EB527E">
              <w:rPr>
                <w:rFonts w:eastAsia="Times"/>
              </w:rPr>
              <w:t>The</w:t>
            </w:r>
            <w:r w:rsidR="00EB527E">
              <w:rPr>
                <w:rFonts w:eastAsia="Times"/>
                <w:lang w:val="vi-VN"/>
              </w:rPr>
              <w:t xml:space="preserve"> appointment </w:t>
            </w:r>
            <w:r w:rsidR="00EB527E">
              <w:rPr>
                <w:rFonts w:eastAsia="Times"/>
              </w:rPr>
              <w:t>will be created successfully</w:t>
            </w:r>
          </w:p>
          <w:p w14:paraId="3E48AC16" w14:textId="04FEA821" w:rsidR="00B71924" w:rsidRPr="00B71924" w:rsidRDefault="00B71924" w:rsidP="00B71924">
            <w:pPr>
              <w:rPr>
                <w:rFonts w:eastAsia="Times"/>
              </w:rPr>
            </w:pPr>
            <w:r>
              <w:rPr>
                <w:rFonts w:eastAsia="Times"/>
              </w:rPr>
              <w:t>- Patient receive SMS</w:t>
            </w:r>
          </w:p>
          <w:p w14:paraId="165DB66D" w14:textId="2E5225B9" w:rsidR="00B71924" w:rsidRPr="006930D8" w:rsidRDefault="00B71924" w:rsidP="00DA2A32">
            <w:pPr>
              <w:rPr>
                <w:rFonts w:eastAsia="Times"/>
                <w:lang w:val="vi-VN"/>
              </w:rPr>
            </w:pPr>
            <w:r>
              <w:rPr>
                <w:rFonts w:eastAsia="Times"/>
              </w:rPr>
              <w:t>- Clinic receive notification</w:t>
            </w:r>
            <w:r w:rsidR="0017736B">
              <w:rPr>
                <w:rFonts w:eastAsia="Times"/>
              </w:rPr>
              <w:t xml:space="preserve"> </w:t>
            </w:r>
            <w:r w:rsidR="00EB527E">
              <w:rPr>
                <w:rFonts w:eastAsia="Times"/>
              </w:rPr>
              <w:t>if appointment</w:t>
            </w:r>
            <w:r w:rsidR="00B76248">
              <w:rPr>
                <w:rFonts w:eastAsia="Times"/>
              </w:rPr>
              <w:t xml:space="preserve"> created success</w:t>
            </w:r>
            <w:r w:rsidR="00EB527E">
              <w:rPr>
                <w:rFonts w:eastAsia="Times"/>
              </w:rPr>
              <w:t xml:space="preserve"> </w:t>
            </w:r>
          </w:p>
        </w:tc>
        <w:tc>
          <w:tcPr>
            <w:tcW w:w="1620" w:type="dxa"/>
          </w:tcPr>
          <w:p w14:paraId="242C4426" w14:textId="77777777" w:rsidR="00D457AD" w:rsidRDefault="00D457AD" w:rsidP="00DA2A32">
            <w:pPr>
              <w:rPr>
                <w:rFonts w:eastAsia="Times"/>
              </w:rPr>
            </w:pPr>
            <w:r>
              <w:rPr>
                <w:rFonts w:eastAsia="Times"/>
              </w:rPr>
              <w:t>N/A</w:t>
            </w:r>
          </w:p>
        </w:tc>
        <w:tc>
          <w:tcPr>
            <w:tcW w:w="1215" w:type="dxa"/>
          </w:tcPr>
          <w:p w14:paraId="513F2365" w14:textId="1572C5AB" w:rsidR="00184512" w:rsidRDefault="00D457AD" w:rsidP="00DA2A32">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p w14:paraId="6F15E0C6" w14:textId="77777777" w:rsidR="00D457AD" w:rsidRPr="00184512" w:rsidRDefault="00D457AD" w:rsidP="00184512">
            <w:pPr>
              <w:rPr>
                <w:rFonts w:eastAsia="Times"/>
              </w:rPr>
            </w:pPr>
          </w:p>
        </w:tc>
        <w:tc>
          <w:tcPr>
            <w:tcW w:w="999" w:type="dxa"/>
          </w:tcPr>
          <w:p w14:paraId="7E3DBF5E" w14:textId="3D5BB88D" w:rsidR="00D457AD" w:rsidRDefault="00BB380C" w:rsidP="00DA2A32">
            <w:pPr>
              <w:jc w:val="center"/>
              <w:rPr>
                <w:rFonts w:eastAsia="Times"/>
              </w:rPr>
            </w:pPr>
            <w:r>
              <w:rPr>
                <w:rFonts w:eastAsia="Times"/>
              </w:rPr>
              <w:t>100</w:t>
            </w:r>
          </w:p>
        </w:tc>
        <w:tc>
          <w:tcPr>
            <w:tcW w:w="1353" w:type="dxa"/>
          </w:tcPr>
          <w:p w14:paraId="2BECB0DA" w14:textId="4F48C086" w:rsidR="00D457AD" w:rsidRPr="00BB380C" w:rsidRDefault="00BB380C" w:rsidP="00BB380C">
            <w:pPr>
              <w:jc w:val="center"/>
              <w:rPr>
                <w:rFonts w:eastAsia="Times"/>
              </w:rPr>
            </w:pPr>
            <w:r>
              <w:rPr>
                <w:rFonts w:eastAsia="Times"/>
              </w:rPr>
              <w:t>93/7</w:t>
            </w:r>
          </w:p>
        </w:tc>
      </w:tr>
    </w:tbl>
    <w:p w14:paraId="569666E5" w14:textId="77777777" w:rsidR="00D457AD" w:rsidRDefault="00D457AD">
      <w:pPr>
        <w:rPr>
          <w:b/>
          <w:sz w:val="36"/>
          <w:szCs w:val="36"/>
        </w:rPr>
      </w:pPr>
    </w:p>
    <w:p w14:paraId="62F65042" w14:textId="72C24386" w:rsidR="00493F2A" w:rsidRDefault="009631E6" w:rsidP="00493F2A">
      <w:pPr>
        <w:pStyle w:val="Heading4"/>
        <w:rPr>
          <w:rFonts w:ascii="Times" w:eastAsia="Times" w:hAnsi="Times" w:cs="Times"/>
        </w:rPr>
      </w:pPr>
      <w:bookmarkStart w:id="467" w:name="_Toc520105408"/>
      <w:bookmarkStart w:id="468" w:name="_Toc520105578"/>
      <w:r>
        <w:rPr>
          <w:rFonts w:ascii="Times" w:eastAsia="Times" w:hAnsi="Times" w:cs="Times"/>
        </w:rPr>
        <w:lastRenderedPageBreak/>
        <w:softHyphen/>
      </w:r>
      <w:r w:rsidR="00493F2A" w:rsidRPr="75A703E1">
        <w:rPr>
          <w:rFonts w:ascii="Times" w:eastAsia="Times" w:hAnsi="Times" w:cs="Times"/>
        </w:rPr>
        <w:t>5.</w:t>
      </w:r>
      <w:r w:rsidR="00493F2A">
        <w:rPr>
          <w:rFonts w:ascii="Times" w:eastAsia="Times" w:hAnsi="Times" w:cs="Times"/>
        </w:rPr>
        <w:t>3.2. Book appointment via SMS.</w:t>
      </w:r>
      <w:bookmarkEnd w:id="467"/>
      <w:bookmarkEnd w:id="468"/>
    </w:p>
    <w:p w14:paraId="1E71D17D" w14:textId="77777777" w:rsidR="00493F2A" w:rsidRDefault="00493F2A" w:rsidP="00493F2A">
      <w:pPr>
        <w:pStyle w:val="ListParagraph"/>
        <w:rPr>
          <w:rFonts w:eastAsia="Times"/>
        </w:rPr>
      </w:pPr>
    </w:p>
    <w:tbl>
      <w:tblPr>
        <w:tblStyle w:val="TableGrid"/>
        <w:tblW w:w="0" w:type="auto"/>
        <w:tblLook w:val="04A0" w:firstRow="1" w:lastRow="0" w:firstColumn="1" w:lastColumn="0" w:noHBand="0" w:noVBand="1"/>
      </w:tblPr>
      <w:tblGrid>
        <w:gridCol w:w="1468"/>
        <w:gridCol w:w="1707"/>
        <w:gridCol w:w="1542"/>
        <w:gridCol w:w="2414"/>
        <w:gridCol w:w="1684"/>
        <w:gridCol w:w="1620"/>
        <w:gridCol w:w="1215"/>
        <w:gridCol w:w="999"/>
        <w:gridCol w:w="1353"/>
      </w:tblGrid>
      <w:tr w:rsidR="00493F2A" w14:paraId="7919851A" w14:textId="77777777" w:rsidTr="00DA2A32">
        <w:tc>
          <w:tcPr>
            <w:tcW w:w="1468" w:type="dxa"/>
            <w:shd w:val="clear" w:color="auto" w:fill="D9D9D9" w:themeFill="background1" w:themeFillShade="D9"/>
            <w:vAlign w:val="center"/>
          </w:tcPr>
          <w:p w14:paraId="0F7E7644" w14:textId="77777777" w:rsidR="00493F2A" w:rsidRPr="00056594" w:rsidRDefault="00493F2A" w:rsidP="00DA2A32">
            <w:pPr>
              <w:rPr>
                <w:rFonts w:eastAsia="Times"/>
                <w:b/>
              </w:rPr>
            </w:pPr>
            <w:r w:rsidRPr="00056594">
              <w:rPr>
                <w:b/>
              </w:rPr>
              <w:t>ID</w:t>
            </w:r>
          </w:p>
        </w:tc>
        <w:tc>
          <w:tcPr>
            <w:tcW w:w="1707" w:type="dxa"/>
            <w:shd w:val="clear" w:color="auto" w:fill="D9D9D9" w:themeFill="background1" w:themeFillShade="D9"/>
            <w:vAlign w:val="center"/>
          </w:tcPr>
          <w:p w14:paraId="018BB79E" w14:textId="77777777" w:rsidR="00493F2A" w:rsidRPr="00056594" w:rsidRDefault="00493F2A" w:rsidP="00DA2A32">
            <w:pPr>
              <w:rPr>
                <w:rFonts w:eastAsia="Times"/>
                <w:b/>
              </w:rPr>
            </w:pPr>
            <w:r w:rsidRPr="00056594">
              <w:rPr>
                <w:b/>
              </w:rPr>
              <w:t>Test Case Description</w:t>
            </w:r>
          </w:p>
        </w:tc>
        <w:tc>
          <w:tcPr>
            <w:tcW w:w="1542" w:type="dxa"/>
            <w:shd w:val="clear" w:color="auto" w:fill="D9D9D9" w:themeFill="background1" w:themeFillShade="D9"/>
            <w:vAlign w:val="center"/>
          </w:tcPr>
          <w:p w14:paraId="680FE29E" w14:textId="77777777" w:rsidR="00493F2A" w:rsidRPr="00056594" w:rsidRDefault="00493F2A" w:rsidP="00DA2A32">
            <w:pPr>
              <w:rPr>
                <w:rFonts w:eastAsia="Times"/>
                <w:b/>
              </w:rPr>
            </w:pPr>
            <w:r w:rsidRPr="00056594">
              <w:rPr>
                <w:b/>
              </w:rPr>
              <w:t>Precondition</w:t>
            </w:r>
          </w:p>
        </w:tc>
        <w:tc>
          <w:tcPr>
            <w:tcW w:w="2414" w:type="dxa"/>
            <w:shd w:val="clear" w:color="auto" w:fill="D9D9D9" w:themeFill="background1" w:themeFillShade="D9"/>
            <w:vAlign w:val="center"/>
          </w:tcPr>
          <w:p w14:paraId="4475A669" w14:textId="77777777" w:rsidR="00493F2A" w:rsidRPr="00056594" w:rsidRDefault="00493F2A" w:rsidP="00DA2A32">
            <w:pPr>
              <w:rPr>
                <w:rFonts w:eastAsia="Times"/>
                <w:b/>
              </w:rPr>
            </w:pPr>
            <w:r w:rsidRPr="00056594">
              <w:rPr>
                <w:b/>
              </w:rPr>
              <w:t>Test case procedure</w:t>
            </w:r>
          </w:p>
        </w:tc>
        <w:tc>
          <w:tcPr>
            <w:tcW w:w="1684" w:type="dxa"/>
            <w:shd w:val="clear" w:color="auto" w:fill="D9D9D9" w:themeFill="background1" w:themeFillShade="D9"/>
            <w:vAlign w:val="center"/>
          </w:tcPr>
          <w:p w14:paraId="707DD55F" w14:textId="77777777" w:rsidR="00493F2A" w:rsidRPr="00056594" w:rsidRDefault="00493F2A" w:rsidP="00DA2A32">
            <w:pPr>
              <w:rPr>
                <w:rFonts w:eastAsia="Times"/>
                <w:b/>
              </w:rPr>
            </w:pPr>
            <w:r w:rsidRPr="00056594">
              <w:rPr>
                <w:b/>
              </w:rPr>
              <w:t>Expected output</w:t>
            </w:r>
          </w:p>
        </w:tc>
        <w:tc>
          <w:tcPr>
            <w:tcW w:w="1620" w:type="dxa"/>
            <w:shd w:val="clear" w:color="auto" w:fill="D9D9D9" w:themeFill="background1" w:themeFillShade="D9"/>
            <w:vAlign w:val="center"/>
          </w:tcPr>
          <w:p w14:paraId="266F8570" w14:textId="77777777" w:rsidR="00493F2A" w:rsidRPr="00056594" w:rsidRDefault="00493F2A" w:rsidP="00DA2A32">
            <w:pPr>
              <w:rPr>
                <w:rFonts w:eastAsia="Times"/>
                <w:b/>
              </w:rPr>
            </w:pPr>
            <w:r w:rsidRPr="00056594">
              <w:rPr>
                <w:b/>
              </w:rPr>
              <w:t>Inter-test case dependence</w:t>
            </w:r>
          </w:p>
        </w:tc>
        <w:tc>
          <w:tcPr>
            <w:tcW w:w="1215" w:type="dxa"/>
            <w:shd w:val="clear" w:color="auto" w:fill="D9D9D9" w:themeFill="background1" w:themeFillShade="D9"/>
            <w:vAlign w:val="center"/>
          </w:tcPr>
          <w:p w14:paraId="1F5EF122" w14:textId="77777777" w:rsidR="00493F2A" w:rsidRPr="00056594" w:rsidRDefault="00493F2A" w:rsidP="00DA2A32">
            <w:pPr>
              <w:rPr>
                <w:rFonts w:eastAsia="Times"/>
                <w:b/>
              </w:rPr>
            </w:pPr>
            <w:r>
              <w:rPr>
                <w:b/>
              </w:rPr>
              <w:t>From date to date</w:t>
            </w:r>
          </w:p>
        </w:tc>
        <w:tc>
          <w:tcPr>
            <w:tcW w:w="999" w:type="dxa"/>
            <w:shd w:val="clear" w:color="auto" w:fill="D9D9D9" w:themeFill="background1" w:themeFillShade="D9"/>
            <w:vAlign w:val="center"/>
          </w:tcPr>
          <w:p w14:paraId="185557DB" w14:textId="77777777" w:rsidR="00493F2A" w:rsidRPr="00056594" w:rsidRDefault="00493F2A" w:rsidP="00DA2A32">
            <w:pPr>
              <w:rPr>
                <w:rFonts w:eastAsia="Times"/>
                <w:b/>
              </w:rPr>
            </w:pPr>
            <w:r w:rsidRPr="00F01BE4">
              <w:rPr>
                <w:b/>
              </w:rPr>
              <w:t>Number of tests</w:t>
            </w:r>
          </w:p>
        </w:tc>
        <w:tc>
          <w:tcPr>
            <w:tcW w:w="1353" w:type="dxa"/>
            <w:shd w:val="clear" w:color="auto" w:fill="D9D9D9" w:themeFill="background1" w:themeFillShade="D9"/>
          </w:tcPr>
          <w:p w14:paraId="1D18305F" w14:textId="77777777" w:rsidR="00493F2A" w:rsidRDefault="00493F2A" w:rsidP="00DA2A32">
            <w:pPr>
              <w:rPr>
                <w:b/>
              </w:rPr>
            </w:pPr>
          </w:p>
          <w:p w14:paraId="44046EC0" w14:textId="77777777" w:rsidR="00493F2A" w:rsidRPr="00056594" w:rsidRDefault="00493F2A" w:rsidP="00DA2A32">
            <w:pPr>
              <w:rPr>
                <w:b/>
              </w:rPr>
            </w:pPr>
            <w:r>
              <w:rPr>
                <w:b/>
              </w:rPr>
              <w:t>Success/Fail</w:t>
            </w:r>
          </w:p>
        </w:tc>
      </w:tr>
      <w:tr w:rsidR="00493F2A" w14:paraId="20F5B6BF" w14:textId="77777777" w:rsidTr="00DA2A32">
        <w:trPr>
          <w:trHeight w:val="406"/>
        </w:trPr>
        <w:tc>
          <w:tcPr>
            <w:tcW w:w="1468" w:type="dxa"/>
          </w:tcPr>
          <w:p w14:paraId="63142FFA" w14:textId="77777777" w:rsidR="00493F2A" w:rsidRPr="002D198F" w:rsidRDefault="00493F2A" w:rsidP="00DA2A32">
            <w:pPr>
              <w:rPr>
                <w:rFonts w:eastAsia="Times"/>
                <w:b/>
              </w:rPr>
            </w:pPr>
            <w:r>
              <w:rPr>
                <w:rFonts w:eastAsia="Times"/>
                <w:b/>
              </w:rPr>
              <w:t>W_VAL_1</w:t>
            </w:r>
          </w:p>
          <w:p w14:paraId="18817BA4" w14:textId="77777777" w:rsidR="00493F2A" w:rsidRPr="00056594" w:rsidRDefault="00493F2A" w:rsidP="00DA2A32">
            <w:pPr>
              <w:rPr>
                <w:rFonts w:eastAsia="Times"/>
                <w:b/>
              </w:rPr>
            </w:pPr>
          </w:p>
        </w:tc>
        <w:tc>
          <w:tcPr>
            <w:tcW w:w="1707" w:type="dxa"/>
          </w:tcPr>
          <w:p w14:paraId="3A70F2AF" w14:textId="508C1594" w:rsidR="00493F2A" w:rsidRDefault="00857B66" w:rsidP="00DA2A32">
            <w:pPr>
              <w:rPr>
                <w:rFonts w:eastAsia="Times"/>
              </w:rPr>
            </w:pPr>
            <w:r>
              <w:rPr>
                <w:rFonts w:eastAsia="Times"/>
              </w:rPr>
              <w:t>The user can book appointment via SMS</w:t>
            </w:r>
          </w:p>
        </w:tc>
        <w:tc>
          <w:tcPr>
            <w:tcW w:w="1542" w:type="dxa"/>
          </w:tcPr>
          <w:p w14:paraId="1A1AEE95" w14:textId="77777777" w:rsidR="00493F2A" w:rsidRDefault="00493F2A" w:rsidP="00DA2A32">
            <w:pPr>
              <w:rPr>
                <w:rFonts w:eastAsia="Times"/>
              </w:rPr>
            </w:pPr>
            <w:r>
              <w:rPr>
                <w:rFonts w:eastAsia="Times"/>
              </w:rPr>
              <w:t>N/A</w:t>
            </w:r>
          </w:p>
        </w:tc>
        <w:tc>
          <w:tcPr>
            <w:tcW w:w="2414" w:type="dxa"/>
          </w:tcPr>
          <w:p w14:paraId="1BBCE0C0" w14:textId="4EE9A79C" w:rsidR="00493F2A" w:rsidRDefault="001B4FF2" w:rsidP="00DA2A32">
            <w:pPr>
              <w:rPr>
                <w:rFonts w:eastAsia="Times"/>
              </w:rPr>
            </w:pPr>
            <w:r>
              <w:rPr>
                <w:rFonts w:eastAsia="Times"/>
              </w:rPr>
              <w:t>Send SMS to clinic phone number</w:t>
            </w:r>
          </w:p>
          <w:p w14:paraId="3806F686" w14:textId="77777777" w:rsidR="00493F2A" w:rsidRDefault="00493F2A" w:rsidP="00DA2A32">
            <w:pPr>
              <w:rPr>
                <w:rFonts w:eastAsia="Times"/>
              </w:rPr>
            </w:pPr>
          </w:p>
          <w:p w14:paraId="7E2C452C" w14:textId="77777777" w:rsidR="00493F2A" w:rsidRDefault="00493F2A" w:rsidP="00DA2A32">
            <w:pPr>
              <w:rPr>
                <w:rFonts w:eastAsia="Times"/>
              </w:rPr>
            </w:pPr>
          </w:p>
          <w:p w14:paraId="0366A8AB" w14:textId="77777777" w:rsidR="00493F2A" w:rsidRPr="00056594" w:rsidRDefault="00493F2A" w:rsidP="00DA2A32">
            <w:pPr>
              <w:rPr>
                <w:rFonts w:eastAsia="Times"/>
              </w:rPr>
            </w:pPr>
          </w:p>
        </w:tc>
        <w:tc>
          <w:tcPr>
            <w:tcW w:w="1684" w:type="dxa"/>
          </w:tcPr>
          <w:p w14:paraId="04B78C5D" w14:textId="77777777" w:rsidR="006930D8" w:rsidRPr="00EB527E" w:rsidRDefault="006930D8" w:rsidP="006930D8">
            <w:pPr>
              <w:rPr>
                <w:rFonts w:eastAsia="Times"/>
              </w:rPr>
            </w:pPr>
            <w:r w:rsidRPr="00B71924">
              <w:rPr>
                <w:rFonts w:eastAsia="Times"/>
              </w:rPr>
              <w:t>-</w:t>
            </w:r>
            <w:r>
              <w:rPr>
                <w:rFonts w:eastAsia="Times"/>
              </w:rPr>
              <w:t xml:space="preserve"> The</w:t>
            </w:r>
            <w:r>
              <w:rPr>
                <w:rFonts w:eastAsia="Times"/>
                <w:lang w:val="vi-VN"/>
              </w:rPr>
              <w:t xml:space="preserve"> appointment </w:t>
            </w:r>
            <w:r>
              <w:rPr>
                <w:rFonts w:eastAsia="Times"/>
              </w:rPr>
              <w:t>will be created successfully</w:t>
            </w:r>
          </w:p>
          <w:p w14:paraId="1090802A" w14:textId="77777777" w:rsidR="006930D8" w:rsidRPr="00B71924" w:rsidRDefault="006930D8" w:rsidP="006930D8">
            <w:pPr>
              <w:rPr>
                <w:rFonts w:eastAsia="Times"/>
              </w:rPr>
            </w:pPr>
            <w:r>
              <w:rPr>
                <w:rFonts w:eastAsia="Times"/>
              </w:rPr>
              <w:t>- Patient receive SMS</w:t>
            </w:r>
          </w:p>
          <w:p w14:paraId="14614905" w14:textId="6AEA41D3" w:rsidR="00493F2A" w:rsidRPr="006930D8" w:rsidRDefault="006930D8" w:rsidP="00DA2A32">
            <w:pPr>
              <w:rPr>
                <w:rFonts w:eastAsia="Times"/>
                <w:lang w:val="vi-VN"/>
              </w:rPr>
            </w:pPr>
            <w:r>
              <w:rPr>
                <w:rFonts w:eastAsia="Times"/>
              </w:rPr>
              <w:t xml:space="preserve">- Clinic receive notification if appointment created success </w:t>
            </w:r>
          </w:p>
        </w:tc>
        <w:tc>
          <w:tcPr>
            <w:tcW w:w="1620" w:type="dxa"/>
          </w:tcPr>
          <w:p w14:paraId="733AEE53" w14:textId="77777777" w:rsidR="00493F2A" w:rsidRDefault="00493F2A" w:rsidP="00DA2A32">
            <w:pPr>
              <w:rPr>
                <w:rFonts w:eastAsia="Times"/>
              </w:rPr>
            </w:pPr>
            <w:r>
              <w:rPr>
                <w:rFonts w:eastAsia="Times"/>
              </w:rPr>
              <w:t>N/A</w:t>
            </w:r>
          </w:p>
        </w:tc>
        <w:tc>
          <w:tcPr>
            <w:tcW w:w="1215" w:type="dxa"/>
          </w:tcPr>
          <w:p w14:paraId="36D5D81F" w14:textId="77777777" w:rsidR="00493F2A" w:rsidRDefault="00493F2A" w:rsidP="00DA2A32">
            <w:pPr>
              <w:rPr>
                <w:rFonts w:eastAsia="Times"/>
              </w:rPr>
            </w:pPr>
            <w:r>
              <w:rPr>
                <w:rFonts w:eastAsia="Times"/>
              </w:rPr>
              <w:t xml:space="preserve">from </w:t>
            </w:r>
            <w:r>
              <w:rPr>
                <w:rFonts w:eastAsia="Times"/>
              </w:rPr>
              <w:br/>
              <w:t xml:space="preserve">21/7/2018 </w:t>
            </w:r>
            <w:r>
              <w:rPr>
                <w:rFonts w:eastAsia="Times"/>
              </w:rPr>
              <w:br/>
              <w:t xml:space="preserve">to </w:t>
            </w:r>
            <w:r>
              <w:rPr>
                <w:rFonts w:eastAsia="Times"/>
              </w:rPr>
              <w:br/>
              <w:t>4/8/2018</w:t>
            </w:r>
          </w:p>
        </w:tc>
        <w:tc>
          <w:tcPr>
            <w:tcW w:w="999" w:type="dxa"/>
          </w:tcPr>
          <w:p w14:paraId="44D0DB61" w14:textId="1D3FADC6" w:rsidR="00493F2A" w:rsidRDefault="009D6699" w:rsidP="00DA2A32">
            <w:pPr>
              <w:jc w:val="center"/>
              <w:rPr>
                <w:rFonts w:eastAsia="Times"/>
              </w:rPr>
            </w:pPr>
            <w:r>
              <w:rPr>
                <w:rFonts w:eastAsia="Times"/>
              </w:rPr>
              <w:t>70</w:t>
            </w:r>
          </w:p>
        </w:tc>
        <w:tc>
          <w:tcPr>
            <w:tcW w:w="1353" w:type="dxa"/>
          </w:tcPr>
          <w:p w14:paraId="1B7CE1F8" w14:textId="45A91FA7" w:rsidR="00493F2A" w:rsidRDefault="009D6699" w:rsidP="00DA2A32">
            <w:pPr>
              <w:jc w:val="center"/>
              <w:rPr>
                <w:rFonts w:eastAsia="Times"/>
              </w:rPr>
            </w:pPr>
            <w:r>
              <w:rPr>
                <w:rFonts w:eastAsia="Times"/>
              </w:rPr>
              <w:t>66/4</w:t>
            </w:r>
          </w:p>
        </w:tc>
      </w:tr>
    </w:tbl>
    <w:p w14:paraId="3D2E2342" w14:textId="7A23C419" w:rsidR="00493F2A" w:rsidRDefault="00493F2A">
      <w:pPr>
        <w:rPr>
          <w:b/>
          <w:sz w:val="36"/>
          <w:szCs w:val="36"/>
        </w:rPr>
        <w:sectPr w:rsidR="00493F2A" w:rsidSect="00405409">
          <w:pgSz w:w="16834" w:h="11909" w:orient="landscape" w:code="9"/>
          <w:pgMar w:top="1987" w:right="1411" w:bottom="1138" w:left="1411" w:header="0" w:footer="720" w:gutter="0"/>
          <w:cols w:space="720"/>
          <w:docGrid w:linePitch="326"/>
        </w:sectPr>
      </w:pPr>
    </w:p>
    <w:p w14:paraId="57C50278" w14:textId="45464D98" w:rsidR="006225C2" w:rsidRPr="00883D3A" w:rsidRDefault="006225C2" w:rsidP="00883D3A">
      <w:pPr>
        <w:pStyle w:val="Heading2"/>
        <w:ind w:left="0" w:firstLine="0"/>
        <w:rPr>
          <w:del w:id="469" w:author="cao duy nguyễn" w:date="2018-07-22T15:42:00Z"/>
          <w:rFonts w:ascii="Times" w:eastAsia="Times" w:hAnsi="Times" w:cs="Times"/>
        </w:rPr>
      </w:pPr>
    </w:p>
    <w:p w14:paraId="7D16F543" w14:textId="0E2A5F21" w:rsidR="00BD74C5" w:rsidRPr="00883D3A" w:rsidRDefault="00883D3A" w:rsidP="00883D3A">
      <w:pPr>
        <w:pStyle w:val="Heading2"/>
        <w:ind w:left="0" w:firstLine="0"/>
        <w:rPr>
          <w:rFonts w:ascii="Times" w:eastAsia="Times" w:hAnsi="Times" w:cs="Times"/>
        </w:rPr>
      </w:pPr>
      <w:bookmarkStart w:id="470" w:name="_Toc520105409"/>
      <w:bookmarkStart w:id="471" w:name="_Toc520105579"/>
      <w:r>
        <w:rPr>
          <w:rFonts w:ascii="Times" w:eastAsia="Times" w:hAnsi="Times" w:cs="Times"/>
        </w:rPr>
        <w:t>6</w:t>
      </w:r>
      <w:r w:rsidRPr="00883D3A">
        <w:rPr>
          <w:rFonts w:ascii="Times" w:eastAsia="Times" w:hAnsi="Times" w:cs="Times"/>
        </w:rPr>
        <w:t>. System implemen</w:t>
      </w:r>
      <w:r>
        <w:rPr>
          <w:rFonts w:ascii="Times" w:eastAsia="Times" w:hAnsi="Times" w:cs="Times"/>
        </w:rPr>
        <w:t>t</w:t>
      </w:r>
      <w:bookmarkEnd w:id="470"/>
      <w:bookmarkEnd w:id="471"/>
    </w:p>
    <w:p w14:paraId="2FCCBDCA" w14:textId="7FF625AF" w:rsidR="00AB49C6" w:rsidRPr="0056419C" w:rsidRDefault="00AB49C6" w:rsidP="0056419C">
      <w:pPr>
        <w:pStyle w:val="Heading4"/>
        <w:rPr>
          <w:rFonts w:ascii="Times" w:eastAsia="Times" w:hAnsi="Times" w:cs="Times"/>
        </w:rPr>
      </w:pPr>
      <w:bookmarkStart w:id="472" w:name="_Toc520105410"/>
      <w:bookmarkStart w:id="473" w:name="_Toc520105580"/>
      <w:r w:rsidRPr="0056419C">
        <w:rPr>
          <w:rFonts w:ascii="Times" w:eastAsia="Times" w:hAnsi="Times" w:cs="Times"/>
        </w:rPr>
        <w:t xml:space="preserve">6.1 Web </w:t>
      </w:r>
      <w:r w:rsidR="00DD5A82" w:rsidRPr="0056419C">
        <w:rPr>
          <w:rFonts w:ascii="Times" w:eastAsia="Times" w:hAnsi="Times" w:cs="Times"/>
        </w:rPr>
        <w:t>Server Application</w:t>
      </w:r>
      <w:bookmarkEnd w:id="472"/>
      <w:bookmarkEnd w:id="473"/>
    </w:p>
    <w:p w14:paraId="4A0905D1" w14:textId="091AEE9C" w:rsidR="00E43E27" w:rsidRDefault="00E43E27" w:rsidP="00AB49C6">
      <w:pPr>
        <w:rPr>
          <w:rFonts w:ascii="Times" w:eastAsia="Times" w:hAnsi="Times" w:cs="Times"/>
          <w:color w:val="000000"/>
          <w:shd w:val="clear" w:color="auto" w:fill="FFFFFF"/>
        </w:rPr>
      </w:pPr>
      <w:r>
        <w:rPr>
          <w:rFonts w:eastAsia="Times"/>
        </w:rPr>
        <w:t>We using NodeJS to implement Web server</w:t>
      </w:r>
      <w:r w:rsidR="000D726F">
        <w:rPr>
          <w:rFonts w:eastAsia="Times"/>
        </w:rPr>
        <w:t xml:space="preserve">. </w:t>
      </w:r>
      <w:r w:rsidR="000D726F" w:rsidRPr="00527841">
        <w:rPr>
          <w:rFonts w:ascii="Times" w:hAnsi="Times" w:cs="Times"/>
          <w:color w:val="000000"/>
          <w:shd w:val="clear" w:color="auto" w:fill="FFFFFF"/>
        </w:rPr>
        <w:t>We choose this because of the following advantage</w:t>
      </w:r>
      <w:r w:rsidR="00DA2A32">
        <w:rPr>
          <w:rFonts w:ascii="Times" w:hAnsi="Times" w:cs="Times"/>
          <w:color w:val="000000"/>
          <w:shd w:val="clear" w:color="auto" w:fill="FFFFFF"/>
        </w:rPr>
        <w:t>:</w:t>
      </w:r>
    </w:p>
    <w:p w14:paraId="0EEEB5C9" w14:textId="77777777" w:rsidR="009D380F" w:rsidRPr="009D380F" w:rsidRDefault="009D380F" w:rsidP="00CB7118">
      <w:pPr>
        <w:pStyle w:val="ListParagraph"/>
        <w:numPr>
          <w:ilvl w:val="0"/>
          <w:numId w:val="67"/>
        </w:numPr>
        <w:rPr>
          <w:rFonts w:eastAsia="Times"/>
        </w:rPr>
      </w:pPr>
      <w:r w:rsidRPr="009D380F">
        <w:rPr>
          <w:rFonts w:eastAsia="Times"/>
        </w:rPr>
        <w:t>Node.js works on a non-blocking I/O model that makes it clean and usable, ideal for the data-intensive real-time applications that have to perform in varied environments</w:t>
      </w:r>
    </w:p>
    <w:p w14:paraId="5BC2A321" w14:textId="77777777" w:rsidR="009915DC" w:rsidRPr="009915DC" w:rsidRDefault="009915DC" w:rsidP="00CB7118">
      <w:pPr>
        <w:pStyle w:val="ListParagraph"/>
        <w:numPr>
          <w:ilvl w:val="0"/>
          <w:numId w:val="67"/>
        </w:numPr>
        <w:shd w:val="clear" w:color="auto" w:fill="FFFFFF"/>
        <w:textAlignment w:val="baseline"/>
        <w:rPr>
          <w:rFonts w:eastAsia="Times"/>
        </w:rPr>
      </w:pPr>
      <w:r w:rsidRPr="009915DC">
        <w:rPr>
          <w:rFonts w:eastAsia="Times"/>
        </w:rPr>
        <w:t>The event-driven architecture caters to both the client-side and the server-side that are written in JavaScript and thus the synchronization process is fast and orderly. The event loop through web socket protocol which works on TCP handles the multi-user function and prevents the overhead of HTTP for web development.</w:t>
      </w:r>
    </w:p>
    <w:p w14:paraId="69407CBC" w14:textId="77777777" w:rsidR="00DA2A32" w:rsidRPr="009915DC" w:rsidRDefault="00DA2A32" w:rsidP="009915DC">
      <w:pPr>
        <w:pStyle w:val="ListParagraph"/>
        <w:rPr>
          <w:rFonts w:eastAsia="Times"/>
        </w:rPr>
      </w:pPr>
    </w:p>
    <w:p w14:paraId="018B9779" w14:textId="78E64E44" w:rsidR="007255C2" w:rsidRDefault="007255C2" w:rsidP="00AB49C6">
      <w:pPr>
        <w:rPr>
          <w:rFonts w:eastAsia="Times"/>
        </w:rPr>
      </w:pPr>
      <w:r>
        <w:rPr>
          <w:rFonts w:eastAsia="Times"/>
          <w:noProof/>
        </w:rPr>
        <w:drawing>
          <wp:inline distT="0" distB="0" distL="0" distR="0" wp14:anchorId="3655901F" wp14:editId="684690F5">
            <wp:extent cx="5300673" cy="370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architectur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300673" cy="3709902"/>
                    </a:xfrm>
                    <a:prstGeom prst="rect">
                      <a:avLst/>
                    </a:prstGeom>
                  </pic:spPr>
                </pic:pic>
              </a:graphicData>
            </a:graphic>
          </wp:inline>
        </w:drawing>
      </w:r>
    </w:p>
    <w:p w14:paraId="1F8C2F37" w14:textId="11CAB56D" w:rsidR="00011521" w:rsidRPr="002E3278" w:rsidRDefault="00011521" w:rsidP="00011521">
      <w:pPr>
        <w:pStyle w:val="cAP"/>
        <w:spacing w:after="0"/>
        <w:rPr>
          <w:rFonts w:ascii="Times" w:eastAsia="Times" w:hAnsi="Times" w:cs="Times"/>
          <w:color w:val="auto"/>
          <w:sz w:val="24"/>
          <w:szCs w:val="24"/>
        </w:rPr>
      </w:pPr>
      <w:r w:rsidRPr="14131993">
        <w:rPr>
          <w:rFonts w:ascii="Times" w:eastAsia="Times" w:hAnsi="Times" w:cs="Times"/>
          <w:color w:val="auto"/>
        </w:rPr>
        <w:t xml:space="preserve">Figure </w:t>
      </w:r>
      <w:r w:rsidRPr="714B8AA0">
        <w:fldChar w:fldCharType="begin"/>
      </w:r>
      <w:r w:rsidRPr="002E3278">
        <w:rPr>
          <w:rFonts w:ascii="Times" w:hAnsi="Times" w:cs="Times"/>
          <w:color w:val="auto"/>
        </w:rPr>
        <w:instrText xml:space="preserve"> SEQ Figure \* ARABIC </w:instrText>
      </w:r>
      <w:r w:rsidRPr="714B8AA0">
        <w:rPr>
          <w:rFonts w:ascii="Times" w:hAnsi="Times" w:cs="Times"/>
          <w:color w:val="auto"/>
        </w:rPr>
        <w:fldChar w:fldCharType="separate"/>
      </w:r>
      <w:r w:rsidR="009F2A04">
        <w:rPr>
          <w:rFonts w:ascii="Times" w:hAnsi="Times" w:cs="Times"/>
          <w:noProof/>
          <w:color w:val="auto"/>
        </w:rPr>
        <w:t>2</w:t>
      </w:r>
      <w:r w:rsidRPr="714B8AA0">
        <w:fldChar w:fldCharType="end"/>
      </w:r>
      <w:r w:rsidRPr="14131993">
        <w:rPr>
          <w:rFonts w:ascii="Times" w:eastAsia="Times" w:hAnsi="Times" w:cs="Times"/>
          <w:color w:val="auto"/>
        </w:rPr>
        <w:t xml:space="preserve"> </w:t>
      </w:r>
      <w:r w:rsidR="009915DC">
        <w:rPr>
          <w:rFonts w:ascii="Times" w:eastAsia="Times" w:hAnsi="Times" w:cs="Times"/>
          <w:color w:val="auto"/>
        </w:rPr>
        <w:t>Non-Blocking I/O Model</w:t>
      </w:r>
    </w:p>
    <w:p w14:paraId="5FFC0474" w14:textId="26F42D4A" w:rsidR="00011521" w:rsidRDefault="00011521" w:rsidP="00011521">
      <w:pPr>
        <w:jc w:val="center"/>
        <w:rPr>
          <w:rFonts w:eastAsia="Times"/>
        </w:rPr>
      </w:pPr>
      <w:r w:rsidRPr="2AB9BC32">
        <w:rPr>
          <w:rFonts w:ascii="Times" w:eastAsia="Times" w:hAnsi="Times" w:cs="Times"/>
        </w:rPr>
        <w:t xml:space="preserve">Reference: </w:t>
      </w:r>
      <w:r>
        <w:rPr>
          <w:rFonts w:ascii="Times" w:eastAsia="Times" w:hAnsi="Times" w:cs="Times"/>
        </w:rPr>
        <w:t>“</w:t>
      </w:r>
      <w:r w:rsidR="009915DC" w:rsidRPr="009915DC">
        <w:rPr>
          <w:rFonts w:ascii="Times" w:eastAsia="Times" w:hAnsi="Times" w:cs="Times"/>
          <w:i/>
          <w:iCs/>
        </w:rPr>
        <w:t>https://think360studio.com/12-benefits-of-using-node-js-for-web-application/</w:t>
      </w:r>
      <w:r>
        <w:rPr>
          <w:rFonts w:ascii="Times" w:eastAsia="Times" w:hAnsi="Times" w:cs="Times"/>
          <w:i/>
          <w:iCs/>
        </w:rPr>
        <w:t>”</w:t>
      </w:r>
    </w:p>
    <w:p w14:paraId="2329FE69" w14:textId="77777777" w:rsidR="00E95214" w:rsidRDefault="00E95214" w:rsidP="00AB49C6">
      <w:pPr>
        <w:rPr>
          <w:rFonts w:eastAsia="Times"/>
        </w:rPr>
      </w:pPr>
    </w:p>
    <w:p w14:paraId="04EDC237" w14:textId="3E1E8E67" w:rsidR="000926F7" w:rsidRPr="0056419C" w:rsidRDefault="006D1B67" w:rsidP="0056419C">
      <w:pPr>
        <w:pStyle w:val="Heading4"/>
        <w:rPr>
          <w:rFonts w:ascii="Times" w:eastAsia="Times" w:hAnsi="Times" w:cs="Times"/>
        </w:rPr>
      </w:pPr>
      <w:bookmarkStart w:id="474" w:name="_Toc520105411"/>
      <w:bookmarkStart w:id="475" w:name="_Toc520105581"/>
      <w:r w:rsidRPr="0056419C">
        <w:rPr>
          <w:rFonts w:ascii="Times" w:eastAsia="Times" w:hAnsi="Times" w:cs="Times"/>
        </w:rPr>
        <w:t>6.2 Web Client Application</w:t>
      </w:r>
      <w:bookmarkEnd w:id="474"/>
      <w:bookmarkEnd w:id="475"/>
    </w:p>
    <w:p w14:paraId="666350F4" w14:textId="7D0D5F13" w:rsidR="00FF0E5C" w:rsidRDefault="00FF0E5C" w:rsidP="00FF0E5C">
      <w:pPr>
        <w:rPr>
          <w:rFonts w:ascii="Times" w:hAnsi="Times" w:cs="Times"/>
          <w:color w:val="000000"/>
          <w:shd w:val="clear" w:color="auto" w:fill="FFFFFF"/>
        </w:rPr>
      </w:pPr>
      <w:r w:rsidRPr="00527841">
        <w:rPr>
          <w:rFonts w:ascii="Times" w:hAnsi="Times" w:cs="Times"/>
          <w:color w:val="000000"/>
          <w:shd w:val="clear" w:color="auto" w:fill="FFFFFF"/>
        </w:rPr>
        <w:t xml:space="preserve">In </w:t>
      </w:r>
      <w:r>
        <w:rPr>
          <w:rFonts w:ascii="Times" w:hAnsi="Times" w:cs="Times"/>
          <w:color w:val="000000"/>
          <w:shd w:val="clear" w:color="auto" w:fill="FFFFFF"/>
        </w:rPr>
        <w:t>Web client a</w:t>
      </w:r>
      <w:r w:rsidRPr="00527841">
        <w:rPr>
          <w:rFonts w:ascii="Times" w:hAnsi="Times" w:cs="Times"/>
          <w:color w:val="000000"/>
          <w:shd w:val="clear" w:color="auto" w:fill="FFFFFF"/>
        </w:rPr>
        <w:t xml:space="preserve">pplication, </w:t>
      </w:r>
      <w:r>
        <w:rPr>
          <w:rFonts w:ascii="Times" w:hAnsi="Times" w:cs="Times"/>
          <w:color w:val="000000"/>
          <w:shd w:val="clear" w:color="auto" w:fill="FFFFFF"/>
        </w:rPr>
        <w:t xml:space="preserve">we are using Angular </w:t>
      </w:r>
      <w:r w:rsidRPr="00527841">
        <w:rPr>
          <w:rFonts w:ascii="Times" w:hAnsi="Times" w:cs="Times"/>
          <w:color w:val="000000"/>
          <w:shd w:val="clear" w:color="auto" w:fill="FFFFFF"/>
        </w:rPr>
        <w:t xml:space="preserve">under </w:t>
      </w:r>
      <w:r w:rsidR="003750BC">
        <w:rPr>
          <w:rFonts w:ascii="Times" w:hAnsi="Times" w:cs="Times"/>
          <w:color w:val="000000"/>
          <w:shd w:val="clear" w:color="auto" w:fill="FFFFFF"/>
        </w:rPr>
        <w:t xml:space="preserve">maybe </w:t>
      </w:r>
      <w:r w:rsidR="00226D0A">
        <w:rPr>
          <w:rFonts w:ascii="Times" w:hAnsi="Times" w:cs="Times"/>
          <w:color w:val="000000"/>
          <w:shd w:val="clear" w:color="auto" w:fill="FFFFFF"/>
        </w:rPr>
        <w:t xml:space="preserve">like </w:t>
      </w:r>
      <w:r w:rsidRPr="00527841">
        <w:rPr>
          <w:rFonts w:ascii="Times" w:hAnsi="Times" w:cs="Times"/>
          <w:color w:val="000000"/>
          <w:shd w:val="clear" w:color="auto" w:fill="FFFFFF"/>
        </w:rPr>
        <w:t xml:space="preserve">MVC architecture. We choose this </w:t>
      </w:r>
      <w:r w:rsidR="000C2B66">
        <w:rPr>
          <w:rFonts w:ascii="Times" w:hAnsi="Times" w:cs="Times"/>
          <w:color w:val="000000"/>
          <w:shd w:val="clear" w:color="auto" w:fill="FFFFFF"/>
        </w:rPr>
        <w:t>Angular</w:t>
      </w:r>
      <w:r w:rsidRPr="00527841">
        <w:rPr>
          <w:rFonts w:ascii="Times" w:hAnsi="Times" w:cs="Times"/>
          <w:color w:val="000000"/>
          <w:shd w:val="clear" w:color="auto" w:fill="FFFFFF"/>
        </w:rPr>
        <w:t xml:space="preserve"> because of the following advantage</w:t>
      </w:r>
      <w:r>
        <w:rPr>
          <w:rFonts w:ascii="Times" w:hAnsi="Times" w:cs="Times"/>
          <w:color w:val="000000"/>
          <w:shd w:val="clear" w:color="auto" w:fill="FFFFFF"/>
        </w:rPr>
        <w:t>:</w:t>
      </w:r>
    </w:p>
    <w:p w14:paraId="7575B729" w14:textId="1953CBDF" w:rsidR="00FF0E5C" w:rsidRPr="000C3C79" w:rsidRDefault="003F26EB" w:rsidP="00CB7118">
      <w:pPr>
        <w:pStyle w:val="ListParagraph"/>
        <w:numPr>
          <w:ilvl w:val="1"/>
          <w:numId w:val="20"/>
        </w:numPr>
        <w:rPr>
          <w:rFonts w:eastAsia="Times"/>
          <w:color w:val="FFFFFF" w:themeColor="background1"/>
        </w:rPr>
      </w:pPr>
      <w:r w:rsidRPr="000C3C79">
        <w:rPr>
          <w:rFonts w:eastAsia="Times"/>
          <w:color w:val="FFFFFF" w:themeColor="background1"/>
        </w:rPr>
        <w:t>Maintainability: Angular code can be built using TypeScript which provides a host of benefits, especially in the enterprise. TypeScript code can be debugged directly in the browser.</w:t>
      </w:r>
    </w:p>
    <w:p w14:paraId="48DCE237" w14:textId="1075ECF2" w:rsidR="003F26EB" w:rsidRPr="000C3C79" w:rsidRDefault="003F26EB" w:rsidP="00CB7118">
      <w:pPr>
        <w:pStyle w:val="ListParagraph"/>
        <w:numPr>
          <w:ilvl w:val="1"/>
          <w:numId w:val="20"/>
        </w:numPr>
        <w:rPr>
          <w:rFonts w:eastAsia="Times"/>
          <w:color w:val="FFFFFF" w:themeColor="background1"/>
        </w:rPr>
      </w:pPr>
      <w:r w:rsidRPr="000C3C79">
        <w:rPr>
          <w:rFonts w:eastAsia="Times"/>
          <w:color w:val="FFFFFF" w:themeColor="background1"/>
        </w:rPr>
        <w:t>Using dependency injection: lets you keep your component classes lean and efficient.</w:t>
      </w:r>
    </w:p>
    <w:p w14:paraId="6963302B" w14:textId="3DDF820F" w:rsidR="005A68CA" w:rsidRPr="000C3C79" w:rsidRDefault="005A68CA" w:rsidP="00CB7118">
      <w:pPr>
        <w:pStyle w:val="ListParagraph"/>
        <w:numPr>
          <w:ilvl w:val="1"/>
          <w:numId w:val="20"/>
        </w:numPr>
        <w:rPr>
          <w:color w:val="FFFFFF" w:themeColor="background1"/>
        </w:rPr>
      </w:pPr>
      <w:r w:rsidRPr="000C3C79">
        <w:rPr>
          <w:color w:val="FFFFFF" w:themeColor="background1"/>
        </w:rPr>
        <w:t>Consistency: code is consistency, which is an important goal to strive for in any code base. The overall framework is based on components and services that you can think of as Lego blocks. All components and service start out the same way.</w:t>
      </w:r>
      <w:bookmarkStart w:id="476" w:name="_GoBack"/>
      <w:bookmarkEnd w:id="476"/>
    </w:p>
    <w:p w14:paraId="3A99176D" w14:textId="7BE8DE6E" w:rsidR="00013BA9" w:rsidRDefault="00013BA9" w:rsidP="00013BA9">
      <w:pPr>
        <w:pStyle w:val="ListParagraph"/>
        <w:numPr>
          <w:ilvl w:val="1"/>
          <w:numId w:val="20"/>
        </w:numPr>
      </w:pPr>
      <w:r w:rsidRPr="00013BA9">
        <w:lastRenderedPageBreak/>
        <w:t xml:space="preserve">An Angular application is built from the following 8 </w:t>
      </w:r>
      <w:r w:rsidR="009767B5">
        <w:rPr>
          <w:lang w:val="vi-VN"/>
        </w:rPr>
        <w:t>elements</w:t>
      </w:r>
      <w:r w:rsidRPr="00013BA9">
        <w:t>: Module, Component, Template, Metadata, Data Binding, Directive, Service, Dependency Injection.</w:t>
      </w:r>
    </w:p>
    <w:p w14:paraId="6CB802DC" w14:textId="767953DC" w:rsidR="007E1BDD" w:rsidRDefault="007E1BDD" w:rsidP="00AD0808">
      <w:pPr>
        <w:pStyle w:val="ListParagraph"/>
        <w:numPr>
          <w:ilvl w:val="2"/>
          <w:numId w:val="20"/>
        </w:numPr>
      </w:pPr>
      <w:r>
        <w:t>Module:</w:t>
      </w:r>
      <w:r w:rsidR="00AD0808" w:rsidRPr="00AD0808">
        <w:t xml:space="preserve"> Each Angular application is called a module and Angular itself has its own module for managing other modules</w:t>
      </w:r>
      <w:r w:rsidR="00A111CF">
        <w:t>.</w:t>
      </w:r>
    </w:p>
    <w:p w14:paraId="5204019C" w14:textId="61816DBB" w:rsidR="00A111CF" w:rsidRDefault="00A111CF" w:rsidP="00726173">
      <w:pPr>
        <w:pStyle w:val="ListParagraph"/>
        <w:numPr>
          <w:ilvl w:val="2"/>
          <w:numId w:val="20"/>
        </w:numPr>
      </w:pPr>
      <w:r>
        <w:t>Component:</w:t>
      </w:r>
      <w:r w:rsidR="00A77265">
        <w:t xml:space="preserve"> </w:t>
      </w:r>
      <w:r w:rsidR="00726173" w:rsidRPr="00726173">
        <w:t xml:space="preserve">The component controls the display, </w:t>
      </w:r>
      <w:r w:rsidR="00D30D00">
        <w:rPr>
          <w:lang w:val="vi-VN"/>
        </w:rPr>
        <w:t xml:space="preserve">control </w:t>
      </w:r>
      <w:r w:rsidR="00726173" w:rsidRPr="00E54413">
        <w:rPr>
          <w:noProof/>
        </w:rPr>
        <w:t>View,</w:t>
      </w:r>
      <w:r w:rsidR="00726173" w:rsidRPr="00726173">
        <w:t xml:space="preserve"> so you can </w:t>
      </w:r>
      <w:r w:rsidR="005915FA">
        <w:rPr>
          <w:lang w:val="vi-VN"/>
        </w:rPr>
        <w:t>imagine</w:t>
      </w:r>
      <w:r w:rsidR="00726173" w:rsidRPr="00726173">
        <w:t xml:space="preserve"> the Component as a controller in the MVC model.</w:t>
      </w:r>
    </w:p>
    <w:p w14:paraId="2584922E" w14:textId="092ABAAE" w:rsidR="00726173" w:rsidRDefault="00DC2B4A" w:rsidP="00DC2B4A">
      <w:pPr>
        <w:pStyle w:val="ListParagraph"/>
        <w:numPr>
          <w:ilvl w:val="2"/>
          <w:numId w:val="20"/>
        </w:numPr>
      </w:pPr>
      <w:r>
        <w:t xml:space="preserve">Template: </w:t>
      </w:r>
      <w:r w:rsidRPr="00DC2B4A">
        <w:t>A template is an HTML code for the component based on which it is displayed on the screen.</w:t>
      </w:r>
    </w:p>
    <w:p w14:paraId="5151C25A" w14:textId="7E08C789" w:rsidR="00B27496" w:rsidRPr="00247EDF" w:rsidRDefault="00B27496" w:rsidP="00B27496">
      <w:pPr>
        <w:pStyle w:val="ListParagraph"/>
        <w:numPr>
          <w:ilvl w:val="2"/>
          <w:numId w:val="20"/>
        </w:numPr>
      </w:pPr>
      <w:r w:rsidRPr="00B27496">
        <w:t>Metadata</w:t>
      </w:r>
      <w:r>
        <w:rPr>
          <w:lang w:val="vi-VN"/>
        </w:rPr>
        <w:t>: It</w:t>
      </w:r>
      <w:r w:rsidRPr="00B27496">
        <w:t xml:space="preserve"> is information that helps Angular handle classes</w:t>
      </w:r>
      <w:r w:rsidR="00247EDF">
        <w:rPr>
          <w:lang w:val="vi-VN"/>
        </w:rPr>
        <w:t>.</w:t>
      </w:r>
    </w:p>
    <w:p w14:paraId="59AC6708" w14:textId="3C275036" w:rsidR="00247EDF" w:rsidRPr="000778E8" w:rsidRDefault="00247EDF" w:rsidP="00DC40F3">
      <w:pPr>
        <w:pStyle w:val="ListParagraph"/>
        <w:numPr>
          <w:ilvl w:val="2"/>
          <w:numId w:val="20"/>
        </w:numPr>
      </w:pPr>
      <w:r w:rsidRPr="00247EDF">
        <w:t>Data Binding</w:t>
      </w:r>
      <w:r>
        <w:rPr>
          <w:lang w:val="vi-VN"/>
        </w:rPr>
        <w:t>: It</w:t>
      </w:r>
      <w:r w:rsidRPr="00247EDF">
        <w:t xml:space="preserve"> </w:t>
      </w:r>
      <w:r w:rsidR="00E54413">
        <w:rPr>
          <w:noProof/>
        </w:rPr>
        <w:t>fills</w:t>
      </w:r>
      <w:r w:rsidRPr="00247EDF">
        <w:t xml:space="preserve"> the data from the </w:t>
      </w:r>
      <w:r w:rsidRPr="00E54413">
        <w:rPr>
          <w:noProof/>
        </w:rPr>
        <w:t>model</w:t>
      </w:r>
      <w:r w:rsidR="00E54413">
        <w:rPr>
          <w:noProof/>
        </w:rPr>
        <w:t>/</w:t>
      </w:r>
      <w:r w:rsidRPr="00E54413">
        <w:rPr>
          <w:noProof/>
        </w:rPr>
        <w:t>controller</w:t>
      </w:r>
      <w:r w:rsidRPr="00247EDF">
        <w:t xml:space="preserve"> into the view.</w:t>
      </w:r>
      <w:r w:rsidR="00DC40F3">
        <w:rPr>
          <w:lang w:val="vi-VN"/>
        </w:rPr>
        <w:t xml:space="preserve"> </w:t>
      </w:r>
      <w:r w:rsidR="00DC40F3" w:rsidRPr="00DC40F3">
        <w:rPr>
          <w:lang w:val="vi-VN"/>
        </w:rPr>
        <w:t xml:space="preserve">Data binding in Angular is two-dimensional, we can import data from view into </w:t>
      </w:r>
      <w:r w:rsidR="00DC40F3" w:rsidRPr="00E54413">
        <w:rPr>
          <w:noProof/>
          <w:lang w:val="vi-VN"/>
        </w:rPr>
        <w:t>model</w:t>
      </w:r>
      <w:r w:rsidR="00E54413">
        <w:rPr>
          <w:noProof/>
          <w:lang w:val="vi-VN"/>
        </w:rPr>
        <w:t>/</w:t>
      </w:r>
      <w:r w:rsidR="00DC40F3" w:rsidRPr="00E54413">
        <w:rPr>
          <w:noProof/>
          <w:lang w:val="vi-VN"/>
        </w:rPr>
        <w:t>controller</w:t>
      </w:r>
      <w:r w:rsidR="00DC40F3" w:rsidRPr="00DC40F3">
        <w:rPr>
          <w:lang w:val="vi-VN"/>
        </w:rPr>
        <w:t>.</w:t>
      </w:r>
    </w:p>
    <w:p w14:paraId="14102EE2" w14:textId="1ED19659" w:rsidR="000778E8" w:rsidRDefault="000778E8" w:rsidP="00232B7C">
      <w:pPr>
        <w:pStyle w:val="ListParagraph"/>
        <w:numPr>
          <w:ilvl w:val="2"/>
          <w:numId w:val="20"/>
        </w:numPr>
      </w:pPr>
      <w:r w:rsidRPr="000778E8">
        <w:t>The directive</w:t>
      </w:r>
      <w:r>
        <w:rPr>
          <w:lang w:val="vi-VN"/>
        </w:rPr>
        <w:t>: It</w:t>
      </w:r>
      <w:r w:rsidRPr="000778E8">
        <w:t xml:space="preserve"> is a class and has a metadata declaration that is @Directive. </w:t>
      </w:r>
      <w:r>
        <w:rPr>
          <w:lang w:val="vi-VN"/>
        </w:rPr>
        <w:t>U</w:t>
      </w:r>
      <w:r w:rsidR="00081457">
        <w:rPr>
          <w:lang w:val="vi-VN"/>
        </w:rPr>
        <w:t>sually</w:t>
      </w:r>
      <w:r w:rsidRPr="000778E8">
        <w:t>, the directive will be in an element - or an HTML tag as a normal attribute</w:t>
      </w:r>
      <w:r w:rsidR="00232B7C">
        <w:rPr>
          <w:lang w:val="vi-VN"/>
        </w:rPr>
        <w:t xml:space="preserve">. </w:t>
      </w:r>
      <w:r w:rsidR="00232B7C" w:rsidRPr="00232B7C">
        <w:rPr>
          <w:lang w:val="vi-VN"/>
        </w:rPr>
        <w:t>The two types of directive are structural and attribute</w:t>
      </w:r>
    </w:p>
    <w:p w14:paraId="7DA66F4E" w14:textId="772707E0" w:rsidR="00272554" w:rsidRDefault="00272554" w:rsidP="00272554">
      <w:pPr>
        <w:pStyle w:val="ListParagraph"/>
        <w:numPr>
          <w:ilvl w:val="3"/>
          <w:numId w:val="20"/>
        </w:numPr>
      </w:pPr>
      <w:r>
        <w:t>The structural directive has the function of assigning data according to a certain rule</w:t>
      </w:r>
      <w:r>
        <w:rPr>
          <w:lang w:val="vi-VN"/>
        </w:rPr>
        <w:t>.</w:t>
      </w:r>
    </w:p>
    <w:p w14:paraId="45C10E17" w14:textId="2F66117D" w:rsidR="00232B7C" w:rsidRPr="00272554" w:rsidRDefault="00272554" w:rsidP="00272554">
      <w:pPr>
        <w:pStyle w:val="ListParagraph"/>
        <w:numPr>
          <w:ilvl w:val="3"/>
          <w:numId w:val="20"/>
        </w:numPr>
      </w:pPr>
      <w:r>
        <w:t>The attribute directive has the ability to display data directly</w:t>
      </w:r>
      <w:r>
        <w:rPr>
          <w:lang w:val="vi-VN"/>
        </w:rPr>
        <w:t>.</w:t>
      </w:r>
    </w:p>
    <w:p w14:paraId="65D3E921" w14:textId="5E800E4C" w:rsidR="00272554" w:rsidRDefault="000E1628" w:rsidP="000E1628">
      <w:pPr>
        <w:pStyle w:val="ListParagraph"/>
        <w:numPr>
          <w:ilvl w:val="2"/>
          <w:numId w:val="20"/>
        </w:numPr>
      </w:pPr>
      <w:r w:rsidRPr="000E1628">
        <w:t>Service classes are capable of performing some commonly used functions. Some common services are: logging service, data service, message bus,</w:t>
      </w:r>
      <w:r w:rsidR="006D3040">
        <w:rPr>
          <w:lang w:val="vi-VN"/>
        </w:rPr>
        <w:t>...</w:t>
      </w:r>
    </w:p>
    <w:p w14:paraId="0B8685B7" w14:textId="20318850" w:rsidR="000E1628" w:rsidRPr="00EA4B98" w:rsidRDefault="008D46BB" w:rsidP="008D46BB">
      <w:pPr>
        <w:pStyle w:val="ListParagraph"/>
        <w:numPr>
          <w:ilvl w:val="2"/>
          <w:numId w:val="20"/>
        </w:numPr>
      </w:pPr>
      <w:r w:rsidRPr="008D46BB">
        <w:t>Dependency</w:t>
      </w:r>
      <w:r>
        <w:rPr>
          <w:lang w:val="vi-VN"/>
        </w:rPr>
        <w:t xml:space="preserve"> injection: It</w:t>
      </w:r>
      <w:r w:rsidRPr="008D46BB">
        <w:t xml:space="preserve"> is the more extensible / module / service class, Dependency injection is the ability to allow the creation of class objects with all the additional modules / modules / services.</w:t>
      </w:r>
    </w:p>
    <w:p w14:paraId="2D0314D3" w14:textId="71A0366A" w:rsidR="00F271D8" w:rsidRDefault="007A3100" w:rsidP="00AB49C6">
      <w:pPr>
        <w:rPr>
          <w:rFonts w:eastAsia="Times"/>
        </w:rPr>
      </w:pPr>
      <w:r>
        <w:rPr>
          <w:rFonts w:eastAsia="Times"/>
          <w:noProof/>
        </w:rPr>
        <w:drawing>
          <wp:inline distT="0" distB="0" distL="0" distR="0" wp14:anchorId="2A5480F0" wp14:editId="4B55C3CC">
            <wp:extent cx="5577840" cy="28365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2.png"/>
                    <pic:cNvPicPr/>
                  </pic:nvPicPr>
                  <pic:blipFill>
                    <a:blip r:embed="rId79">
                      <a:extLst>
                        <a:ext uri="{28A0092B-C50C-407E-A947-70E740481C1C}">
                          <a14:useLocalDpi xmlns:a14="http://schemas.microsoft.com/office/drawing/2010/main" val="0"/>
                        </a:ext>
                      </a:extLst>
                    </a:blip>
                    <a:stretch>
                      <a:fillRect/>
                    </a:stretch>
                  </pic:blipFill>
                  <pic:spPr>
                    <a:xfrm>
                      <a:off x="0" y="0"/>
                      <a:ext cx="5577840" cy="2836545"/>
                    </a:xfrm>
                    <a:prstGeom prst="rect">
                      <a:avLst/>
                    </a:prstGeom>
                  </pic:spPr>
                </pic:pic>
              </a:graphicData>
            </a:graphic>
          </wp:inline>
        </w:drawing>
      </w:r>
    </w:p>
    <w:p w14:paraId="2CA718A4" w14:textId="260D0C7A" w:rsidR="00F271D8" w:rsidRPr="002E3278" w:rsidRDefault="00F271D8" w:rsidP="00F271D8">
      <w:pPr>
        <w:pStyle w:val="cAP"/>
        <w:spacing w:after="0"/>
        <w:rPr>
          <w:rFonts w:ascii="Times" w:eastAsia="Times" w:hAnsi="Times" w:cs="Times"/>
          <w:color w:val="auto"/>
          <w:sz w:val="24"/>
          <w:szCs w:val="24"/>
        </w:rPr>
      </w:pPr>
      <w:r w:rsidRPr="14131993">
        <w:rPr>
          <w:rFonts w:ascii="Times" w:eastAsia="Times" w:hAnsi="Times" w:cs="Times"/>
          <w:color w:val="auto"/>
        </w:rPr>
        <w:t xml:space="preserve">Figure </w:t>
      </w:r>
      <w:r w:rsidRPr="714B8AA0">
        <w:fldChar w:fldCharType="begin"/>
      </w:r>
      <w:r w:rsidRPr="002E3278">
        <w:rPr>
          <w:rFonts w:ascii="Times" w:hAnsi="Times" w:cs="Times"/>
          <w:color w:val="auto"/>
        </w:rPr>
        <w:instrText xml:space="preserve"> SEQ Figure \* ARABIC </w:instrText>
      </w:r>
      <w:r w:rsidRPr="714B8AA0">
        <w:rPr>
          <w:rFonts w:ascii="Times" w:hAnsi="Times" w:cs="Times"/>
          <w:color w:val="auto"/>
        </w:rPr>
        <w:fldChar w:fldCharType="separate"/>
      </w:r>
      <w:r w:rsidR="009F2A04">
        <w:rPr>
          <w:rFonts w:ascii="Times" w:hAnsi="Times" w:cs="Times"/>
          <w:noProof/>
          <w:color w:val="auto"/>
        </w:rPr>
        <w:t>3</w:t>
      </w:r>
      <w:r w:rsidRPr="714B8AA0">
        <w:fldChar w:fldCharType="end"/>
      </w:r>
      <w:r w:rsidRPr="14131993">
        <w:rPr>
          <w:rFonts w:ascii="Times" w:eastAsia="Times" w:hAnsi="Times" w:cs="Times"/>
          <w:color w:val="auto"/>
        </w:rPr>
        <w:t xml:space="preserve"> </w:t>
      </w:r>
      <w:r w:rsidR="00A961E0">
        <w:rPr>
          <w:rFonts w:ascii="Times" w:eastAsia="Times" w:hAnsi="Times" w:cs="Times"/>
          <w:color w:val="auto"/>
        </w:rPr>
        <w:t>Angular Component</w:t>
      </w:r>
      <w:r w:rsidR="00FF63F9">
        <w:rPr>
          <w:rFonts w:ascii="Times" w:eastAsia="Times" w:hAnsi="Times" w:cs="Times"/>
          <w:color w:val="auto"/>
        </w:rPr>
        <w:t xml:space="preserve"> </w:t>
      </w:r>
      <w:r w:rsidR="00F43D70">
        <w:rPr>
          <w:rFonts w:ascii="Times" w:eastAsia="Times" w:hAnsi="Times" w:cs="Times"/>
          <w:color w:val="auto"/>
        </w:rPr>
        <w:t>Example</w:t>
      </w:r>
    </w:p>
    <w:p w14:paraId="7D4A9A50" w14:textId="5D869AE2" w:rsidR="00F271D8" w:rsidRPr="00FF0E5C" w:rsidRDefault="00F271D8" w:rsidP="00FF0E5C">
      <w:pPr>
        <w:jc w:val="center"/>
        <w:rPr>
          <w:rFonts w:ascii="Times" w:eastAsia="Times" w:hAnsi="Times" w:cs="Times"/>
          <w:i/>
        </w:rPr>
      </w:pPr>
      <w:r w:rsidRPr="2AB9BC32">
        <w:rPr>
          <w:rFonts w:ascii="Times" w:eastAsia="Times" w:hAnsi="Times" w:cs="Times"/>
        </w:rPr>
        <w:t xml:space="preserve">Reference: </w:t>
      </w:r>
      <w:hyperlink r:id="rId80" w:history="1">
        <w:r w:rsidR="00FF0E5C" w:rsidRPr="00391494">
          <w:rPr>
            <w:rStyle w:val="Hyperlink"/>
            <w:rFonts w:ascii="Times" w:eastAsia="Times" w:hAnsi="Times" w:cs="Times"/>
            <w:i/>
            <w:iCs/>
          </w:rPr>
          <w:t>https://angular.io/guide/architecture</w:t>
        </w:r>
      </w:hyperlink>
    </w:p>
    <w:p w14:paraId="6AE22AA9" w14:textId="77777777" w:rsidR="007255C2" w:rsidRDefault="007255C2" w:rsidP="00AB49C6">
      <w:pPr>
        <w:rPr>
          <w:rFonts w:eastAsia="Times"/>
        </w:rPr>
      </w:pPr>
    </w:p>
    <w:p w14:paraId="196004AC" w14:textId="7DABF50C" w:rsidR="008F550B" w:rsidRPr="0056419C" w:rsidRDefault="008F550B" w:rsidP="0056419C">
      <w:pPr>
        <w:pStyle w:val="Heading4"/>
        <w:rPr>
          <w:rFonts w:ascii="Times" w:eastAsia="Times" w:hAnsi="Times" w:cs="Times"/>
        </w:rPr>
      </w:pPr>
      <w:bookmarkStart w:id="477" w:name="_Toc520105412"/>
      <w:bookmarkStart w:id="478" w:name="_Toc520105582"/>
      <w:r w:rsidRPr="0056419C">
        <w:rPr>
          <w:rFonts w:ascii="Times" w:eastAsia="Times" w:hAnsi="Times" w:cs="Times"/>
        </w:rPr>
        <w:t xml:space="preserve">6.3 </w:t>
      </w:r>
      <w:r w:rsidR="00DD5A82" w:rsidRPr="0056419C">
        <w:rPr>
          <w:rFonts w:ascii="Times" w:eastAsia="Times" w:hAnsi="Times" w:cs="Times"/>
        </w:rPr>
        <w:t>Mobile Application</w:t>
      </w:r>
      <w:bookmarkEnd w:id="477"/>
      <w:bookmarkEnd w:id="478"/>
      <w:r w:rsidRPr="0056419C">
        <w:rPr>
          <w:rFonts w:ascii="Times" w:eastAsia="Times" w:hAnsi="Times" w:cs="Times"/>
        </w:rPr>
        <w:t xml:space="preserve"> </w:t>
      </w:r>
    </w:p>
    <w:p w14:paraId="443E7CC6" w14:textId="59337FE7" w:rsidR="00527841" w:rsidRPr="00527841" w:rsidRDefault="00527841" w:rsidP="00527841">
      <w:r w:rsidRPr="00527841">
        <w:rPr>
          <w:rFonts w:ascii="Times" w:hAnsi="Times" w:cs="Times"/>
          <w:color w:val="000000"/>
          <w:shd w:val="clear" w:color="auto" w:fill="FFFFFF"/>
        </w:rPr>
        <w:t xml:space="preserve">In Mobile Application, </w:t>
      </w:r>
      <w:r>
        <w:rPr>
          <w:rFonts w:ascii="Times" w:hAnsi="Times" w:cs="Times"/>
          <w:color w:val="000000"/>
          <w:shd w:val="clear" w:color="auto" w:fill="FFFFFF"/>
        </w:rPr>
        <w:t xml:space="preserve">we are using Android </w:t>
      </w:r>
      <w:r w:rsidRPr="00527841">
        <w:rPr>
          <w:rFonts w:ascii="Times" w:hAnsi="Times" w:cs="Times"/>
          <w:color w:val="000000"/>
          <w:shd w:val="clear" w:color="auto" w:fill="FFFFFF"/>
        </w:rPr>
        <w:t>under MVC architecture. We choose this architecture because of the following advantage</w:t>
      </w:r>
    </w:p>
    <w:p w14:paraId="5EBBA90C" w14:textId="77777777" w:rsidR="008F550B" w:rsidRDefault="008F550B" w:rsidP="00AB49C6">
      <w:pPr>
        <w:rPr>
          <w:rFonts w:eastAsia="Times"/>
        </w:rPr>
      </w:pPr>
    </w:p>
    <w:p w14:paraId="2576CA9F" w14:textId="3AD66C46" w:rsidR="008F550B" w:rsidRPr="00AB49C6" w:rsidRDefault="008F550B" w:rsidP="00AB49C6">
      <w:pPr>
        <w:rPr>
          <w:rFonts w:eastAsia="Times"/>
        </w:rPr>
      </w:pPr>
      <w:r>
        <w:rPr>
          <w:noProof/>
        </w:rPr>
        <w:lastRenderedPageBreak/>
        <w:drawing>
          <wp:inline distT="0" distB="0" distL="0" distR="0" wp14:anchorId="4F049F68" wp14:editId="2F7A2EE6">
            <wp:extent cx="5281862" cy="3178330"/>
            <wp:effectExtent l="0" t="0" r="1905" b="0"/>
            <wp:docPr id="601955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5281862" cy="3178330"/>
                    </a:xfrm>
                    <a:prstGeom prst="rect">
                      <a:avLst/>
                    </a:prstGeom>
                  </pic:spPr>
                </pic:pic>
              </a:graphicData>
            </a:graphic>
          </wp:inline>
        </w:drawing>
      </w:r>
    </w:p>
    <w:p w14:paraId="2E783291" w14:textId="06CC30C6" w:rsidR="00200CF4" w:rsidRPr="002E3278" w:rsidRDefault="00200CF4" w:rsidP="00BC55BC">
      <w:pPr>
        <w:pStyle w:val="cAP"/>
        <w:rPr>
          <w:rFonts w:eastAsia="Times"/>
          <w:sz w:val="24"/>
          <w:szCs w:val="24"/>
        </w:rPr>
      </w:pPr>
      <w:r w:rsidRPr="14131993">
        <w:rPr>
          <w:rFonts w:eastAsia="Times"/>
        </w:rPr>
        <w:t xml:space="preserve">Figure </w:t>
      </w:r>
      <w:r w:rsidRPr="714B8AA0">
        <w:fldChar w:fldCharType="begin"/>
      </w:r>
      <w:r w:rsidRPr="002E3278">
        <w:instrText xml:space="preserve"> SEQ Figure \* ARABIC </w:instrText>
      </w:r>
      <w:r w:rsidRPr="714B8AA0">
        <w:fldChar w:fldCharType="separate"/>
      </w:r>
      <w:r w:rsidR="009F2A04">
        <w:rPr>
          <w:noProof/>
        </w:rPr>
        <w:t>4</w:t>
      </w:r>
      <w:r w:rsidRPr="714B8AA0">
        <w:fldChar w:fldCharType="end"/>
      </w:r>
      <w:r w:rsidRPr="14131993">
        <w:rPr>
          <w:rFonts w:eastAsia="Times"/>
        </w:rPr>
        <w:t xml:space="preserve"> The Scrum Process</w:t>
      </w:r>
    </w:p>
    <w:p w14:paraId="434E50A2" w14:textId="68539E06" w:rsidR="00200CF4" w:rsidRDefault="00200CF4" w:rsidP="00200CF4">
      <w:pPr>
        <w:jc w:val="center"/>
        <w:rPr>
          <w:rFonts w:eastAsia="Times"/>
        </w:rPr>
      </w:pPr>
      <w:r w:rsidRPr="2AB9BC32">
        <w:rPr>
          <w:rFonts w:ascii="Times" w:eastAsia="Times" w:hAnsi="Times" w:cs="Times"/>
        </w:rPr>
        <w:t xml:space="preserve">Reference: </w:t>
      </w:r>
      <w:r w:rsidR="007255C2">
        <w:rPr>
          <w:rFonts w:ascii="Times" w:eastAsia="Times" w:hAnsi="Times" w:cs="Times"/>
        </w:rPr>
        <w:t>“</w:t>
      </w:r>
      <w:r w:rsidRPr="00200CF4">
        <w:rPr>
          <w:rFonts w:ascii="Times" w:eastAsia="Times" w:hAnsi="Times" w:cs="Times"/>
          <w:i/>
          <w:iCs/>
        </w:rPr>
        <w:t>https://medium.com/@vicky7230/android-architecture-patterns-mv-c-p-vm-4594574eeaa1</w:t>
      </w:r>
      <w:r w:rsidR="007255C2">
        <w:rPr>
          <w:rFonts w:ascii="Times" w:eastAsia="Times" w:hAnsi="Times" w:cs="Times"/>
          <w:i/>
          <w:iCs/>
        </w:rPr>
        <w:t>”</w:t>
      </w:r>
    </w:p>
    <w:p w14:paraId="2AA520E1" w14:textId="77777777" w:rsidR="00200CF4" w:rsidRPr="00AB49C6" w:rsidRDefault="00200CF4" w:rsidP="00AB49C6">
      <w:pPr>
        <w:rPr>
          <w:rFonts w:eastAsia="Times"/>
        </w:rPr>
      </w:pPr>
    </w:p>
    <w:p w14:paraId="621E57AD" w14:textId="7BDF3AA5" w:rsidR="004C19AA" w:rsidRDefault="001D047E" w:rsidP="00CB7118">
      <w:pPr>
        <w:pStyle w:val="a"/>
        <w:numPr>
          <w:ilvl w:val="0"/>
          <w:numId w:val="36"/>
        </w:numPr>
        <w:ind w:left="567" w:hanging="567"/>
        <w:rPr>
          <w:rFonts w:ascii="Times" w:hAnsi="Times" w:cs="Times"/>
        </w:rPr>
      </w:pPr>
      <w:bookmarkStart w:id="479" w:name="_Toc520105413"/>
      <w:bookmarkStart w:id="480" w:name="_Toc520105583"/>
      <w:r w:rsidRPr="00AB7AE1">
        <w:rPr>
          <w:rFonts w:ascii="Times" w:hAnsi="Times" w:cs="Times"/>
        </w:rPr>
        <w:t>Software User’s Manual</w:t>
      </w:r>
      <w:bookmarkEnd w:id="479"/>
      <w:bookmarkEnd w:id="480"/>
    </w:p>
    <w:p w14:paraId="46DBEBEC" w14:textId="49574A42" w:rsidR="00323546" w:rsidRDefault="00AB7AE1" w:rsidP="00CB7118">
      <w:pPr>
        <w:pStyle w:val="a"/>
        <w:numPr>
          <w:ilvl w:val="0"/>
          <w:numId w:val="36"/>
        </w:numPr>
        <w:tabs>
          <w:tab w:val="left" w:pos="567"/>
        </w:tabs>
        <w:ind w:left="567" w:hanging="567"/>
        <w:rPr>
          <w:rFonts w:ascii="Times" w:hAnsi="Times" w:cs="Times"/>
        </w:rPr>
      </w:pPr>
      <w:bookmarkStart w:id="481" w:name="_Toc520105414"/>
      <w:bookmarkStart w:id="482" w:name="_Toc520105584"/>
      <w:r w:rsidRPr="00AB7AE1">
        <w:rPr>
          <w:rFonts w:ascii="Times" w:hAnsi="Times" w:cs="Times"/>
        </w:rPr>
        <w:t>Appendix</w:t>
      </w:r>
      <w:bookmarkEnd w:id="481"/>
      <w:bookmarkEnd w:id="482"/>
    </w:p>
    <w:sectPr w:rsidR="00323546" w:rsidSect="00BD74C5">
      <w:pgSz w:w="11909" w:h="16834" w:code="9"/>
      <w:pgMar w:top="1411" w:right="1138" w:bottom="1411" w:left="1987"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1AFFA" w14:textId="77777777" w:rsidR="00FB1AA6" w:rsidRDefault="00FB1AA6" w:rsidP="00213190">
      <w:r>
        <w:separator/>
      </w:r>
    </w:p>
  </w:endnote>
  <w:endnote w:type="continuationSeparator" w:id="0">
    <w:p w14:paraId="78CD270A" w14:textId="77777777" w:rsidR="00FB1AA6" w:rsidRDefault="00FB1AA6" w:rsidP="00213190">
      <w:r>
        <w:continuationSeparator/>
      </w:r>
    </w:p>
  </w:endnote>
  <w:endnote w:type="continuationNotice" w:id="1">
    <w:p w14:paraId="7DD9291B" w14:textId="77777777" w:rsidR="00FB1AA6" w:rsidRDefault="00FB1A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 w:name="Times,Cambria">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Times,Calibri">
    <w:altName w:val="Times"/>
    <w:panose1 w:val="00000000000000000000"/>
    <w:charset w:val="00"/>
    <w:family w:val="roman"/>
    <w:notTrueType/>
    <w:pitch w:val="default"/>
  </w:font>
  <w:font w:name="Times,Times New Roman">
    <w:altName w:val="Times"/>
    <w:panose1 w:val="00000000000000000000"/>
    <w:charset w:val="00"/>
    <w:family w:val="roman"/>
    <w:notTrueType/>
    <w:pitch w:val="default"/>
  </w:font>
  <w:font w:name="Consolas,Times">
    <w:altName w:val="Times New Roman"/>
    <w:charset w:val="00"/>
    <w:family w:val="roman"/>
    <w:pitch w:val="default"/>
  </w:font>
  <w:font w:name="Times,Times,Cambria">
    <w:altName w:val="Times"/>
    <w:charset w:val="00"/>
    <w:family w:val="roman"/>
    <w:pitch w:val="default"/>
  </w:font>
  <w:font w:name="Times,游明朝">
    <w:altName w:val="MS Gothic"/>
    <w:charset w:val="80"/>
    <w:family w:val="roman"/>
    <w:pitch w:val="default"/>
  </w:font>
  <w:font w:name="Times,Times,Times,Cambria">
    <w:altName w:val="Times New Roman"/>
    <w:charset w:val="00"/>
    <w:family w:val="roman"/>
    <w:pitch w:val="default"/>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C8D39" w14:textId="4CE59B03" w:rsidR="009631E6" w:rsidRDefault="009631E6" w:rsidP="001D0AF4">
    <w:pPr>
      <w:pStyle w:val="Footer"/>
      <w:jc w:val="center"/>
    </w:pPr>
    <w:r>
      <w:t xml:space="preserve">Page </w:t>
    </w:r>
    <w:r w:rsidRPr="2AB9BC32">
      <w:rPr>
        <w:noProof/>
      </w:rPr>
      <w:fldChar w:fldCharType="begin"/>
    </w:r>
    <w:r w:rsidRPr="2AB9BC32">
      <w:rPr>
        <w:noProof/>
      </w:rPr>
      <w:instrText xml:space="preserve"> PAGE  \* Arabic  \* MERGEFORMAT </w:instrText>
    </w:r>
    <w:r w:rsidRPr="2AB9BC32">
      <w:rPr>
        <w:noProof/>
      </w:rPr>
      <w:fldChar w:fldCharType="separate"/>
    </w:r>
    <w:r>
      <w:rPr>
        <w:noProof/>
      </w:rPr>
      <w:t>93</w:t>
    </w:r>
    <w:r w:rsidRPr="2AB9BC32">
      <w:rPr>
        <w:noProof/>
      </w:rPr>
      <w:fldChar w:fldCharType="end"/>
    </w:r>
    <w:r>
      <w:t xml:space="preserve"> of </w:t>
    </w:r>
    <w:r w:rsidRPr="2AB9BC32">
      <w:rPr>
        <w:noProof/>
      </w:rPr>
      <w:fldChar w:fldCharType="begin"/>
    </w:r>
    <w:r w:rsidRPr="2AB9BC32">
      <w:rPr>
        <w:noProof/>
      </w:rPr>
      <w:instrText xml:space="preserve"> NUMPAGES  \* Arabic  \* MERGEFORMAT </w:instrText>
    </w:r>
    <w:r w:rsidRPr="2AB9BC32">
      <w:rPr>
        <w:noProof/>
      </w:rPr>
      <w:fldChar w:fldCharType="separate"/>
    </w:r>
    <w:r>
      <w:rPr>
        <w:noProof/>
      </w:rPr>
      <w:t>110</w:t>
    </w:r>
    <w:r w:rsidRPr="2AB9BC3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9892A" w14:textId="77777777" w:rsidR="00FB1AA6" w:rsidRDefault="00FB1AA6" w:rsidP="00213190">
      <w:r>
        <w:separator/>
      </w:r>
    </w:p>
  </w:footnote>
  <w:footnote w:type="continuationSeparator" w:id="0">
    <w:p w14:paraId="5BD97071" w14:textId="77777777" w:rsidR="00FB1AA6" w:rsidRDefault="00FB1AA6" w:rsidP="00213190">
      <w:r>
        <w:continuationSeparator/>
      </w:r>
    </w:p>
  </w:footnote>
  <w:footnote w:type="continuationNotice" w:id="1">
    <w:p w14:paraId="176CC53E" w14:textId="77777777" w:rsidR="00FB1AA6" w:rsidRDefault="00FB1A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F701D" w14:textId="73358CB2" w:rsidR="009631E6" w:rsidRDefault="009631E6" w:rsidP="00E72B6D">
    <w:pPr>
      <w:pStyle w:val="Header"/>
    </w:pPr>
  </w:p>
  <w:p w14:paraId="03EFCA41" w14:textId="77777777" w:rsidR="009631E6" w:rsidRDefault="009631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7AB"/>
    <w:multiLevelType w:val="hybridMultilevel"/>
    <w:tmpl w:val="A02C52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653EAB"/>
    <w:multiLevelType w:val="hybridMultilevel"/>
    <w:tmpl w:val="D0ACD90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13884"/>
    <w:multiLevelType w:val="hybridMultilevel"/>
    <w:tmpl w:val="9E98C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855FB8"/>
    <w:multiLevelType w:val="hybridMultilevel"/>
    <w:tmpl w:val="A5564378"/>
    <w:lvl w:ilvl="0" w:tplc="B7364C2E">
      <w:numFmt w:val="bullet"/>
      <w:lvlText w:val="-"/>
      <w:lvlJc w:val="left"/>
      <w:pPr>
        <w:ind w:left="720" w:hanging="360"/>
      </w:pPr>
      <w:rPr>
        <w:rFonts w:ascii="Calibri" w:hAnsi="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AB0850"/>
    <w:multiLevelType w:val="hybridMultilevel"/>
    <w:tmpl w:val="4FC83D84"/>
    <w:lvl w:ilvl="0" w:tplc="FFFFFFFF">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2EA7D0A"/>
    <w:multiLevelType w:val="hybridMultilevel"/>
    <w:tmpl w:val="8DDA5836"/>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F364DE"/>
    <w:multiLevelType w:val="hybridMultilevel"/>
    <w:tmpl w:val="A57E4D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91712"/>
    <w:multiLevelType w:val="multilevel"/>
    <w:tmpl w:val="7F7ACA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7BA0FA9"/>
    <w:multiLevelType w:val="hybridMultilevel"/>
    <w:tmpl w:val="D014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A13219"/>
    <w:multiLevelType w:val="hybridMultilevel"/>
    <w:tmpl w:val="E476154C"/>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4D1270"/>
    <w:multiLevelType w:val="multilevel"/>
    <w:tmpl w:val="0D7E11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F81356"/>
    <w:multiLevelType w:val="hybridMultilevel"/>
    <w:tmpl w:val="181A14EA"/>
    <w:lvl w:ilvl="0" w:tplc="FFFFFFFF">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CED13DA"/>
    <w:multiLevelType w:val="hybridMultilevel"/>
    <w:tmpl w:val="870A1A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291D90"/>
    <w:multiLevelType w:val="hybridMultilevel"/>
    <w:tmpl w:val="AD38B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101C74"/>
    <w:multiLevelType w:val="multilevel"/>
    <w:tmpl w:val="953C9F68"/>
    <w:lvl w:ilvl="0">
      <w:start w:val="1"/>
      <w:numFmt w:val="bullet"/>
      <w:lvlText w:val="-"/>
      <w:lvlJc w:val="left"/>
      <w:pPr>
        <w:ind w:left="720" w:firstLine="720"/>
      </w:pPr>
      <w:rPr>
        <w:rFonts w:ascii="Times" w:eastAsia="Cambria" w:hAnsi="Times" w:cs="Times" w:hint="default"/>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5" w15:restartNumberingAfterBreak="0">
    <w:nsid w:val="0E8A7452"/>
    <w:multiLevelType w:val="hybridMultilevel"/>
    <w:tmpl w:val="923ED630"/>
    <w:lvl w:ilvl="0" w:tplc="FFFFFFFF">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0FF60109"/>
    <w:multiLevelType w:val="hybridMultilevel"/>
    <w:tmpl w:val="D284B1BE"/>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FA5E89"/>
    <w:multiLevelType w:val="hybridMultilevel"/>
    <w:tmpl w:val="4D82D562"/>
    <w:lvl w:ilvl="0" w:tplc="9EB40BA8">
      <w:start w:val="1"/>
      <w:numFmt w:val="bullet"/>
      <w:lvlText w:val="-"/>
      <w:lvlJc w:val="left"/>
      <w:pPr>
        <w:ind w:left="720" w:hanging="360"/>
      </w:pPr>
      <w:rPr>
        <w:rFonts w:ascii="Times" w:eastAsia="Cambria"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0E4CAA"/>
    <w:multiLevelType w:val="multilevel"/>
    <w:tmpl w:val="B218CB5A"/>
    <w:lvl w:ilvl="0">
      <w:start w:val="1"/>
      <w:numFmt w:val="decimal"/>
      <w:lvlText w:val="%1"/>
      <w:lvlJc w:val="left"/>
      <w:pPr>
        <w:ind w:left="432" w:hanging="432"/>
      </w:pPr>
      <w:rPr>
        <w:rFonts w:hint="default"/>
      </w:rPr>
    </w:lvl>
    <w:lvl w:ilvl="1">
      <w:start w:val="1"/>
      <w:numFmt w:val="decimal"/>
      <w:lvlText w:val="%1.%2"/>
      <w:lvlJc w:val="left"/>
      <w:pPr>
        <w:ind w:left="2160" w:hanging="432"/>
      </w:pPr>
      <w:rPr>
        <w:rFonts w:hint="default"/>
      </w:rPr>
    </w:lvl>
    <w:lvl w:ilvl="2">
      <w:start w:val="1"/>
      <w:numFmt w:val="decimal"/>
      <w:lvlText w:val="%1.%2.%3"/>
      <w:lvlJc w:val="left"/>
      <w:pPr>
        <w:ind w:left="4176" w:hanging="720"/>
      </w:pPr>
      <w:rPr>
        <w:rFonts w:hint="default"/>
      </w:rPr>
    </w:lvl>
    <w:lvl w:ilvl="3">
      <w:start w:val="1"/>
      <w:numFmt w:val="decimal"/>
      <w:lvlText w:val="%1.%2.%3.%4"/>
      <w:lvlJc w:val="left"/>
      <w:pPr>
        <w:ind w:left="5904" w:hanging="720"/>
      </w:pPr>
      <w:rPr>
        <w:rFonts w:hint="default"/>
      </w:rPr>
    </w:lvl>
    <w:lvl w:ilvl="4">
      <w:start w:val="1"/>
      <w:numFmt w:val="decimal"/>
      <w:lvlText w:val="%1.%2.%3.%4.%5"/>
      <w:lvlJc w:val="left"/>
      <w:pPr>
        <w:ind w:left="7992" w:hanging="1080"/>
      </w:pPr>
      <w:rPr>
        <w:rFonts w:hint="default"/>
      </w:rPr>
    </w:lvl>
    <w:lvl w:ilvl="5">
      <w:start w:val="1"/>
      <w:numFmt w:val="decimal"/>
      <w:lvlText w:val="%1.%2.%3.%4.%5.%6"/>
      <w:lvlJc w:val="left"/>
      <w:pPr>
        <w:ind w:left="9720" w:hanging="1080"/>
      </w:pPr>
      <w:rPr>
        <w:rFonts w:hint="default"/>
      </w:rPr>
    </w:lvl>
    <w:lvl w:ilvl="6">
      <w:start w:val="1"/>
      <w:numFmt w:val="decimal"/>
      <w:lvlText w:val="%1.%2.%3.%4.%5.%6.%7"/>
      <w:lvlJc w:val="left"/>
      <w:pPr>
        <w:ind w:left="11808" w:hanging="1440"/>
      </w:pPr>
      <w:rPr>
        <w:rFonts w:hint="default"/>
      </w:rPr>
    </w:lvl>
    <w:lvl w:ilvl="7">
      <w:start w:val="1"/>
      <w:numFmt w:val="decimal"/>
      <w:lvlText w:val="%1.%2.%3.%4.%5.%6.%7.%8"/>
      <w:lvlJc w:val="left"/>
      <w:pPr>
        <w:ind w:left="13536" w:hanging="1440"/>
      </w:pPr>
      <w:rPr>
        <w:rFonts w:hint="default"/>
      </w:rPr>
    </w:lvl>
    <w:lvl w:ilvl="8">
      <w:start w:val="1"/>
      <w:numFmt w:val="decimal"/>
      <w:lvlText w:val="%1.%2.%3.%4.%5.%6.%7.%8.%9"/>
      <w:lvlJc w:val="left"/>
      <w:pPr>
        <w:ind w:left="15624" w:hanging="1800"/>
      </w:pPr>
      <w:rPr>
        <w:rFonts w:hint="default"/>
      </w:rPr>
    </w:lvl>
  </w:abstractNum>
  <w:abstractNum w:abstractNumId="19" w15:restartNumberingAfterBreak="0">
    <w:nsid w:val="182915B3"/>
    <w:multiLevelType w:val="hybridMultilevel"/>
    <w:tmpl w:val="408CCBB2"/>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3F6B64"/>
    <w:multiLevelType w:val="hybridMultilevel"/>
    <w:tmpl w:val="706AEC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F830FD2"/>
    <w:multiLevelType w:val="hybridMultilevel"/>
    <w:tmpl w:val="376EFFCC"/>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844E78"/>
    <w:multiLevelType w:val="hybridMultilevel"/>
    <w:tmpl w:val="309C2B18"/>
    <w:lvl w:ilvl="0" w:tplc="A524C31C">
      <w:start w:val="1"/>
      <w:numFmt w:val="bullet"/>
      <w:lvlText w:val=""/>
      <w:lvlJc w:val="left"/>
      <w:pPr>
        <w:ind w:left="720" w:hanging="360"/>
      </w:pPr>
      <w:rPr>
        <w:rFonts w:ascii="Symbol" w:hAnsi="Symbol" w:hint="default"/>
      </w:rPr>
    </w:lvl>
    <w:lvl w:ilvl="1" w:tplc="C3EE2364">
      <w:start w:val="1"/>
      <w:numFmt w:val="bullet"/>
      <w:lvlText w:val="o"/>
      <w:lvlJc w:val="left"/>
      <w:pPr>
        <w:ind w:left="1440" w:hanging="360"/>
      </w:pPr>
      <w:rPr>
        <w:rFonts w:ascii="Courier New" w:hAnsi="Courier New" w:hint="default"/>
      </w:rPr>
    </w:lvl>
    <w:lvl w:ilvl="2" w:tplc="1C32F602">
      <w:start w:val="1"/>
      <w:numFmt w:val="bullet"/>
      <w:lvlText w:val=""/>
      <w:lvlJc w:val="left"/>
      <w:pPr>
        <w:ind w:left="2160" w:hanging="360"/>
      </w:pPr>
      <w:rPr>
        <w:rFonts w:ascii="Wingdings" w:hAnsi="Wingdings" w:hint="default"/>
      </w:rPr>
    </w:lvl>
    <w:lvl w:ilvl="3" w:tplc="3F46D362">
      <w:start w:val="1"/>
      <w:numFmt w:val="bullet"/>
      <w:lvlText w:val=""/>
      <w:lvlJc w:val="left"/>
      <w:pPr>
        <w:ind w:left="2880" w:hanging="360"/>
      </w:pPr>
      <w:rPr>
        <w:rFonts w:ascii="Symbol" w:hAnsi="Symbol" w:hint="default"/>
      </w:rPr>
    </w:lvl>
    <w:lvl w:ilvl="4" w:tplc="DE2267CA">
      <w:start w:val="1"/>
      <w:numFmt w:val="bullet"/>
      <w:lvlText w:val="o"/>
      <w:lvlJc w:val="left"/>
      <w:pPr>
        <w:ind w:left="3600" w:hanging="360"/>
      </w:pPr>
      <w:rPr>
        <w:rFonts w:ascii="Courier New" w:hAnsi="Courier New" w:hint="default"/>
      </w:rPr>
    </w:lvl>
    <w:lvl w:ilvl="5" w:tplc="3A6A7F78">
      <w:start w:val="1"/>
      <w:numFmt w:val="bullet"/>
      <w:lvlText w:val=""/>
      <w:lvlJc w:val="left"/>
      <w:pPr>
        <w:ind w:left="4320" w:hanging="360"/>
      </w:pPr>
      <w:rPr>
        <w:rFonts w:ascii="Wingdings" w:hAnsi="Wingdings" w:hint="default"/>
      </w:rPr>
    </w:lvl>
    <w:lvl w:ilvl="6" w:tplc="A8043F4C">
      <w:start w:val="1"/>
      <w:numFmt w:val="bullet"/>
      <w:lvlText w:val=""/>
      <w:lvlJc w:val="left"/>
      <w:pPr>
        <w:ind w:left="5040" w:hanging="360"/>
      </w:pPr>
      <w:rPr>
        <w:rFonts w:ascii="Symbol" w:hAnsi="Symbol" w:hint="default"/>
      </w:rPr>
    </w:lvl>
    <w:lvl w:ilvl="7" w:tplc="CC6AA414">
      <w:start w:val="1"/>
      <w:numFmt w:val="bullet"/>
      <w:lvlText w:val="o"/>
      <w:lvlJc w:val="left"/>
      <w:pPr>
        <w:ind w:left="5760" w:hanging="360"/>
      </w:pPr>
      <w:rPr>
        <w:rFonts w:ascii="Courier New" w:hAnsi="Courier New" w:hint="default"/>
      </w:rPr>
    </w:lvl>
    <w:lvl w:ilvl="8" w:tplc="02FCE89E">
      <w:start w:val="1"/>
      <w:numFmt w:val="bullet"/>
      <w:lvlText w:val=""/>
      <w:lvlJc w:val="left"/>
      <w:pPr>
        <w:ind w:left="6480" w:hanging="360"/>
      </w:pPr>
      <w:rPr>
        <w:rFonts w:ascii="Wingdings" w:hAnsi="Wingdings" w:hint="default"/>
      </w:rPr>
    </w:lvl>
  </w:abstractNum>
  <w:abstractNum w:abstractNumId="23" w15:restartNumberingAfterBreak="0">
    <w:nsid w:val="22E4361F"/>
    <w:multiLevelType w:val="hybridMultilevel"/>
    <w:tmpl w:val="F49A80AA"/>
    <w:lvl w:ilvl="0" w:tplc="FFFFFFFF">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34C51C1"/>
    <w:multiLevelType w:val="hybridMultilevel"/>
    <w:tmpl w:val="2FBCB0B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24505B51"/>
    <w:multiLevelType w:val="hybridMultilevel"/>
    <w:tmpl w:val="F40E4DCA"/>
    <w:lvl w:ilvl="0" w:tplc="B7364C2E">
      <w:numFmt w:val="bullet"/>
      <w:lvlText w:val="-"/>
      <w:lvlJc w:val="left"/>
      <w:pPr>
        <w:ind w:left="720" w:hanging="360"/>
      </w:pPr>
      <w:rPr>
        <w:rFonts w:ascii="Calibri" w:hAnsi="Calibri" w:hint="default"/>
        <w:color w:val="auto"/>
      </w:rPr>
    </w:lvl>
    <w:lvl w:ilvl="1" w:tplc="53240698">
      <w:start w:val="1"/>
      <w:numFmt w:val="bullet"/>
      <w:lvlText w:val="o"/>
      <w:lvlJc w:val="left"/>
      <w:pPr>
        <w:ind w:left="1440" w:hanging="360"/>
      </w:pPr>
      <w:rPr>
        <w:rFonts w:ascii="Courier New" w:hAnsi="Courier New" w:hint="default"/>
      </w:rPr>
    </w:lvl>
    <w:lvl w:ilvl="2" w:tplc="42F8A9F6">
      <w:start w:val="1"/>
      <w:numFmt w:val="bullet"/>
      <w:lvlText w:val=""/>
      <w:lvlJc w:val="left"/>
      <w:pPr>
        <w:ind w:left="2160" w:hanging="360"/>
      </w:pPr>
      <w:rPr>
        <w:rFonts w:ascii="Wingdings" w:hAnsi="Wingdings" w:hint="default"/>
      </w:rPr>
    </w:lvl>
    <w:lvl w:ilvl="3" w:tplc="E076A11C">
      <w:start w:val="1"/>
      <w:numFmt w:val="bullet"/>
      <w:lvlText w:val=""/>
      <w:lvlJc w:val="left"/>
      <w:pPr>
        <w:ind w:left="2880" w:hanging="360"/>
      </w:pPr>
      <w:rPr>
        <w:rFonts w:ascii="Symbol" w:hAnsi="Symbol" w:hint="default"/>
      </w:rPr>
    </w:lvl>
    <w:lvl w:ilvl="4" w:tplc="4A424EC6">
      <w:start w:val="1"/>
      <w:numFmt w:val="bullet"/>
      <w:lvlText w:val="o"/>
      <w:lvlJc w:val="left"/>
      <w:pPr>
        <w:ind w:left="3600" w:hanging="360"/>
      </w:pPr>
      <w:rPr>
        <w:rFonts w:ascii="Courier New" w:hAnsi="Courier New" w:hint="default"/>
      </w:rPr>
    </w:lvl>
    <w:lvl w:ilvl="5" w:tplc="613CA2CC">
      <w:start w:val="1"/>
      <w:numFmt w:val="bullet"/>
      <w:lvlText w:val=""/>
      <w:lvlJc w:val="left"/>
      <w:pPr>
        <w:ind w:left="4320" w:hanging="360"/>
      </w:pPr>
      <w:rPr>
        <w:rFonts w:ascii="Wingdings" w:hAnsi="Wingdings" w:hint="default"/>
      </w:rPr>
    </w:lvl>
    <w:lvl w:ilvl="6" w:tplc="0916FFF8">
      <w:start w:val="1"/>
      <w:numFmt w:val="bullet"/>
      <w:lvlText w:val=""/>
      <w:lvlJc w:val="left"/>
      <w:pPr>
        <w:ind w:left="5040" w:hanging="360"/>
      </w:pPr>
      <w:rPr>
        <w:rFonts w:ascii="Symbol" w:hAnsi="Symbol" w:hint="default"/>
      </w:rPr>
    </w:lvl>
    <w:lvl w:ilvl="7" w:tplc="970650C4">
      <w:start w:val="1"/>
      <w:numFmt w:val="bullet"/>
      <w:lvlText w:val="o"/>
      <w:lvlJc w:val="left"/>
      <w:pPr>
        <w:ind w:left="5760" w:hanging="360"/>
      </w:pPr>
      <w:rPr>
        <w:rFonts w:ascii="Courier New" w:hAnsi="Courier New" w:hint="default"/>
      </w:rPr>
    </w:lvl>
    <w:lvl w:ilvl="8" w:tplc="D0C8FEC4">
      <w:start w:val="1"/>
      <w:numFmt w:val="bullet"/>
      <w:lvlText w:val=""/>
      <w:lvlJc w:val="left"/>
      <w:pPr>
        <w:ind w:left="6480" w:hanging="360"/>
      </w:pPr>
      <w:rPr>
        <w:rFonts w:ascii="Wingdings" w:hAnsi="Wingdings" w:hint="default"/>
      </w:rPr>
    </w:lvl>
  </w:abstractNum>
  <w:abstractNum w:abstractNumId="26" w15:restartNumberingAfterBreak="0">
    <w:nsid w:val="24ED486D"/>
    <w:multiLevelType w:val="hybridMultilevel"/>
    <w:tmpl w:val="A69E7C7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641CAF"/>
    <w:multiLevelType w:val="hybridMultilevel"/>
    <w:tmpl w:val="3FB21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16784"/>
    <w:multiLevelType w:val="hybridMultilevel"/>
    <w:tmpl w:val="FE4C7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582EAA"/>
    <w:multiLevelType w:val="hybridMultilevel"/>
    <w:tmpl w:val="974CCC7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A45C3B"/>
    <w:multiLevelType w:val="hybridMultilevel"/>
    <w:tmpl w:val="090A4516"/>
    <w:lvl w:ilvl="0" w:tplc="B9A0B796">
      <w:start w:val="1"/>
      <w:numFmt w:val="bullet"/>
      <w:lvlText w:val="-"/>
      <w:lvlJc w:val="left"/>
      <w:pPr>
        <w:ind w:left="720" w:hanging="360"/>
      </w:pPr>
      <w:rPr>
        <w:rFonts w:ascii="Times" w:eastAsia="Cambria" w:hAnsi="Times" w:cs="Time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AF6848"/>
    <w:multiLevelType w:val="multilevel"/>
    <w:tmpl w:val="DC8A47C0"/>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EBF1A8A"/>
    <w:multiLevelType w:val="hybridMultilevel"/>
    <w:tmpl w:val="C990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D17781"/>
    <w:multiLevelType w:val="hybridMultilevel"/>
    <w:tmpl w:val="B5FAA4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20A5C2A"/>
    <w:multiLevelType w:val="multilevel"/>
    <w:tmpl w:val="46046E38"/>
    <w:lvl w:ilvl="0">
      <w:start w:val="1"/>
      <w:numFmt w:val="bullet"/>
      <w:lvlText w:val=""/>
      <w:lvlJc w:val="left"/>
      <w:pPr>
        <w:ind w:left="2160" w:hanging="360"/>
      </w:pPr>
      <w:rPr>
        <w:rFonts w:ascii="Symbol" w:hAnsi="Symbol" w:hint="default"/>
        <w:sz w:val="20"/>
      </w:rPr>
    </w:lvl>
    <w:lvl w:ilvl="1">
      <w:start w:val="1"/>
      <w:numFmt w:val="decimal"/>
      <w:lvlText w:val="(%2)"/>
      <w:lvlJc w:val="left"/>
      <w:pPr>
        <w:ind w:left="2160" w:hanging="360"/>
      </w:pPr>
      <w:rPr>
        <w:rFonts w:hint="default"/>
      </w:rPr>
    </w:lvl>
    <w:lvl w:ilvl="2">
      <w:start w:val="1"/>
      <w:numFmt w:val="decimal"/>
      <w:lvlText w:val="%3."/>
      <w:lvlJc w:val="left"/>
      <w:pPr>
        <w:ind w:left="2880" w:hanging="360"/>
      </w:pPr>
      <w:rPr>
        <w:rFonts w:hint="default"/>
      </w:rPr>
    </w:lvl>
    <w:lvl w:ilvl="3">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32E65F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3EB6F93"/>
    <w:multiLevelType w:val="hybridMultilevel"/>
    <w:tmpl w:val="6A98AEF4"/>
    <w:lvl w:ilvl="0" w:tplc="04090001">
      <w:start w:val="1"/>
      <w:numFmt w:val="bullet"/>
      <w:lvlText w:val=""/>
      <w:lvlJc w:val="left"/>
      <w:pPr>
        <w:ind w:left="720" w:hanging="360"/>
      </w:pPr>
      <w:rPr>
        <w:rFonts w:ascii="Symbol" w:hAnsi="Symbol" w:hint="default"/>
      </w:rPr>
    </w:lvl>
    <w:lvl w:ilvl="1" w:tplc="0EB0D056">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850A76"/>
    <w:multiLevelType w:val="hybridMultilevel"/>
    <w:tmpl w:val="E91C9B48"/>
    <w:lvl w:ilvl="0" w:tplc="C0143B0C">
      <w:start w:val="1"/>
      <w:numFmt w:val="bullet"/>
      <w:lvlText w:val="-"/>
      <w:lvlJc w:val="left"/>
      <w:pPr>
        <w:ind w:left="720" w:hanging="360"/>
      </w:pPr>
      <w:rPr>
        <w:rFonts w:ascii="Times" w:eastAsia="Cambria" w:hAnsi="Times" w:cs="Time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4927F3E"/>
    <w:multiLevelType w:val="hybridMultilevel"/>
    <w:tmpl w:val="77AEB3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9" w15:restartNumberingAfterBreak="0">
    <w:nsid w:val="415D50AE"/>
    <w:multiLevelType w:val="hybridMultilevel"/>
    <w:tmpl w:val="CBC60686"/>
    <w:lvl w:ilvl="0" w:tplc="BF38780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046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28A5A65"/>
    <w:multiLevelType w:val="multilevel"/>
    <w:tmpl w:val="3648EE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39B63DD"/>
    <w:multiLevelType w:val="hybridMultilevel"/>
    <w:tmpl w:val="D2FA4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40071E8"/>
    <w:multiLevelType w:val="hybridMultilevel"/>
    <w:tmpl w:val="29A29A5A"/>
    <w:lvl w:ilvl="0" w:tplc="DEA64A6C">
      <w:start w:val="1"/>
      <w:numFmt w:val="bullet"/>
      <w:lvlText w:val=""/>
      <w:lvlJc w:val="left"/>
      <w:pPr>
        <w:ind w:left="720" w:hanging="360"/>
      </w:pPr>
      <w:rPr>
        <w:rFonts w:ascii="Symbol" w:hAnsi="Symbol" w:hint="default"/>
      </w:rPr>
    </w:lvl>
    <w:lvl w:ilvl="1" w:tplc="715C47F8">
      <w:start w:val="1"/>
      <w:numFmt w:val="bullet"/>
      <w:lvlText w:val="o"/>
      <w:lvlJc w:val="left"/>
      <w:pPr>
        <w:ind w:left="1440" w:hanging="360"/>
      </w:pPr>
      <w:rPr>
        <w:rFonts w:ascii="Courier New" w:hAnsi="Courier New" w:hint="default"/>
      </w:rPr>
    </w:lvl>
    <w:lvl w:ilvl="2" w:tplc="6FFCB398">
      <w:start w:val="1"/>
      <w:numFmt w:val="bullet"/>
      <w:lvlText w:val=""/>
      <w:lvlJc w:val="left"/>
      <w:pPr>
        <w:ind w:left="2160" w:hanging="360"/>
      </w:pPr>
      <w:rPr>
        <w:rFonts w:ascii="Wingdings" w:hAnsi="Wingdings" w:hint="default"/>
      </w:rPr>
    </w:lvl>
    <w:lvl w:ilvl="3" w:tplc="705AA554">
      <w:start w:val="1"/>
      <w:numFmt w:val="bullet"/>
      <w:lvlText w:val=""/>
      <w:lvlJc w:val="left"/>
      <w:pPr>
        <w:ind w:left="2880" w:hanging="360"/>
      </w:pPr>
      <w:rPr>
        <w:rFonts w:ascii="Symbol" w:hAnsi="Symbol" w:hint="default"/>
      </w:rPr>
    </w:lvl>
    <w:lvl w:ilvl="4" w:tplc="21924704">
      <w:start w:val="1"/>
      <w:numFmt w:val="bullet"/>
      <w:lvlText w:val="o"/>
      <w:lvlJc w:val="left"/>
      <w:pPr>
        <w:ind w:left="3600" w:hanging="360"/>
      </w:pPr>
      <w:rPr>
        <w:rFonts w:ascii="Courier New" w:hAnsi="Courier New" w:hint="default"/>
      </w:rPr>
    </w:lvl>
    <w:lvl w:ilvl="5" w:tplc="EDBAAFF4">
      <w:start w:val="1"/>
      <w:numFmt w:val="bullet"/>
      <w:lvlText w:val=""/>
      <w:lvlJc w:val="left"/>
      <w:pPr>
        <w:ind w:left="4320" w:hanging="360"/>
      </w:pPr>
      <w:rPr>
        <w:rFonts w:ascii="Wingdings" w:hAnsi="Wingdings" w:hint="default"/>
      </w:rPr>
    </w:lvl>
    <w:lvl w:ilvl="6" w:tplc="CD748D16">
      <w:start w:val="1"/>
      <w:numFmt w:val="bullet"/>
      <w:lvlText w:val=""/>
      <w:lvlJc w:val="left"/>
      <w:pPr>
        <w:ind w:left="5040" w:hanging="360"/>
      </w:pPr>
      <w:rPr>
        <w:rFonts w:ascii="Symbol" w:hAnsi="Symbol" w:hint="default"/>
      </w:rPr>
    </w:lvl>
    <w:lvl w:ilvl="7" w:tplc="E9E8FBF8">
      <w:start w:val="1"/>
      <w:numFmt w:val="bullet"/>
      <w:lvlText w:val="o"/>
      <w:lvlJc w:val="left"/>
      <w:pPr>
        <w:ind w:left="5760" w:hanging="360"/>
      </w:pPr>
      <w:rPr>
        <w:rFonts w:ascii="Courier New" w:hAnsi="Courier New" w:hint="default"/>
      </w:rPr>
    </w:lvl>
    <w:lvl w:ilvl="8" w:tplc="0B2C1450">
      <w:start w:val="1"/>
      <w:numFmt w:val="bullet"/>
      <w:lvlText w:val=""/>
      <w:lvlJc w:val="left"/>
      <w:pPr>
        <w:ind w:left="6480" w:hanging="360"/>
      </w:pPr>
      <w:rPr>
        <w:rFonts w:ascii="Wingdings" w:hAnsi="Wingdings" w:hint="default"/>
      </w:rPr>
    </w:lvl>
  </w:abstractNum>
  <w:abstractNum w:abstractNumId="44" w15:restartNumberingAfterBreak="0">
    <w:nsid w:val="452A1030"/>
    <w:multiLevelType w:val="multilevel"/>
    <w:tmpl w:val="0A82781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342F3A"/>
    <w:multiLevelType w:val="hybridMultilevel"/>
    <w:tmpl w:val="13D40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E04A1E"/>
    <w:multiLevelType w:val="hybridMultilevel"/>
    <w:tmpl w:val="51B2A936"/>
    <w:lvl w:ilvl="0" w:tplc="0EB0D056">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472B0715"/>
    <w:multiLevelType w:val="hybridMultilevel"/>
    <w:tmpl w:val="048492C0"/>
    <w:lvl w:ilvl="0" w:tplc="04090001">
      <w:start w:val="1"/>
      <w:numFmt w:val="bullet"/>
      <w:lvlText w:val=""/>
      <w:lvlJc w:val="left"/>
      <w:pPr>
        <w:ind w:left="1440" w:hanging="360"/>
      </w:pPr>
      <w:rPr>
        <w:rFonts w:ascii="Symbol" w:hAnsi="Symbol" w:hint="default"/>
      </w:rPr>
    </w:lvl>
    <w:lvl w:ilvl="1" w:tplc="BBA89A38">
      <w:numFmt w:val="bullet"/>
      <w:lvlText w:val="·"/>
      <w:lvlJc w:val="left"/>
      <w:pPr>
        <w:ind w:left="2265" w:hanging="465"/>
      </w:pPr>
      <w:rPr>
        <w:rFonts w:ascii="Arial" w:eastAsia="Times New Roman" w:hAnsi="Arial" w:cs="Arial" w:hint="default"/>
        <w:color w:val="000000"/>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7A126E8"/>
    <w:multiLevelType w:val="hybridMultilevel"/>
    <w:tmpl w:val="93E88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80746D"/>
    <w:multiLevelType w:val="hybridMultilevel"/>
    <w:tmpl w:val="9000D6CA"/>
    <w:lvl w:ilvl="0" w:tplc="ABB27212">
      <w:start w:val="1"/>
      <w:numFmt w:val="bullet"/>
      <w:lvlText w:val=""/>
      <w:lvlJc w:val="left"/>
      <w:pPr>
        <w:ind w:left="720" w:hanging="360"/>
      </w:pPr>
      <w:rPr>
        <w:rFonts w:ascii="Symbol" w:hAnsi="Symbol" w:hint="default"/>
      </w:rPr>
    </w:lvl>
    <w:lvl w:ilvl="1" w:tplc="96A6D978">
      <w:start w:val="1"/>
      <w:numFmt w:val="bullet"/>
      <w:lvlText w:val="o"/>
      <w:lvlJc w:val="left"/>
      <w:pPr>
        <w:ind w:left="1440" w:hanging="360"/>
      </w:pPr>
      <w:rPr>
        <w:rFonts w:ascii="Courier New" w:hAnsi="Courier New" w:hint="default"/>
      </w:rPr>
    </w:lvl>
    <w:lvl w:ilvl="2" w:tplc="4B5A4006">
      <w:start w:val="1"/>
      <w:numFmt w:val="bullet"/>
      <w:lvlText w:val=""/>
      <w:lvlJc w:val="left"/>
      <w:pPr>
        <w:ind w:left="2160" w:hanging="360"/>
      </w:pPr>
      <w:rPr>
        <w:rFonts w:ascii="Wingdings" w:hAnsi="Wingdings" w:hint="default"/>
      </w:rPr>
    </w:lvl>
    <w:lvl w:ilvl="3" w:tplc="B6E40012">
      <w:start w:val="1"/>
      <w:numFmt w:val="bullet"/>
      <w:lvlText w:val=""/>
      <w:lvlJc w:val="left"/>
      <w:pPr>
        <w:ind w:left="2880" w:hanging="360"/>
      </w:pPr>
      <w:rPr>
        <w:rFonts w:ascii="Symbol" w:hAnsi="Symbol" w:hint="default"/>
      </w:rPr>
    </w:lvl>
    <w:lvl w:ilvl="4" w:tplc="21565A3A">
      <w:start w:val="1"/>
      <w:numFmt w:val="bullet"/>
      <w:lvlText w:val="o"/>
      <w:lvlJc w:val="left"/>
      <w:pPr>
        <w:ind w:left="3600" w:hanging="360"/>
      </w:pPr>
      <w:rPr>
        <w:rFonts w:ascii="Courier New" w:hAnsi="Courier New" w:hint="default"/>
      </w:rPr>
    </w:lvl>
    <w:lvl w:ilvl="5" w:tplc="B8D65BBA">
      <w:start w:val="1"/>
      <w:numFmt w:val="bullet"/>
      <w:lvlText w:val=""/>
      <w:lvlJc w:val="left"/>
      <w:pPr>
        <w:ind w:left="4320" w:hanging="360"/>
      </w:pPr>
      <w:rPr>
        <w:rFonts w:ascii="Wingdings" w:hAnsi="Wingdings" w:hint="default"/>
      </w:rPr>
    </w:lvl>
    <w:lvl w:ilvl="6" w:tplc="43649FE2">
      <w:start w:val="1"/>
      <w:numFmt w:val="bullet"/>
      <w:lvlText w:val=""/>
      <w:lvlJc w:val="left"/>
      <w:pPr>
        <w:ind w:left="5040" w:hanging="360"/>
      </w:pPr>
      <w:rPr>
        <w:rFonts w:ascii="Symbol" w:hAnsi="Symbol" w:hint="default"/>
      </w:rPr>
    </w:lvl>
    <w:lvl w:ilvl="7" w:tplc="104A5228">
      <w:start w:val="1"/>
      <w:numFmt w:val="bullet"/>
      <w:lvlText w:val="o"/>
      <w:lvlJc w:val="left"/>
      <w:pPr>
        <w:ind w:left="5760" w:hanging="360"/>
      </w:pPr>
      <w:rPr>
        <w:rFonts w:ascii="Courier New" w:hAnsi="Courier New" w:hint="default"/>
      </w:rPr>
    </w:lvl>
    <w:lvl w:ilvl="8" w:tplc="2A464C5E">
      <w:start w:val="1"/>
      <w:numFmt w:val="bullet"/>
      <w:lvlText w:val=""/>
      <w:lvlJc w:val="left"/>
      <w:pPr>
        <w:ind w:left="6480" w:hanging="360"/>
      </w:pPr>
      <w:rPr>
        <w:rFonts w:ascii="Wingdings" w:hAnsi="Wingdings" w:hint="default"/>
      </w:rPr>
    </w:lvl>
  </w:abstractNum>
  <w:abstractNum w:abstractNumId="50" w15:restartNumberingAfterBreak="0">
    <w:nsid w:val="4995116B"/>
    <w:multiLevelType w:val="hybridMultilevel"/>
    <w:tmpl w:val="B7921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C125E8"/>
    <w:multiLevelType w:val="hybridMultilevel"/>
    <w:tmpl w:val="DC86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DA6F82"/>
    <w:multiLevelType w:val="hybridMultilevel"/>
    <w:tmpl w:val="3DD6994C"/>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C6218E"/>
    <w:multiLevelType w:val="hybridMultilevel"/>
    <w:tmpl w:val="EDA699BC"/>
    <w:lvl w:ilvl="0" w:tplc="0EB0D056">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5176615E"/>
    <w:multiLevelType w:val="hybridMultilevel"/>
    <w:tmpl w:val="4BBA954A"/>
    <w:lvl w:ilvl="0" w:tplc="B8DA0D68">
      <w:start w:val="1"/>
      <w:numFmt w:val="bullet"/>
      <w:lvlText w:val=""/>
      <w:lvlJc w:val="left"/>
      <w:pPr>
        <w:ind w:left="720" w:hanging="360"/>
      </w:pPr>
      <w:rPr>
        <w:rFonts w:ascii="Symbol" w:hAnsi="Symbol" w:hint="default"/>
      </w:rPr>
    </w:lvl>
    <w:lvl w:ilvl="1" w:tplc="ABD230D6">
      <w:start w:val="1"/>
      <w:numFmt w:val="bullet"/>
      <w:lvlText w:val="o"/>
      <w:lvlJc w:val="left"/>
      <w:pPr>
        <w:ind w:left="1440" w:hanging="360"/>
      </w:pPr>
      <w:rPr>
        <w:rFonts w:ascii="Courier New" w:hAnsi="Courier New" w:hint="default"/>
      </w:rPr>
    </w:lvl>
    <w:lvl w:ilvl="2" w:tplc="F288F284">
      <w:start w:val="1"/>
      <w:numFmt w:val="bullet"/>
      <w:lvlText w:val=""/>
      <w:lvlJc w:val="left"/>
      <w:pPr>
        <w:ind w:left="2160" w:hanging="360"/>
      </w:pPr>
      <w:rPr>
        <w:rFonts w:ascii="Wingdings" w:hAnsi="Wingdings" w:hint="default"/>
      </w:rPr>
    </w:lvl>
    <w:lvl w:ilvl="3" w:tplc="79565712">
      <w:start w:val="1"/>
      <w:numFmt w:val="bullet"/>
      <w:lvlText w:val=""/>
      <w:lvlJc w:val="left"/>
      <w:pPr>
        <w:ind w:left="2880" w:hanging="360"/>
      </w:pPr>
      <w:rPr>
        <w:rFonts w:ascii="Symbol" w:hAnsi="Symbol" w:hint="default"/>
      </w:rPr>
    </w:lvl>
    <w:lvl w:ilvl="4" w:tplc="9FE23246">
      <w:start w:val="1"/>
      <w:numFmt w:val="bullet"/>
      <w:lvlText w:val="o"/>
      <w:lvlJc w:val="left"/>
      <w:pPr>
        <w:ind w:left="3600" w:hanging="360"/>
      </w:pPr>
      <w:rPr>
        <w:rFonts w:ascii="Courier New" w:hAnsi="Courier New" w:hint="default"/>
      </w:rPr>
    </w:lvl>
    <w:lvl w:ilvl="5" w:tplc="EE1A096C">
      <w:start w:val="1"/>
      <w:numFmt w:val="bullet"/>
      <w:lvlText w:val=""/>
      <w:lvlJc w:val="left"/>
      <w:pPr>
        <w:ind w:left="4320" w:hanging="360"/>
      </w:pPr>
      <w:rPr>
        <w:rFonts w:ascii="Wingdings" w:hAnsi="Wingdings" w:hint="default"/>
      </w:rPr>
    </w:lvl>
    <w:lvl w:ilvl="6" w:tplc="F39AF438">
      <w:start w:val="1"/>
      <w:numFmt w:val="bullet"/>
      <w:lvlText w:val=""/>
      <w:lvlJc w:val="left"/>
      <w:pPr>
        <w:ind w:left="5040" w:hanging="360"/>
      </w:pPr>
      <w:rPr>
        <w:rFonts w:ascii="Symbol" w:hAnsi="Symbol" w:hint="default"/>
      </w:rPr>
    </w:lvl>
    <w:lvl w:ilvl="7" w:tplc="B1581C1A">
      <w:start w:val="1"/>
      <w:numFmt w:val="bullet"/>
      <w:lvlText w:val="o"/>
      <w:lvlJc w:val="left"/>
      <w:pPr>
        <w:ind w:left="5760" w:hanging="360"/>
      </w:pPr>
      <w:rPr>
        <w:rFonts w:ascii="Courier New" w:hAnsi="Courier New" w:hint="default"/>
      </w:rPr>
    </w:lvl>
    <w:lvl w:ilvl="8" w:tplc="971EDFEA">
      <w:start w:val="1"/>
      <w:numFmt w:val="bullet"/>
      <w:lvlText w:val=""/>
      <w:lvlJc w:val="left"/>
      <w:pPr>
        <w:ind w:left="6480" w:hanging="360"/>
      </w:pPr>
      <w:rPr>
        <w:rFonts w:ascii="Wingdings" w:hAnsi="Wingdings" w:hint="default"/>
      </w:rPr>
    </w:lvl>
  </w:abstractNum>
  <w:abstractNum w:abstractNumId="55" w15:restartNumberingAfterBreak="0">
    <w:nsid w:val="52C808A5"/>
    <w:multiLevelType w:val="hybridMultilevel"/>
    <w:tmpl w:val="BFCEF6A2"/>
    <w:lvl w:ilvl="0" w:tplc="6E0EABCC">
      <w:start w:val="1"/>
      <w:numFmt w:val="bullet"/>
      <w:lvlText w:val=""/>
      <w:lvlJc w:val="left"/>
      <w:pPr>
        <w:ind w:left="720" w:hanging="360"/>
      </w:pPr>
      <w:rPr>
        <w:rFonts w:ascii="Symbol" w:hAnsi="Symbol" w:hint="default"/>
      </w:rPr>
    </w:lvl>
    <w:lvl w:ilvl="1" w:tplc="66E496AC">
      <w:start w:val="1"/>
      <w:numFmt w:val="bullet"/>
      <w:lvlText w:val="o"/>
      <w:lvlJc w:val="left"/>
      <w:pPr>
        <w:ind w:left="1440" w:hanging="360"/>
      </w:pPr>
      <w:rPr>
        <w:rFonts w:ascii="Courier New" w:hAnsi="Courier New" w:hint="default"/>
      </w:rPr>
    </w:lvl>
    <w:lvl w:ilvl="2" w:tplc="E6284D16">
      <w:start w:val="1"/>
      <w:numFmt w:val="bullet"/>
      <w:lvlText w:val=""/>
      <w:lvlJc w:val="left"/>
      <w:pPr>
        <w:ind w:left="2160" w:hanging="360"/>
      </w:pPr>
      <w:rPr>
        <w:rFonts w:ascii="Wingdings" w:hAnsi="Wingdings" w:hint="default"/>
      </w:rPr>
    </w:lvl>
    <w:lvl w:ilvl="3" w:tplc="AC7A407A">
      <w:start w:val="1"/>
      <w:numFmt w:val="bullet"/>
      <w:lvlText w:val=""/>
      <w:lvlJc w:val="left"/>
      <w:pPr>
        <w:ind w:left="2880" w:hanging="360"/>
      </w:pPr>
      <w:rPr>
        <w:rFonts w:ascii="Symbol" w:hAnsi="Symbol" w:hint="default"/>
      </w:rPr>
    </w:lvl>
    <w:lvl w:ilvl="4" w:tplc="0CB6FCC8">
      <w:start w:val="1"/>
      <w:numFmt w:val="bullet"/>
      <w:lvlText w:val="o"/>
      <w:lvlJc w:val="left"/>
      <w:pPr>
        <w:ind w:left="3600" w:hanging="360"/>
      </w:pPr>
      <w:rPr>
        <w:rFonts w:ascii="Courier New" w:hAnsi="Courier New" w:hint="default"/>
      </w:rPr>
    </w:lvl>
    <w:lvl w:ilvl="5" w:tplc="21A66148">
      <w:start w:val="1"/>
      <w:numFmt w:val="bullet"/>
      <w:lvlText w:val=""/>
      <w:lvlJc w:val="left"/>
      <w:pPr>
        <w:ind w:left="4320" w:hanging="360"/>
      </w:pPr>
      <w:rPr>
        <w:rFonts w:ascii="Wingdings" w:hAnsi="Wingdings" w:hint="default"/>
      </w:rPr>
    </w:lvl>
    <w:lvl w:ilvl="6" w:tplc="8A322F50">
      <w:start w:val="1"/>
      <w:numFmt w:val="bullet"/>
      <w:lvlText w:val=""/>
      <w:lvlJc w:val="left"/>
      <w:pPr>
        <w:ind w:left="5040" w:hanging="360"/>
      </w:pPr>
      <w:rPr>
        <w:rFonts w:ascii="Symbol" w:hAnsi="Symbol" w:hint="default"/>
      </w:rPr>
    </w:lvl>
    <w:lvl w:ilvl="7" w:tplc="76B47712">
      <w:start w:val="1"/>
      <w:numFmt w:val="bullet"/>
      <w:lvlText w:val="o"/>
      <w:lvlJc w:val="left"/>
      <w:pPr>
        <w:ind w:left="5760" w:hanging="360"/>
      </w:pPr>
      <w:rPr>
        <w:rFonts w:ascii="Courier New" w:hAnsi="Courier New" w:hint="default"/>
      </w:rPr>
    </w:lvl>
    <w:lvl w:ilvl="8" w:tplc="70A62896">
      <w:start w:val="1"/>
      <w:numFmt w:val="bullet"/>
      <w:lvlText w:val=""/>
      <w:lvlJc w:val="left"/>
      <w:pPr>
        <w:ind w:left="6480" w:hanging="360"/>
      </w:pPr>
      <w:rPr>
        <w:rFonts w:ascii="Wingdings" w:hAnsi="Wingdings" w:hint="default"/>
      </w:rPr>
    </w:lvl>
  </w:abstractNum>
  <w:abstractNum w:abstractNumId="56" w15:restartNumberingAfterBreak="0">
    <w:nsid w:val="533F5ADC"/>
    <w:multiLevelType w:val="hybridMultilevel"/>
    <w:tmpl w:val="0422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A92A45"/>
    <w:multiLevelType w:val="hybridMultilevel"/>
    <w:tmpl w:val="C960E22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8" w15:restartNumberingAfterBreak="0">
    <w:nsid w:val="5AFD64E7"/>
    <w:multiLevelType w:val="hybridMultilevel"/>
    <w:tmpl w:val="89FE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FB5889"/>
    <w:multiLevelType w:val="hybridMultilevel"/>
    <w:tmpl w:val="07C69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60" w15:restartNumberingAfterBreak="0">
    <w:nsid w:val="5DF378FA"/>
    <w:multiLevelType w:val="hybridMultilevel"/>
    <w:tmpl w:val="AA5ACAEA"/>
    <w:lvl w:ilvl="0" w:tplc="0C36BBE8">
      <w:start w:val="1"/>
      <w:numFmt w:val="bullet"/>
      <w:lvlText w:val=""/>
      <w:lvlJc w:val="left"/>
      <w:pPr>
        <w:ind w:left="720" w:hanging="360"/>
      </w:pPr>
      <w:rPr>
        <w:rFonts w:ascii="Symbol" w:hAnsi="Symbol" w:hint="default"/>
      </w:rPr>
    </w:lvl>
    <w:lvl w:ilvl="1" w:tplc="3C169202">
      <w:start w:val="1"/>
      <w:numFmt w:val="bullet"/>
      <w:lvlText w:val="o"/>
      <w:lvlJc w:val="left"/>
      <w:pPr>
        <w:ind w:left="1440" w:hanging="360"/>
      </w:pPr>
      <w:rPr>
        <w:rFonts w:ascii="Courier New" w:hAnsi="Courier New" w:hint="default"/>
      </w:rPr>
    </w:lvl>
    <w:lvl w:ilvl="2" w:tplc="B8D449B2">
      <w:start w:val="1"/>
      <w:numFmt w:val="bullet"/>
      <w:lvlText w:val=""/>
      <w:lvlJc w:val="left"/>
      <w:pPr>
        <w:ind w:left="2160" w:hanging="360"/>
      </w:pPr>
      <w:rPr>
        <w:rFonts w:ascii="Wingdings" w:hAnsi="Wingdings" w:hint="default"/>
      </w:rPr>
    </w:lvl>
    <w:lvl w:ilvl="3" w:tplc="A26ED00C">
      <w:start w:val="1"/>
      <w:numFmt w:val="bullet"/>
      <w:lvlText w:val=""/>
      <w:lvlJc w:val="left"/>
      <w:pPr>
        <w:ind w:left="2880" w:hanging="360"/>
      </w:pPr>
      <w:rPr>
        <w:rFonts w:ascii="Symbol" w:hAnsi="Symbol" w:hint="default"/>
      </w:rPr>
    </w:lvl>
    <w:lvl w:ilvl="4" w:tplc="DC12623A">
      <w:start w:val="1"/>
      <w:numFmt w:val="bullet"/>
      <w:lvlText w:val="o"/>
      <w:lvlJc w:val="left"/>
      <w:pPr>
        <w:ind w:left="3600" w:hanging="360"/>
      </w:pPr>
      <w:rPr>
        <w:rFonts w:ascii="Courier New" w:hAnsi="Courier New" w:hint="default"/>
      </w:rPr>
    </w:lvl>
    <w:lvl w:ilvl="5" w:tplc="DF22C74E">
      <w:start w:val="1"/>
      <w:numFmt w:val="bullet"/>
      <w:lvlText w:val=""/>
      <w:lvlJc w:val="left"/>
      <w:pPr>
        <w:ind w:left="4320" w:hanging="360"/>
      </w:pPr>
      <w:rPr>
        <w:rFonts w:ascii="Wingdings" w:hAnsi="Wingdings" w:hint="default"/>
      </w:rPr>
    </w:lvl>
    <w:lvl w:ilvl="6" w:tplc="8AE29CB8">
      <w:start w:val="1"/>
      <w:numFmt w:val="bullet"/>
      <w:lvlText w:val=""/>
      <w:lvlJc w:val="left"/>
      <w:pPr>
        <w:ind w:left="5040" w:hanging="360"/>
      </w:pPr>
      <w:rPr>
        <w:rFonts w:ascii="Symbol" w:hAnsi="Symbol" w:hint="default"/>
      </w:rPr>
    </w:lvl>
    <w:lvl w:ilvl="7" w:tplc="B8EE3AD2">
      <w:start w:val="1"/>
      <w:numFmt w:val="bullet"/>
      <w:lvlText w:val="o"/>
      <w:lvlJc w:val="left"/>
      <w:pPr>
        <w:ind w:left="5760" w:hanging="360"/>
      </w:pPr>
      <w:rPr>
        <w:rFonts w:ascii="Courier New" w:hAnsi="Courier New" w:hint="default"/>
      </w:rPr>
    </w:lvl>
    <w:lvl w:ilvl="8" w:tplc="D90AF728">
      <w:start w:val="1"/>
      <w:numFmt w:val="bullet"/>
      <w:lvlText w:val=""/>
      <w:lvlJc w:val="left"/>
      <w:pPr>
        <w:ind w:left="6480" w:hanging="360"/>
      </w:pPr>
      <w:rPr>
        <w:rFonts w:ascii="Wingdings" w:hAnsi="Wingdings" w:hint="default"/>
      </w:rPr>
    </w:lvl>
  </w:abstractNum>
  <w:abstractNum w:abstractNumId="61" w15:restartNumberingAfterBreak="0">
    <w:nsid w:val="5E077319"/>
    <w:multiLevelType w:val="hybridMultilevel"/>
    <w:tmpl w:val="F2D80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F4D5C73"/>
    <w:multiLevelType w:val="hybridMultilevel"/>
    <w:tmpl w:val="D9A65DE2"/>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BD6AE8"/>
    <w:multiLevelType w:val="hybridMultilevel"/>
    <w:tmpl w:val="18A83382"/>
    <w:lvl w:ilvl="0" w:tplc="9EB40BA8">
      <w:start w:val="1"/>
      <w:numFmt w:val="bullet"/>
      <w:lvlText w:val="-"/>
      <w:lvlJc w:val="left"/>
      <w:pPr>
        <w:ind w:left="720" w:hanging="360"/>
      </w:pPr>
      <w:rPr>
        <w:rFonts w:ascii="Times" w:eastAsia="Cambria"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23C699B"/>
    <w:multiLevelType w:val="hybridMultilevel"/>
    <w:tmpl w:val="64BAB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27903F5"/>
    <w:multiLevelType w:val="hybridMultilevel"/>
    <w:tmpl w:val="0EB47CDA"/>
    <w:lvl w:ilvl="0" w:tplc="04090001">
      <w:start w:val="1"/>
      <w:numFmt w:val="bullet"/>
      <w:lvlText w:val=""/>
      <w:lvlJc w:val="left"/>
      <w:pPr>
        <w:ind w:left="720" w:hanging="360"/>
      </w:pPr>
      <w:rPr>
        <w:rFonts w:ascii="Symbol" w:hAnsi="Symbol" w:hint="default"/>
      </w:rPr>
    </w:lvl>
    <w:lvl w:ilvl="1" w:tplc="0EB0D056">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027557"/>
    <w:multiLevelType w:val="hybridMultilevel"/>
    <w:tmpl w:val="D0968B38"/>
    <w:lvl w:ilvl="0" w:tplc="60D06BDE">
      <w:start w:val="1"/>
      <w:numFmt w:val="bullet"/>
      <w:lvlText w:val=""/>
      <w:lvlJc w:val="left"/>
      <w:pPr>
        <w:ind w:left="720" w:hanging="360"/>
      </w:pPr>
      <w:rPr>
        <w:rFonts w:ascii="Symbol" w:hAnsi="Symbol" w:hint="default"/>
      </w:rPr>
    </w:lvl>
    <w:lvl w:ilvl="1" w:tplc="8592A58A">
      <w:start w:val="1"/>
      <w:numFmt w:val="bullet"/>
      <w:lvlText w:val="o"/>
      <w:lvlJc w:val="left"/>
      <w:pPr>
        <w:ind w:left="1440" w:hanging="360"/>
      </w:pPr>
      <w:rPr>
        <w:rFonts w:ascii="Courier New" w:hAnsi="Courier New" w:hint="default"/>
      </w:rPr>
    </w:lvl>
    <w:lvl w:ilvl="2" w:tplc="0EB0D056">
      <w:start w:val="1"/>
      <w:numFmt w:val="bullet"/>
      <w:lvlText w:val=""/>
      <w:lvlJc w:val="left"/>
      <w:pPr>
        <w:ind w:left="2160" w:hanging="360"/>
      </w:pPr>
      <w:rPr>
        <w:rFonts w:ascii="Wingdings" w:hAnsi="Wingdings" w:hint="default"/>
      </w:rPr>
    </w:lvl>
    <w:lvl w:ilvl="3" w:tplc="058ABA30">
      <w:start w:val="1"/>
      <w:numFmt w:val="bullet"/>
      <w:lvlText w:val=""/>
      <w:lvlJc w:val="left"/>
      <w:pPr>
        <w:ind w:left="2880" w:hanging="360"/>
      </w:pPr>
      <w:rPr>
        <w:rFonts w:ascii="Symbol" w:hAnsi="Symbol" w:hint="default"/>
      </w:rPr>
    </w:lvl>
    <w:lvl w:ilvl="4" w:tplc="5232AB54">
      <w:start w:val="1"/>
      <w:numFmt w:val="bullet"/>
      <w:lvlText w:val="o"/>
      <w:lvlJc w:val="left"/>
      <w:pPr>
        <w:ind w:left="3600" w:hanging="360"/>
      </w:pPr>
      <w:rPr>
        <w:rFonts w:ascii="Courier New" w:hAnsi="Courier New" w:hint="default"/>
      </w:rPr>
    </w:lvl>
    <w:lvl w:ilvl="5" w:tplc="35F6A30E">
      <w:start w:val="1"/>
      <w:numFmt w:val="bullet"/>
      <w:lvlText w:val=""/>
      <w:lvlJc w:val="left"/>
      <w:pPr>
        <w:ind w:left="4320" w:hanging="360"/>
      </w:pPr>
      <w:rPr>
        <w:rFonts w:ascii="Wingdings" w:hAnsi="Wingdings" w:hint="default"/>
      </w:rPr>
    </w:lvl>
    <w:lvl w:ilvl="6" w:tplc="D4B4A18C">
      <w:start w:val="1"/>
      <w:numFmt w:val="bullet"/>
      <w:lvlText w:val=""/>
      <w:lvlJc w:val="left"/>
      <w:pPr>
        <w:ind w:left="5040" w:hanging="360"/>
      </w:pPr>
      <w:rPr>
        <w:rFonts w:ascii="Symbol" w:hAnsi="Symbol" w:hint="default"/>
      </w:rPr>
    </w:lvl>
    <w:lvl w:ilvl="7" w:tplc="1826B350">
      <w:start w:val="1"/>
      <w:numFmt w:val="bullet"/>
      <w:lvlText w:val="o"/>
      <w:lvlJc w:val="left"/>
      <w:pPr>
        <w:ind w:left="5760" w:hanging="360"/>
      </w:pPr>
      <w:rPr>
        <w:rFonts w:ascii="Courier New" w:hAnsi="Courier New" w:hint="default"/>
      </w:rPr>
    </w:lvl>
    <w:lvl w:ilvl="8" w:tplc="BC6ABF8C">
      <w:start w:val="1"/>
      <w:numFmt w:val="bullet"/>
      <w:lvlText w:val=""/>
      <w:lvlJc w:val="left"/>
      <w:pPr>
        <w:ind w:left="6480" w:hanging="360"/>
      </w:pPr>
      <w:rPr>
        <w:rFonts w:ascii="Wingdings" w:hAnsi="Wingdings" w:hint="default"/>
      </w:rPr>
    </w:lvl>
  </w:abstractNum>
  <w:abstractNum w:abstractNumId="67" w15:restartNumberingAfterBreak="0">
    <w:nsid w:val="64E55ECF"/>
    <w:multiLevelType w:val="hybridMultilevel"/>
    <w:tmpl w:val="EFC02980"/>
    <w:lvl w:ilvl="0" w:tplc="8EF6E912">
      <w:start w:val="1"/>
      <w:numFmt w:val="bullet"/>
      <w:lvlText w:val=""/>
      <w:lvlJc w:val="left"/>
      <w:pPr>
        <w:ind w:left="720" w:hanging="360"/>
      </w:pPr>
      <w:rPr>
        <w:rFonts w:ascii="Symbol" w:hAnsi="Symbol" w:hint="default"/>
      </w:rPr>
    </w:lvl>
    <w:lvl w:ilvl="1" w:tplc="1764CBA8">
      <w:start w:val="1"/>
      <w:numFmt w:val="bullet"/>
      <w:lvlText w:val="o"/>
      <w:lvlJc w:val="left"/>
      <w:pPr>
        <w:ind w:left="1440" w:hanging="360"/>
      </w:pPr>
      <w:rPr>
        <w:rFonts w:ascii="Courier New" w:hAnsi="Courier New" w:hint="default"/>
      </w:rPr>
    </w:lvl>
    <w:lvl w:ilvl="2" w:tplc="7F404D96">
      <w:start w:val="1"/>
      <w:numFmt w:val="bullet"/>
      <w:lvlText w:val=""/>
      <w:lvlJc w:val="left"/>
      <w:pPr>
        <w:ind w:left="2160" w:hanging="360"/>
      </w:pPr>
      <w:rPr>
        <w:rFonts w:ascii="Wingdings" w:hAnsi="Wingdings" w:hint="default"/>
      </w:rPr>
    </w:lvl>
    <w:lvl w:ilvl="3" w:tplc="09AA155A">
      <w:start w:val="1"/>
      <w:numFmt w:val="bullet"/>
      <w:lvlText w:val=""/>
      <w:lvlJc w:val="left"/>
      <w:pPr>
        <w:ind w:left="2880" w:hanging="360"/>
      </w:pPr>
      <w:rPr>
        <w:rFonts w:ascii="Symbol" w:hAnsi="Symbol" w:hint="default"/>
      </w:rPr>
    </w:lvl>
    <w:lvl w:ilvl="4" w:tplc="9C18E03A">
      <w:start w:val="1"/>
      <w:numFmt w:val="bullet"/>
      <w:lvlText w:val="o"/>
      <w:lvlJc w:val="left"/>
      <w:pPr>
        <w:ind w:left="3600" w:hanging="360"/>
      </w:pPr>
      <w:rPr>
        <w:rFonts w:ascii="Courier New" w:hAnsi="Courier New" w:hint="default"/>
      </w:rPr>
    </w:lvl>
    <w:lvl w:ilvl="5" w:tplc="AE6C0482">
      <w:start w:val="1"/>
      <w:numFmt w:val="bullet"/>
      <w:lvlText w:val=""/>
      <w:lvlJc w:val="left"/>
      <w:pPr>
        <w:ind w:left="4320" w:hanging="360"/>
      </w:pPr>
      <w:rPr>
        <w:rFonts w:ascii="Wingdings" w:hAnsi="Wingdings" w:hint="default"/>
      </w:rPr>
    </w:lvl>
    <w:lvl w:ilvl="6" w:tplc="54C4751C">
      <w:start w:val="1"/>
      <w:numFmt w:val="bullet"/>
      <w:lvlText w:val=""/>
      <w:lvlJc w:val="left"/>
      <w:pPr>
        <w:ind w:left="5040" w:hanging="360"/>
      </w:pPr>
      <w:rPr>
        <w:rFonts w:ascii="Symbol" w:hAnsi="Symbol" w:hint="default"/>
      </w:rPr>
    </w:lvl>
    <w:lvl w:ilvl="7" w:tplc="308CD500">
      <w:start w:val="1"/>
      <w:numFmt w:val="bullet"/>
      <w:lvlText w:val="o"/>
      <w:lvlJc w:val="left"/>
      <w:pPr>
        <w:ind w:left="5760" w:hanging="360"/>
      </w:pPr>
      <w:rPr>
        <w:rFonts w:ascii="Courier New" w:hAnsi="Courier New" w:hint="default"/>
      </w:rPr>
    </w:lvl>
    <w:lvl w:ilvl="8" w:tplc="F2263850">
      <w:start w:val="1"/>
      <w:numFmt w:val="bullet"/>
      <w:lvlText w:val=""/>
      <w:lvlJc w:val="left"/>
      <w:pPr>
        <w:ind w:left="6480" w:hanging="360"/>
      </w:pPr>
      <w:rPr>
        <w:rFonts w:ascii="Wingdings" w:hAnsi="Wingdings" w:hint="default"/>
      </w:rPr>
    </w:lvl>
  </w:abstractNum>
  <w:abstractNum w:abstractNumId="68" w15:restartNumberingAfterBreak="0">
    <w:nsid w:val="65682566"/>
    <w:multiLevelType w:val="hybridMultilevel"/>
    <w:tmpl w:val="C8FABEC4"/>
    <w:lvl w:ilvl="0" w:tplc="DF5E9F94">
      <w:start w:val="1"/>
      <w:numFmt w:val="bullet"/>
      <w:lvlText w:val=""/>
      <w:lvlJc w:val="left"/>
      <w:pPr>
        <w:ind w:left="720" w:hanging="360"/>
      </w:pPr>
      <w:rPr>
        <w:rFonts w:ascii="Symbol" w:hAnsi="Symbol" w:hint="default"/>
      </w:rPr>
    </w:lvl>
    <w:lvl w:ilvl="1" w:tplc="8B54A552">
      <w:start w:val="1"/>
      <w:numFmt w:val="bullet"/>
      <w:lvlText w:val="o"/>
      <w:lvlJc w:val="left"/>
      <w:pPr>
        <w:ind w:left="1440" w:hanging="360"/>
      </w:pPr>
      <w:rPr>
        <w:rFonts w:ascii="Courier New" w:hAnsi="Courier New" w:hint="default"/>
      </w:rPr>
    </w:lvl>
    <w:lvl w:ilvl="2" w:tplc="BF387800">
      <w:start w:val="1"/>
      <w:numFmt w:val="bullet"/>
      <w:lvlText w:val=""/>
      <w:lvlJc w:val="left"/>
      <w:pPr>
        <w:ind w:left="2160" w:hanging="360"/>
      </w:pPr>
      <w:rPr>
        <w:rFonts w:ascii="Wingdings" w:hAnsi="Wingdings" w:hint="default"/>
      </w:rPr>
    </w:lvl>
    <w:lvl w:ilvl="3" w:tplc="09B27150">
      <w:start w:val="1"/>
      <w:numFmt w:val="bullet"/>
      <w:lvlText w:val=""/>
      <w:lvlJc w:val="left"/>
      <w:pPr>
        <w:ind w:left="2880" w:hanging="360"/>
      </w:pPr>
      <w:rPr>
        <w:rFonts w:ascii="Symbol" w:hAnsi="Symbol" w:hint="default"/>
      </w:rPr>
    </w:lvl>
    <w:lvl w:ilvl="4" w:tplc="6B96EECC">
      <w:start w:val="1"/>
      <w:numFmt w:val="bullet"/>
      <w:lvlText w:val="o"/>
      <w:lvlJc w:val="left"/>
      <w:pPr>
        <w:ind w:left="3600" w:hanging="360"/>
      </w:pPr>
      <w:rPr>
        <w:rFonts w:ascii="Courier New" w:hAnsi="Courier New" w:hint="default"/>
      </w:rPr>
    </w:lvl>
    <w:lvl w:ilvl="5" w:tplc="BBF436A4">
      <w:start w:val="1"/>
      <w:numFmt w:val="bullet"/>
      <w:lvlText w:val=""/>
      <w:lvlJc w:val="left"/>
      <w:pPr>
        <w:ind w:left="4320" w:hanging="360"/>
      </w:pPr>
      <w:rPr>
        <w:rFonts w:ascii="Wingdings" w:hAnsi="Wingdings" w:hint="default"/>
      </w:rPr>
    </w:lvl>
    <w:lvl w:ilvl="6" w:tplc="A67ED92E">
      <w:start w:val="1"/>
      <w:numFmt w:val="bullet"/>
      <w:lvlText w:val=""/>
      <w:lvlJc w:val="left"/>
      <w:pPr>
        <w:ind w:left="5040" w:hanging="360"/>
      </w:pPr>
      <w:rPr>
        <w:rFonts w:ascii="Symbol" w:hAnsi="Symbol" w:hint="default"/>
      </w:rPr>
    </w:lvl>
    <w:lvl w:ilvl="7" w:tplc="4764449C">
      <w:start w:val="1"/>
      <w:numFmt w:val="bullet"/>
      <w:lvlText w:val="o"/>
      <w:lvlJc w:val="left"/>
      <w:pPr>
        <w:ind w:left="5760" w:hanging="360"/>
      </w:pPr>
      <w:rPr>
        <w:rFonts w:ascii="Courier New" w:hAnsi="Courier New" w:hint="default"/>
      </w:rPr>
    </w:lvl>
    <w:lvl w:ilvl="8" w:tplc="6F86FD1E">
      <w:start w:val="1"/>
      <w:numFmt w:val="bullet"/>
      <w:lvlText w:val=""/>
      <w:lvlJc w:val="left"/>
      <w:pPr>
        <w:ind w:left="6480" w:hanging="360"/>
      </w:pPr>
      <w:rPr>
        <w:rFonts w:ascii="Wingdings" w:hAnsi="Wingdings" w:hint="default"/>
      </w:rPr>
    </w:lvl>
  </w:abstractNum>
  <w:abstractNum w:abstractNumId="69" w15:restartNumberingAfterBreak="0">
    <w:nsid w:val="66F63361"/>
    <w:multiLevelType w:val="hybridMultilevel"/>
    <w:tmpl w:val="4A0C3288"/>
    <w:lvl w:ilvl="0" w:tplc="04090001">
      <w:start w:val="1"/>
      <w:numFmt w:val="bullet"/>
      <w:lvlText w:val=""/>
      <w:lvlJc w:val="left"/>
      <w:pPr>
        <w:ind w:left="720" w:hanging="360"/>
      </w:pPr>
      <w:rPr>
        <w:rFonts w:ascii="Symbol" w:hAnsi="Symbol" w:hint="default"/>
      </w:rPr>
    </w:lvl>
    <w:lvl w:ilvl="1" w:tplc="9EB40BA8">
      <w:start w:val="1"/>
      <w:numFmt w:val="bullet"/>
      <w:lvlText w:val="-"/>
      <w:lvlJc w:val="left"/>
      <w:pPr>
        <w:ind w:left="1440" w:hanging="360"/>
      </w:pPr>
      <w:rPr>
        <w:rFonts w:ascii="Times" w:eastAsia="Cambria" w:hAnsi="Times" w:cs="Time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7A325D3"/>
    <w:multiLevelType w:val="hybridMultilevel"/>
    <w:tmpl w:val="6EDA191E"/>
    <w:lvl w:ilvl="0" w:tplc="1BBC4F36">
      <w:start w:val="1"/>
      <w:numFmt w:val="bullet"/>
      <w:lvlText w:val=""/>
      <w:lvlJc w:val="left"/>
      <w:pPr>
        <w:ind w:left="720" w:hanging="360"/>
      </w:pPr>
      <w:rPr>
        <w:rFonts w:ascii="Symbol" w:hAnsi="Symbol" w:hint="default"/>
      </w:rPr>
    </w:lvl>
    <w:lvl w:ilvl="1" w:tplc="40543F28">
      <w:start w:val="1"/>
      <w:numFmt w:val="bullet"/>
      <w:lvlText w:val="o"/>
      <w:lvlJc w:val="left"/>
      <w:pPr>
        <w:ind w:left="1440" w:hanging="360"/>
      </w:pPr>
      <w:rPr>
        <w:rFonts w:ascii="Courier New" w:hAnsi="Courier New" w:hint="default"/>
      </w:rPr>
    </w:lvl>
    <w:lvl w:ilvl="2" w:tplc="38022B0E">
      <w:start w:val="1"/>
      <w:numFmt w:val="bullet"/>
      <w:lvlText w:val=""/>
      <w:lvlJc w:val="left"/>
      <w:pPr>
        <w:ind w:left="2160" w:hanging="360"/>
      </w:pPr>
      <w:rPr>
        <w:rFonts w:ascii="Wingdings" w:hAnsi="Wingdings" w:hint="default"/>
      </w:rPr>
    </w:lvl>
    <w:lvl w:ilvl="3" w:tplc="3D78A438">
      <w:start w:val="1"/>
      <w:numFmt w:val="bullet"/>
      <w:lvlText w:val=""/>
      <w:lvlJc w:val="left"/>
      <w:pPr>
        <w:ind w:left="2880" w:hanging="360"/>
      </w:pPr>
      <w:rPr>
        <w:rFonts w:ascii="Symbol" w:hAnsi="Symbol" w:hint="default"/>
      </w:rPr>
    </w:lvl>
    <w:lvl w:ilvl="4" w:tplc="7FA4185C">
      <w:start w:val="1"/>
      <w:numFmt w:val="bullet"/>
      <w:lvlText w:val="o"/>
      <w:lvlJc w:val="left"/>
      <w:pPr>
        <w:ind w:left="3600" w:hanging="360"/>
      </w:pPr>
      <w:rPr>
        <w:rFonts w:ascii="Courier New" w:hAnsi="Courier New" w:hint="default"/>
      </w:rPr>
    </w:lvl>
    <w:lvl w:ilvl="5" w:tplc="E662DEA0">
      <w:start w:val="1"/>
      <w:numFmt w:val="bullet"/>
      <w:lvlText w:val=""/>
      <w:lvlJc w:val="left"/>
      <w:pPr>
        <w:ind w:left="4320" w:hanging="360"/>
      </w:pPr>
      <w:rPr>
        <w:rFonts w:ascii="Wingdings" w:hAnsi="Wingdings" w:hint="default"/>
      </w:rPr>
    </w:lvl>
    <w:lvl w:ilvl="6" w:tplc="57B298EC">
      <w:start w:val="1"/>
      <w:numFmt w:val="bullet"/>
      <w:lvlText w:val=""/>
      <w:lvlJc w:val="left"/>
      <w:pPr>
        <w:ind w:left="5040" w:hanging="360"/>
      </w:pPr>
      <w:rPr>
        <w:rFonts w:ascii="Symbol" w:hAnsi="Symbol" w:hint="default"/>
      </w:rPr>
    </w:lvl>
    <w:lvl w:ilvl="7" w:tplc="302A2E70">
      <w:start w:val="1"/>
      <w:numFmt w:val="bullet"/>
      <w:lvlText w:val="o"/>
      <w:lvlJc w:val="left"/>
      <w:pPr>
        <w:ind w:left="5760" w:hanging="360"/>
      </w:pPr>
      <w:rPr>
        <w:rFonts w:ascii="Courier New" w:hAnsi="Courier New" w:hint="default"/>
      </w:rPr>
    </w:lvl>
    <w:lvl w:ilvl="8" w:tplc="E5440658">
      <w:start w:val="1"/>
      <w:numFmt w:val="bullet"/>
      <w:lvlText w:val=""/>
      <w:lvlJc w:val="left"/>
      <w:pPr>
        <w:ind w:left="6480" w:hanging="360"/>
      </w:pPr>
      <w:rPr>
        <w:rFonts w:ascii="Wingdings" w:hAnsi="Wingdings" w:hint="default"/>
      </w:rPr>
    </w:lvl>
  </w:abstractNum>
  <w:abstractNum w:abstractNumId="71" w15:restartNumberingAfterBreak="0">
    <w:nsid w:val="68170398"/>
    <w:multiLevelType w:val="hybridMultilevel"/>
    <w:tmpl w:val="3600F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AA4AEA"/>
    <w:multiLevelType w:val="hybridMultilevel"/>
    <w:tmpl w:val="88D0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1C2C17"/>
    <w:multiLevelType w:val="hybridMultilevel"/>
    <w:tmpl w:val="7032B5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2447043"/>
    <w:multiLevelType w:val="hybridMultilevel"/>
    <w:tmpl w:val="FD008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3EA3776"/>
    <w:multiLevelType w:val="hybridMultilevel"/>
    <w:tmpl w:val="4BFED670"/>
    <w:lvl w:ilvl="0" w:tplc="04090001">
      <w:start w:val="1"/>
      <w:numFmt w:val="bullet"/>
      <w:lvlText w:val=""/>
      <w:lvlJc w:val="left"/>
      <w:pPr>
        <w:ind w:left="720" w:hanging="360"/>
      </w:pPr>
      <w:rPr>
        <w:rFonts w:ascii="Symbol" w:hAnsi="Symbol" w:hint="default"/>
      </w:rPr>
    </w:lvl>
    <w:lvl w:ilvl="1" w:tplc="9EB40BA8">
      <w:start w:val="1"/>
      <w:numFmt w:val="bullet"/>
      <w:lvlText w:val="-"/>
      <w:lvlJc w:val="left"/>
      <w:pPr>
        <w:ind w:left="1440" w:hanging="360"/>
      </w:pPr>
      <w:rPr>
        <w:rFonts w:ascii="Times" w:eastAsia="Cambria"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BC2BF8"/>
    <w:multiLevelType w:val="multilevel"/>
    <w:tmpl w:val="14D8FEF4"/>
    <w:lvl w:ilvl="0">
      <w:start w:val="2"/>
      <w:numFmt w:val="decimal"/>
      <w:lvlText w:val="%1"/>
      <w:lvlJc w:val="left"/>
      <w:pPr>
        <w:ind w:left="375" w:hanging="375"/>
      </w:pPr>
      <w:rPr>
        <w:rFonts w:hint="default"/>
      </w:rPr>
    </w:lvl>
    <w:lvl w:ilvl="1">
      <w:start w:val="3"/>
      <w:numFmt w:val="decimal"/>
      <w:lvlText w:val="%1.%2"/>
      <w:lvlJc w:val="left"/>
      <w:pPr>
        <w:ind w:left="954" w:hanging="375"/>
      </w:pPr>
      <w:rPr>
        <w:rFonts w:hint="default"/>
      </w:rPr>
    </w:lvl>
    <w:lvl w:ilvl="2">
      <w:start w:val="1"/>
      <w:numFmt w:val="decimal"/>
      <w:lvlText w:val="%1.%2.%3"/>
      <w:lvlJc w:val="left"/>
      <w:pPr>
        <w:ind w:left="1878" w:hanging="720"/>
      </w:pPr>
      <w:rPr>
        <w:rFonts w:hint="default"/>
      </w:rPr>
    </w:lvl>
    <w:lvl w:ilvl="3">
      <w:start w:val="1"/>
      <w:numFmt w:val="decimal"/>
      <w:lvlText w:val="%1.%2.%3.%4"/>
      <w:lvlJc w:val="left"/>
      <w:pPr>
        <w:ind w:left="2817" w:hanging="1080"/>
      </w:pPr>
      <w:rPr>
        <w:rFonts w:hint="default"/>
      </w:rPr>
    </w:lvl>
    <w:lvl w:ilvl="4">
      <w:start w:val="1"/>
      <w:numFmt w:val="decimal"/>
      <w:lvlText w:val="%1.%2.%3.%4.%5"/>
      <w:lvlJc w:val="left"/>
      <w:pPr>
        <w:ind w:left="3396" w:hanging="1080"/>
      </w:pPr>
      <w:rPr>
        <w:rFonts w:hint="default"/>
      </w:rPr>
    </w:lvl>
    <w:lvl w:ilvl="5">
      <w:start w:val="1"/>
      <w:numFmt w:val="decimal"/>
      <w:lvlText w:val="%1.%2.%3.%4.%5.%6"/>
      <w:lvlJc w:val="left"/>
      <w:pPr>
        <w:ind w:left="4335" w:hanging="1440"/>
      </w:pPr>
      <w:rPr>
        <w:rFonts w:hint="default"/>
      </w:rPr>
    </w:lvl>
    <w:lvl w:ilvl="6">
      <w:start w:val="1"/>
      <w:numFmt w:val="decimal"/>
      <w:lvlText w:val="%1.%2.%3.%4.%5.%6.%7"/>
      <w:lvlJc w:val="left"/>
      <w:pPr>
        <w:ind w:left="4914" w:hanging="1440"/>
      </w:pPr>
      <w:rPr>
        <w:rFonts w:hint="default"/>
      </w:rPr>
    </w:lvl>
    <w:lvl w:ilvl="7">
      <w:start w:val="1"/>
      <w:numFmt w:val="decimal"/>
      <w:lvlText w:val="%1.%2.%3.%4.%5.%6.%7.%8"/>
      <w:lvlJc w:val="left"/>
      <w:pPr>
        <w:ind w:left="5853" w:hanging="1800"/>
      </w:pPr>
      <w:rPr>
        <w:rFonts w:hint="default"/>
      </w:rPr>
    </w:lvl>
    <w:lvl w:ilvl="8">
      <w:start w:val="1"/>
      <w:numFmt w:val="decimal"/>
      <w:lvlText w:val="%1.%2.%3.%4.%5.%6.%7.%8.%9"/>
      <w:lvlJc w:val="left"/>
      <w:pPr>
        <w:ind w:left="6792" w:hanging="2160"/>
      </w:pPr>
      <w:rPr>
        <w:rFonts w:hint="default"/>
      </w:rPr>
    </w:lvl>
  </w:abstractNum>
  <w:abstractNum w:abstractNumId="77" w15:restartNumberingAfterBreak="0">
    <w:nsid w:val="757C656D"/>
    <w:multiLevelType w:val="hybridMultilevel"/>
    <w:tmpl w:val="B2A4BAA6"/>
    <w:lvl w:ilvl="0" w:tplc="04090001">
      <w:start w:val="1"/>
      <w:numFmt w:val="bullet"/>
      <w:lvlText w:val=""/>
      <w:lvlJc w:val="left"/>
      <w:pPr>
        <w:ind w:left="2170" w:hanging="360"/>
      </w:pPr>
      <w:rPr>
        <w:rFonts w:ascii="Symbol" w:hAnsi="Symbol"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78" w15:restartNumberingAfterBreak="0">
    <w:nsid w:val="75C96CD1"/>
    <w:multiLevelType w:val="hybridMultilevel"/>
    <w:tmpl w:val="B8EA7EBE"/>
    <w:lvl w:ilvl="0" w:tplc="A0D0DF5A">
      <w:start w:val="1"/>
      <w:numFmt w:val="bullet"/>
      <w:lvlText w:val=""/>
      <w:lvlJc w:val="left"/>
      <w:pPr>
        <w:ind w:left="720" w:hanging="360"/>
      </w:pPr>
      <w:rPr>
        <w:rFonts w:ascii="Symbol" w:hAnsi="Symbol" w:hint="default"/>
      </w:rPr>
    </w:lvl>
    <w:lvl w:ilvl="1" w:tplc="44D4D632">
      <w:start w:val="1"/>
      <w:numFmt w:val="bullet"/>
      <w:lvlText w:val="o"/>
      <w:lvlJc w:val="left"/>
      <w:pPr>
        <w:ind w:left="1440" w:hanging="360"/>
      </w:pPr>
      <w:rPr>
        <w:rFonts w:ascii="Courier New" w:hAnsi="Courier New" w:hint="default"/>
      </w:rPr>
    </w:lvl>
    <w:lvl w:ilvl="2" w:tplc="C59C8C38">
      <w:start w:val="1"/>
      <w:numFmt w:val="bullet"/>
      <w:lvlText w:val=""/>
      <w:lvlJc w:val="left"/>
      <w:pPr>
        <w:ind w:left="2160" w:hanging="360"/>
      </w:pPr>
      <w:rPr>
        <w:rFonts w:ascii="Wingdings" w:hAnsi="Wingdings" w:hint="default"/>
      </w:rPr>
    </w:lvl>
    <w:lvl w:ilvl="3" w:tplc="C7D2526A">
      <w:start w:val="1"/>
      <w:numFmt w:val="bullet"/>
      <w:lvlText w:val=""/>
      <w:lvlJc w:val="left"/>
      <w:pPr>
        <w:ind w:left="2880" w:hanging="360"/>
      </w:pPr>
      <w:rPr>
        <w:rFonts w:ascii="Symbol" w:hAnsi="Symbol" w:hint="default"/>
      </w:rPr>
    </w:lvl>
    <w:lvl w:ilvl="4" w:tplc="1D8612C2">
      <w:start w:val="1"/>
      <w:numFmt w:val="bullet"/>
      <w:lvlText w:val="o"/>
      <w:lvlJc w:val="left"/>
      <w:pPr>
        <w:ind w:left="3600" w:hanging="360"/>
      </w:pPr>
      <w:rPr>
        <w:rFonts w:ascii="Courier New" w:hAnsi="Courier New" w:hint="default"/>
      </w:rPr>
    </w:lvl>
    <w:lvl w:ilvl="5" w:tplc="ECB0DA60">
      <w:start w:val="1"/>
      <w:numFmt w:val="bullet"/>
      <w:lvlText w:val=""/>
      <w:lvlJc w:val="left"/>
      <w:pPr>
        <w:ind w:left="4320" w:hanging="360"/>
      </w:pPr>
      <w:rPr>
        <w:rFonts w:ascii="Wingdings" w:hAnsi="Wingdings" w:hint="default"/>
      </w:rPr>
    </w:lvl>
    <w:lvl w:ilvl="6" w:tplc="0F9AE17E">
      <w:start w:val="1"/>
      <w:numFmt w:val="bullet"/>
      <w:lvlText w:val=""/>
      <w:lvlJc w:val="left"/>
      <w:pPr>
        <w:ind w:left="5040" w:hanging="360"/>
      </w:pPr>
      <w:rPr>
        <w:rFonts w:ascii="Symbol" w:hAnsi="Symbol" w:hint="default"/>
      </w:rPr>
    </w:lvl>
    <w:lvl w:ilvl="7" w:tplc="19F2DEDC">
      <w:start w:val="1"/>
      <w:numFmt w:val="bullet"/>
      <w:lvlText w:val="o"/>
      <w:lvlJc w:val="left"/>
      <w:pPr>
        <w:ind w:left="5760" w:hanging="360"/>
      </w:pPr>
      <w:rPr>
        <w:rFonts w:ascii="Courier New" w:hAnsi="Courier New" w:hint="default"/>
      </w:rPr>
    </w:lvl>
    <w:lvl w:ilvl="8" w:tplc="53EA995A">
      <w:start w:val="1"/>
      <w:numFmt w:val="bullet"/>
      <w:lvlText w:val=""/>
      <w:lvlJc w:val="left"/>
      <w:pPr>
        <w:ind w:left="6480" w:hanging="360"/>
      </w:pPr>
      <w:rPr>
        <w:rFonts w:ascii="Wingdings" w:hAnsi="Wingdings" w:hint="default"/>
      </w:rPr>
    </w:lvl>
  </w:abstractNum>
  <w:abstractNum w:abstractNumId="79" w15:restartNumberingAfterBreak="0">
    <w:nsid w:val="76D93CA9"/>
    <w:multiLevelType w:val="multilevel"/>
    <w:tmpl w:val="0A82781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F76A87"/>
    <w:multiLevelType w:val="hybridMultilevel"/>
    <w:tmpl w:val="19C03F2C"/>
    <w:lvl w:ilvl="0" w:tplc="0EB0D056">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7E402F4E"/>
    <w:multiLevelType w:val="hybridMultilevel"/>
    <w:tmpl w:val="CFAC9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70"/>
  </w:num>
  <w:num w:numId="3">
    <w:abstractNumId w:val="67"/>
  </w:num>
  <w:num w:numId="4">
    <w:abstractNumId w:val="54"/>
  </w:num>
  <w:num w:numId="5">
    <w:abstractNumId w:val="68"/>
  </w:num>
  <w:num w:numId="6">
    <w:abstractNumId w:val="78"/>
  </w:num>
  <w:num w:numId="7">
    <w:abstractNumId w:val="55"/>
  </w:num>
  <w:num w:numId="8">
    <w:abstractNumId w:val="34"/>
  </w:num>
  <w:num w:numId="9">
    <w:abstractNumId w:val="20"/>
  </w:num>
  <w:num w:numId="10">
    <w:abstractNumId w:val="73"/>
  </w:num>
  <w:num w:numId="11">
    <w:abstractNumId w:val="47"/>
  </w:num>
  <w:num w:numId="12">
    <w:abstractNumId w:val="77"/>
  </w:num>
  <w:num w:numId="13">
    <w:abstractNumId w:val="81"/>
  </w:num>
  <w:num w:numId="14">
    <w:abstractNumId w:val="79"/>
  </w:num>
  <w:num w:numId="15">
    <w:abstractNumId w:val="44"/>
  </w:num>
  <w:num w:numId="16">
    <w:abstractNumId w:val="60"/>
  </w:num>
  <w:num w:numId="17">
    <w:abstractNumId w:val="49"/>
  </w:num>
  <w:num w:numId="18">
    <w:abstractNumId w:val="22"/>
  </w:num>
  <w:num w:numId="19">
    <w:abstractNumId w:val="76"/>
  </w:num>
  <w:num w:numId="20">
    <w:abstractNumId w:val="69"/>
  </w:num>
  <w:num w:numId="21">
    <w:abstractNumId w:val="75"/>
  </w:num>
  <w:num w:numId="22">
    <w:abstractNumId w:val="25"/>
  </w:num>
  <w:num w:numId="23">
    <w:abstractNumId w:val="61"/>
  </w:num>
  <w:num w:numId="24">
    <w:abstractNumId w:val="64"/>
  </w:num>
  <w:num w:numId="25">
    <w:abstractNumId w:val="13"/>
  </w:num>
  <w:num w:numId="26">
    <w:abstractNumId w:val="46"/>
  </w:num>
  <w:num w:numId="27">
    <w:abstractNumId w:val="80"/>
  </w:num>
  <w:num w:numId="28">
    <w:abstractNumId w:val="53"/>
  </w:num>
  <w:num w:numId="29">
    <w:abstractNumId w:val="36"/>
  </w:num>
  <w:num w:numId="30">
    <w:abstractNumId w:val="15"/>
  </w:num>
  <w:num w:numId="31">
    <w:abstractNumId w:val="11"/>
  </w:num>
  <w:num w:numId="32">
    <w:abstractNumId w:val="65"/>
  </w:num>
  <w:num w:numId="33">
    <w:abstractNumId w:val="4"/>
  </w:num>
  <w:num w:numId="34">
    <w:abstractNumId w:val="23"/>
  </w:num>
  <w:num w:numId="35">
    <w:abstractNumId w:val="74"/>
  </w:num>
  <w:num w:numId="36">
    <w:abstractNumId w:val="6"/>
  </w:num>
  <w:num w:numId="37">
    <w:abstractNumId w:val="2"/>
  </w:num>
  <w:num w:numId="38">
    <w:abstractNumId w:val="0"/>
  </w:num>
  <w:num w:numId="39">
    <w:abstractNumId w:val="35"/>
  </w:num>
  <w:num w:numId="40">
    <w:abstractNumId w:val="57"/>
  </w:num>
  <w:num w:numId="41">
    <w:abstractNumId w:val="58"/>
  </w:num>
  <w:num w:numId="42">
    <w:abstractNumId w:val="72"/>
  </w:num>
  <w:num w:numId="43">
    <w:abstractNumId w:val="32"/>
  </w:num>
  <w:num w:numId="44">
    <w:abstractNumId w:val="42"/>
  </w:num>
  <w:num w:numId="45">
    <w:abstractNumId w:val="48"/>
  </w:num>
  <w:num w:numId="46">
    <w:abstractNumId w:val="43"/>
  </w:num>
  <w:num w:numId="47">
    <w:abstractNumId w:val="14"/>
  </w:num>
  <w:num w:numId="48">
    <w:abstractNumId w:val="17"/>
  </w:num>
  <w:num w:numId="49">
    <w:abstractNumId w:val="37"/>
  </w:num>
  <w:num w:numId="50">
    <w:abstractNumId w:val="5"/>
  </w:num>
  <w:num w:numId="51">
    <w:abstractNumId w:val="63"/>
  </w:num>
  <w:num w:numId="52">
    <w:abstractNumId w:val="9"/>
  </w:num>
  <w:num w:numId="53">
    <w:abstractNumId w:val="3"/>
  </w:num>
  <w:num w:numId="54">
    <w:abstractNumId w:val="29"/>
  </w:num>
  <w:num w:numId="55">
    <w:abstractNumId w:val="21"/>
  </w:num>
  <w:num w:numId="56">
    <w:abstractNumId w:val="52"/>
  </w:num>
  <w:num w:numId="57">
    <w:abstractNumId w:val="30"/>
  </w:num>
  <w:num w:numId="58">
    <w:abstractNumId w:val="62"/>
  </w:num>
  <w:num w:numId="59">
    <w:abstractNumId w:val="16"/>
  </w:num>
  <w:num w:numId="60">
    <w:abstractNumId w:val="19"/>
  </w:num>
  <w:num w:numId="61">
    <w:abstractNumId w:val="59"/>
  </w:num>
  <w:num w:numId="62">
    <w:abstractNumId w:val="31"/>
  </w:num>
  <w:num w:numId="63">
    <w:abstractNumId w:val="7"/>
  </w:num>
  <w:num w:numId="64">
    <w:abstractNumId w:val="12"/>
  </w:num>
  <w:num w:numId="65">
    <w:abstractNumId w:val="33"/>
  </w:num>
  <w:num w:numId="66">
    <w:abstractNumId w:val="27"/>
  </w:num>
  <w:num w:numId="67">
    <w:abstractNumId w:val="56"/>
  </w:num>
  <w:num w:numId="68">
    <w:abstractNumId w:val="40"/>
  </w:num>
  <w:num w:numId="69">
    <w:abstractNumId w:val="51"/>
  </w:num>
  <w:num w:numId="70">
    <w:abstractNumId w:val="10"/>
  </w:num>
  <w:num w:numId="71">
    <w:abstractNumId w:val="41"/>
  </w:num>
  <w:num w:numId="72">
    <w:abstractNumId w:val="50"/>
  </w:num>
  <w:num w:numId="73">
    <w:abstractNumId w:val="28"/>
  </w:num>
  <w:num w:numId="74">
    <w:abstractNumId w:val="45"/>
  </w:num>
  <w:num w:numId="75">
    <w:abstractNumId w:val="1"/>
  </w:num>
  <w:num w:numId="76">
    <w:abstractNumId w:val="71"/>
  </w:num>
  <w:num w:numId="77">
    <w:abstractNumId w:val="26"/>
  </w:num>
  <w:num w:numId="78">
    <w:abstractNumId w:val="38"/>
  </w:num>
  <w:num w:numId="79">
    <w:abstractNumId w:val="18"/>
  </w:num>
  <w:num w:numId="80">
    <w:abstractNumId w:val="8"/>
  </w:num>
  <w:num w:numId="81">
    <w:abstractNumId w:val="39"/>
  </w:num>
  <w:num w:numId="82">
    <w:abstractNumId w:val="24"/>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o duy nguyễn">
    <w15:presenceInfo w15:providerId="Windows Live" w15:userId="9b186680d63272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wMjIwMTMzN7Yws7RQ0lEKTi0uzszPAykwNK8FAIMoX4otAAAA"/>
  </w:docVars>
  <w:rsids>
    <w:rsidRoot w:val="00145CFB"/>
    <w:rsid w:val="00000091"/>
    <w:rsid w:val="000006E7"/>
    <w:rsid w:val="000014F8"/>
    <w:rsid w:val="00002083"/>
    <w:rsid w:val="00002A5A"/>
    <w:rsid w:val="00002ACF"/>
    <w:rsid w:val="00003647"/>
    <w:rsid w:val="00003F9E"/>
    <w:rsid w:val="00005213"/>
    <w:rsid w:val="0000567E"/>
    <w:rsid w:val="00005769"/>
    <w:rsid w:val="0000627E"/>
    <w:rsid w:val="000063F5"/>
    <w:rsid w:val="00006617"/>
    <w:rsid w:val="00006DBC"/>
    <w:rsid w:val="000070EA"/>
    <w:rsid w:val="000076F2"/>
    <w:rsid w:val="00007D31"/>
    <w:rsid w:val="000101C3"/>
    <w:rsid w:val="00010A1A"/>
    <w:rsid w:val="00010B41"/>
    <w:rsid w:val="00010CA4"/>
    <w:rsid w:val="00011521"/>
    <w:rsid w:val="000118AA"/>
    <w:rsid w:val="00011C7F"/>
    <w:rsid w:val="000127E4"/>
    <w:rsid w:val="000134E0"/>
    <w:rsid w:val="0001380D"/>
    <w:rsid w:val="00013BA9"/>
    <w:rsid w:val="000140EC"/>
    <w:rsid w:val="00014263"/>
    <w:rsid w:val="00014651"/>
    <w:rsid w:val="00014815"/>
    <w:rsid w:val="000151B1"/>
    <w:rsid w:val="00016B27"/>
    <w:rsid w:val="00016F0C"/>
    <w:rsid w:val="00017143"/>
    <w:rsid w:val="00017CA8"/>
    <w:rsid w:val="000206FF"/>
    <w:rsid w:val="00020A87"/>
    <w:rsid w:val="000211F0"/>
    <w:rsid w:val="000213DA"/>
    <w:rsid w:val="000217D6"/>
    <w:rsid w:val="00021C7D"/>
    <w:rsid w:val="00022061"/>
    <w:rsid w:val="00022746"/>
    <w:rsid w:val="00022BA4"/>
    <w:rsid w:val="00023282"/>
    <w:rsid w:val="00023D95"/>
    <w:rsid w:val="0002505E"/>
    <w:rsid w:val="00025680"/>
    <w:rsid w:val="0002642F"/>
    <w:rsid w:val="00026939"/>
    <w:rsid w:val="00026B2C"/>
    <w:rsid w:val="00027045"/>
    <w:rsid w:val="000273DA"/>
    <w:rsid w:val="00027792"/>
    <w:rsid w:val="000306F6"/>
    <w:rsid w:val="00030F75"/>
    <w:rsid w:val="0003204D"/>
    <w:rsid w:val="0003234E"/>
    <w:rsid w:val="00032EFE"/>
    <w:rsid w:val="00033716"/>
    <w:rsid w:val="00033B56"/>
    <w:rsid w:val="00033C08"/>
    <w:rsid w:val="00034C74"/>
    <w:rsid w:val="000353F2"/>
    <w:rsid w:val="000356BE"/>
    <w:rsid w:val="00035CB5"/>
    <w:rsid w:val="0003634B"/>
    <w:rsid w:val="00036391"/>
    <w:rsid w:val="0003646D"/>
    <w:rsid w:val="000369EA"/>
    <w:rsid w:val="00036B64"/>
    <w:rsid w:val="0003706F"/>
    <w:rsid w:val="00037150"/>
    <w:rsid w:val="00042877"/>
    <w:rsid w:val="000429C5"/>
    <w:rsid w:val="000437C6"/>
    <w:rsid w:val="00043B03"/>
    <w:rsid w:val="00044042"/>
    <w:rsid w:val="00044D2C"/>
    <w:rsid w:val="00044EFF"/>
    <w:rsid w:val="0004565F"/>
    <w:rsid w:val="00046B1D"/>
    <w:rsid w:val="000472A4"/>
    <w:rsid w:val="000477C1"/>
    <w:rsid w:val="00050281"/>
    <w:rsid w:val="00050A96"/>
    <w:rsid w:val="000510A1"/>
    <w:rsid w:val="000517D8"/>
    <w:rsid w:val="0005180E"/>
    <w:rsid w:val="0005215C"/>
    <w:rsid w:val="00052E8F"/>
    <w:rsid w:val="00054DFD"/>
    <w:rsid w:val="00055E8B"/>
    <w:rsid w:val="00056594"/>
    <w:rsid w:val="00056ACF"/>
    <w:rsid w:val="0006032A"/>
    <w:rsid w:val="000604A4"/>
    <w:rsid w:val="0006099D"/>
    <w:rsid w:val="00060DB0"/>
    <w:rsid w:val="00060F50"/>
    <w:rsid w:val="00060FD5"/>
    <w:rsid w:val="000615F5"/>
    <w:rsid w:val="00061D01"/>
    <w:rsid w:val="00062026"/>
    <w:rsid w:val="0006223C"/>
    <w:rsid w:val="00062374"/>
    <w:rsid w:val="00062458"/>
    <w:rsid w:val="000632AF"/>
    <w:rsid w:val="0006348C"/>
    <w:rsid w:val="000634D7"/>
    <w:rsid w:val="00064861"/>
    <w:rsid w:val="000649DB"/>
    <w:rsid w:val="00064A0F"/>
    <w:rsid w:val="00065132"/>
    <w:rsid w:val="000659C2"/>
    <w:rsid w:val="000661A1"/>
    <w:rsid w:val="000661F6"/>
    <w:rsid w:val="00066D8A"/>
    <w:rsid w:val="00066FC1"/>
    <w:rsid w:val="000670A1"/>
    <w:rsid w:val="00067761"/>
    <w:rsid w:val="000709D1"/>
    <w:rsid w:val="000716D4"/>
    <w:rsid w:val="00072803"/>
    <w:rsid w:val="00072A27"/>
    <w:rsid w:val="00072F27"/>
    <w:rsid w:val="0007343C"/>
    <w:rsid w:val="0007379C"/>
    <w:rsid w:val="00073E0A"/>
    <w:rsid w:val="000752AB"/>
    <w:rsid w:val="000756A5"/>
    <w:rsid w:val="00075705"/>
    <w:rsid w:val="0007597D"/>
    <w:rsid w:val="00075E37"/>
    <w:rsid w:val="00075F3B"/>
    <w:rsid w:val="0007604A"/>
    <w:rsid w:val="00076A6A"/>
    <w:rsid w:val="00077335"/>
    <w:rsid w:val="00077741"/>
    <w:rsid w:val="000778E8"/>
    <w:rsid w:val="000802AA"/>
    <w:rsid w:val="000804D4"/>
    <w:rsid w:val="000811E3"/>
    <w:rsid w:val="00081457"/>
    <w:rsid w:val="0008200E"/>
    <w:rsid w:val="0008249E"/>
    <w:rsid w:val="000825AE"/>
    <w:rsid w:val="0008339E"/>
    <w:rsid w:val="00083E93"/>
    <w:rsid w:val="00083F59"/>
    <w:rsid w:val="00087B5C"/>
    <w:rsid w:val="00087C76"/>
    <w:rsid w:val="00090004"/>
    <w:rsid w:val="00090168"/>
    <w:rsid w:val="0009027F"/>
    <w:rsid w:val="00091052"/>
    <w:rsid w:val="000926F7"/>
    <w:rsid w:val="00092AEB"/>
    <w:rsid w:val="00092CE9"/>
    <w:rsid w:val="000931A1"/>
    <w:rsid w:val="0009339F"/>
    <w:rsid w:val="00093C9E"/>
    <w:rsid w:val="0009478C"/>
    <w:rsid w:val="000954D0"/>
    <w:rsid w:val="00095F8F"/>
    <w:rsid w:val="00096240"/>
    <w:rsid w:val="000963CF"/>
    <w:rsid w:val="00096D45"/>
    <w:rsid w:val="0009783A"/>
    <w:rsid w:val="00097B21"/>
    <w:rsid w:val="000A0EED"/>
    <w:rsid w:val="000A11CB"/>
    <w:rsid w:val="000A1EA7"/>
    <w:rsid w:val="000A27D4"/>
    <w:rsid w:val="000A2DAD"/>
    <w:rsid w:val="000A2F79"/>
    <w:rsid w:val="000A3475"/>
    <w:rsid w:val="000A441F"/>
    <w:rsid w:val="000A45C0"/>
    <w:rsid w:val="000A46B5"/>
    <w:rsid w:val="000A4F5C"/>
    <w:rsid w:val="000A621F"/>
    <w:rsid w:val="000A6ABA"/>
    <w:rsid w:val="000A7347"/>
    <w:rsid w:val="000B099C"/>
    <w:rsid w:val="000B0FE2"/>
    <w:rsid w:val="000B1132"/>
    <w:rsid w:val="000B1F5E"/>
    <w:rsid w:val="000B205E"/>
    <w:rsid w:val="000B23D2"/>
    <w:rsid w:val="000B34FC"/>
    <w:rsid w:val="000B38BE"/>
    <w:rsid w:val="000B3CB6"/>
    <w:rsid w:val="000B3D7C"/>
    <w:rsid w:val="000B4216"/>
    <w:rsid w:val="000B43C4"/>
    <w:rsid w:val="000B46FA"/>
    <w:rsid w:val="000B5159"/>
    <w:rsid w:val="000B54F8"/>
    <w:rsid w:val="000B5EFF"/>
    <w:rsid w:val="000C2071"/>
    <w:rsid w:val="000C212D"/>
    <w:rsid w:val="000C227A"/>
    <w:rsid w:val="000C23CC"/>
    <w:rsid w:val="000C24FD"/>
    <w:rsid w:val="000C2839"/>
    <w:rsid w:val="000C2B66"/>
    <w:rsid w:val="000C2B92"/>
    <w:rsid w:val="000C306C"/>
    <w:rsid w:val="000C329E"/>
    <w:rsid w:val="000C388A"/>
    <w:rsid w:val="000C3C79"/>
    <w:rsid w:val="000C3F1E"/>
    <w:rsid w:val="000C4CDE"/>
    <w:rsid w:val="000C4F57"/>
    <w:rsid w:val="000C59E8"/>
    <w:rsid w:val="000C5A23"/>
    <w:rsid w:val="000C5A70"/>
    <w:rsid w:val="000C607F"/>
    <w:rsid w:val="000C62E4"/>
    <w:rsid w:val="000C7DCD"/>
    <w:rsid w:val="000D0192"/>
    <w:rsid w:val="000D04E2"/>
    <w:rsid w:val="000D0540"/>
    <w:rsid w:val="000D1451"/>
    <w:rsid w:val="000D1BDD"/>
    <w:rsid w:val="000D2286"/>
    <w:rsid w:val="000D324E"/>
    <w:rsid w:val="000D3874"/>
    <w:rsid w:val="000D3C08"/>
    <w:rsid w:val="000D3E99"/>
    <w:rsid w:val="000D43CD"/>
    <w:rsid w:val="000D447E"/>
    <w:rsid w:val="000D45DB"/>
    <w:rsid w:val="000D4605"/>
    <w:rsid w:val="000D47CB"/>
    <w:rsid w:val="000D4938"/>
    <w:rsid w:val="000D5342"/>
    <w:rsid w:val="000D6186"/>
    <w:rsid w:val="000D7167"/>
    <w:rsid w:val="000D726F"/>
    <w:rsid w:val="000D78F6"/>
    <w:rsid w:val="000D7ECA"/>
    <w:rsid w:val="000E02E6"/>
    <w:rsid w:val="000E0587"/>
    <w:rsid w:val="000E08FA"/>
    <w:rsid w:val="000E09F9"/>
    <w:rsid w:val="000E0B7F"/>
    <w:rsid w:val="000E0F83"/>
    <w:rsid w:val="000E158A"/>
    <w:rsid w:val="000E1628"/>
    <w:rsid w:val="000E1BF8"/>
    <w:rsid w:val="000E1F73"/>
    <w:rsid w:val="000E252B"/>
    <w:rsid w:val="000E26AE"/>
    <w:rsid w:val="000E2CBC"/>
    <w:rsid w:val="000E2E55"/>
    <w:rsid w:val="000E3387"/>
    <w:rsid w:val="000E3FD3"/>
    <w:rsid w:val="000E440B"/>
    <w:rsid w:val="000E4FF8"/>
    <w:rsid w:val="000E5379"/>
    <w:rsid w:val="000E5459"/>
    <w:rsid w:val="000E59FE"/>
    <w:rsid w:val="000E5F6D"/>
    <w:rsid w:val="000E75F9"/>
    <w:rsid w:val="000E7A7D"/>
    <w:rsid w:val="000E7A8C"/>
    <w:rsid w:val="000E7D18"/>
    <w:rsid w:val="000F0576"/>
    <w:rsid w:val="000F0E3A"/>
    <w:rsid w:val="000F10A7"/>
    <w:rsid w:val="000F113C"/>
    <w:rsid w:val="000F1BDE"/>
    <w:rsid w:val="000F36D4"/>
    <w:rsid w:val="000F3F09"/>
    <w:rsid w:val="000F43E6"/>
    <w:rsid w:val="000F44E7"/>
    <w:rsid w:val="000F497C"/>
    <w:rsid w:val="000F4B26"/>
    <w:rsid w:val="000F4CB3"/>
    <w:rsid w:val="000F55B3"/>
    <w:rsid w:val="001013D1"/>
    <w:rsid w:val="00101F82"/>
    <w:rsid w:val="00102491"/>
    <w:rsid w:val="00102B34"/>
    <w:rsid w:val="00103C6D"/>
    <w:rsid w:val="00103D38"/>
    <w:rsid w:val="001048CB"/>
    <w:rsid w:val="001054BC"/>
    <w:rsid w:val="001055A4"/>
    <w:rsid w:val="00105F59"/>
    <w:rsid w:val="00105F82"/>
    <w:rsid w:val="001069CF"/>
    <w:rsid w:val="001069DC"/>
    <w:rsid w:val="001069FE"/>
    <w:rsid w:val="00107BA1"/>
    <w:rsid w:val="00107C28"/>
    <w:rsid w:val="00110DE9"/>
    <w:rsid w:val="0011157D"/>
    <w:rsid w:val="0011339E"/>
    <w:rsid w:val="00113D21"/>
    <w:rsid w:val="00114560"/>
    <w:rsid w:val="00115F29"/>
    <w:rsid w:val="0011621F"/>
    <w:rsid w:val="001162FE"/>
    <w:rsid w:val="001165C2"/>
    <w:rsid w:val="00117334"/>
    <w:rsid w:val="001201B8"/>
    <w:rsid w:val="001201FB"/>
    <w:rsid w:val="001203BE"/>
    <w:rsid w:val="001227C4"/>
    <w:rsid w:val="00122DCA"/>
    <w:rsid w:val="0012424B"/>
    <w:rsid w:val="001243AF"/>
    <w:rsid w:val="001249CC"/>
    <w:rsid w:val="00125740"/>
    <w:rsid w:val="00125855"/>
    <w:rsid w:val="0012709A"/>
    <w:rsid w:val="0012721B"/>
    <w:rsid w:val="001306BB"/>
    <w:rsid w:val="00130FF8"/>
    <w:rsid w:val="001317C0"/>
    <w:rsid w:val="00131B6A"/>
    <w:rsid w:val="00131C94"/>
    <w:rsid w:val="00131CB1"/>
    <w:rsid w:val="00132649"/>
    <w:rsid w:val="00132DA7"/>
    <w:rsid w:val="00132EDE"/>
    <w:rsid w:val="001341C9"/>
    <w:rsid w:val="0013649C"/>
    <w:rsid w:val="00137294"/>
    <w:rsid w:val="00137B05"/>
    <w:rsid w:val="00140CC4"/>
    <w:rsid w:val="00140DFF"/>
    <w:rsid w:val="00142151"/>
    <w:rsid w:val="0014294A"/>
    <w:rsid w:val="00143EB3"/>
    <w:rsid w:val="0014420A"/>
    <w:rsid w:val="00145BE4"/>
    <w:rsid w:val="00145CFB"/>
    <w:rsid w:val="00145FFE"/>
    <w:rsid w:val="001463FE"/>
    <w:rsid w:val="00146B7A"/>
    <w:rsid w:val="00146C70"/>
    <w:rsid w:val="00151FDC"/>
    <w:rsid w:val="001520AA"/>
    <w:rsid w:val="001526FC"/>
    <w:rsid w:val="00152F51"/>
    <w:rsid w:val="001533E0"/>
    <w:rsid w:val="00153EDB"/>
    <w:rsid w:val="001544E8"/>
    <w:rsid w:val="00155A3D"/>
    <w:rsid w:val="00156160"/>
    <w:rsid w:val="00157046"/>
    <w:rsid w:val="00160081"/>
    <w:rsid w:val="0016041B"/>
    <w:rsid w:val="001605F8"/>
    <w:rsid w:val="001605FB"/>
    <w:rsid w:val="00160CCA"/>
    <w:rsid w:val="0016157D"/>
    <w:rsid w:val="0016178F"/>
    <w:rsid w:val="0016185E"/>
    <w:rsid w:val="00161E97"/>
    <w:rsid w:val="00161F95"/>
    <w:rsid w:val="00162F0D"/>
    <w:rsid w:val="001630D9"/>
    <w:rsid w:val="001638F1"/>
    <w:rsid w:val="00163990"/>
    <w:rsid w:val="00163BCE"/>
    <w:rsid w:val="00164A06"/>
    <w:rsid w:val="001652E9"/>
    <w:rsid w:val="001659EE"/>
    <w:rsid w:val="00165EA5"/>
    <w:rsid w:val="0016614F"/>
    <w:rsid w:val="0016620C"/>
    <w:rsid w:val="0016680A"/>
    <w:rsid w:val="001669A3"/>
    <w:rsid w:val="00166B31"/>
    <w:rsid w:val="00171416"/>
    <w:rsid w:val="001714DB"/>
    <w:rsid w:val="001716D3"/>
    <w:rsid w:val="00171A15"/>
    <w:rsid w:val="00171FD7"/>
    <w:rsid w:val="00173661"/>
    <w:rsid w:val="001738DF"/>
    <w:rsid w:val="00173AF5"/>
    <w:rsid w:val="00173BFC"/>
    <w:rsid w:val="00173F33"/>
    <w:rsid w:val="001755EF"/>
    <w:rsid w:val="00175865"/>
    <w:rsid w:val="0017603D"/>
    <w:rsid w:val="001760B9"/>
    <w:rsid w:val="001762CA"/>
    <w:rsid w:val="00176454"/>
    <w:rsid w:val="00176495"/>
    <w:rsid w:val="0017675B"/>
    <w:rsid w:val="00176929"/>
    <w:rsid w:val="00176FF2"/>
    <w:rsid w:val="00177001"/>
    <w:rsid w:val="0017736B"/>
    <w:rsid w:val="00177B0D"/>
    <w:rsid w:val="00177BAE"/>
    <w:rsid w:val="00177C56"/>
    <w:rsid w:val="00177FCD"/>
    <w:rsid w:val="0018019F"/>
    <w:rsid w:val="001802A0"/>
    <w:rsid w:val="001804E2"/>
    <w:rsid w:val="00181448"/>
    <w:rsid w:val="00181477"/>
    <w:rsid w:val="00181506"/>
    <w:rsid w:val="00182A15"/>
    <w:rsid w:val="00183753"/>
    <w:rsid w:val="00183A2A"/>
    <w:rsid w:val="00184512"/>
    <w:rsid w:val="00186AFF"/>
    <w:rsid w:val="00186C19"/>
    <w:rsid w:val="0018793C"/>
    <w:rsid w:val="00190609"/>
    <w:rsid w:val="00190708"/>
    <w:rsid w:val="00192430"/>
    <w:rsid w:val="00192B95"/>
    <w:rsid w:val="001937A2"/>
    <w:rsid w:val="0019394D"/>
    <w:rsid w:val="001952E4"/>
    <w:rsid w:val="00195D41"/>
    <w:rsid w:val="001962DC"/>
    <w:rsid w:val="001964DC"/>
    <w:rsid w:val="00196E31"/>
    <w:rsid w:val="00197903"/>
    <w:rsid w:val="00197E81"/>
    <w:rsid w:val="001A0221"/>
    <w:rsid w:val="001A0E45"/>
    <w:rsid w:val="001A175A"/>
    <w:rsid w:val="001A21AC"/>
    <w:rsid w:val="001A27F6"/>
    <w:rsid w:val="001A2A1B"/>
    <w:rsid w:val="001A2E46"/>
    <w:rsid w:val="001A32CB"/>
    <w:rsid w:val="001A38C1"/>
    <w:rsid w:val="001A3A5C"/>
    <w:rsid w:val="001A3BB6"/>
    <w:rsid w:val="001A4C0A"/>
    <w:rsid w:val="001A4DCE"/>
    <w:rsid w:val="001A4FD3"/>
    <w:rsid w:val="001A5AC5"/>
    <w:rsid w:val="001A621C"/>
    <w:rsid w:val="001A6447"/>
    <w:rsid w:val="001A6673"/>
    <w:rsid w:val="001A6845"/>
    <w:rsid w:val="001A7391"/>
    <w:rsid w:val="001A750C"/>
    <w:rsid w:val="001B0571"/>
    <w:rsid w:val="001B0ED5"/>
    <w:rsid w:val="001B1D12"/>
    <w:rsid w:val="001B2FD3"/>
    <w:rsid w:val="001B4408"/>
    <w:rsid w:val="001B4484"/>
    <w:rsid w:val="001B46B8"/>
    <w:rsid w:val="001B471C"/>
    <w:rsid w:val="001B4A03"/>
    <w:rsid w:val="001B4B8C"/>
    <w:rsid w:val="001B4D41"/>
    <w:rsid w:val="001B4FF2"/>
    <w:rsid w:val="001B57B7"/>
    <w:rsid w:val="001B5896"/>
    <w:rsid w:val="001B5C2A"/>
    <w:rsid w:val="001B616A"/>
    <w:rsid w:val="001C01C9"/>
    <w:rsid w:val="001C05CA"/>
    <w:rsid w:val="001C0700"/>
    <w:rsid w:val="001C2454"/>
    <w:rsid w:val="001C37DD"/>
    <w:rsid w:val="001C43A7"/>
    <w:rsid w:val="001C4F9A"/>
    <w:rsid w:val="001C5531"/>
    <w:rsid w:val="001C5787"/>
    <w:rsid w:val="001C64C3"/>
    <w:rsid w:val="001C7EBC"/>
    <w:rsid w:val="001D047E"/>
    <w:rsid w:val="001D0A9F"/>
    <w:rsid w:val="001D0AF4"/>
    <w:rsid w:val="001D1569"/>
    <w:rsid w:val="001D18AD"/>
    <w:rsid w:val="001D1C46"/>
    <w:rsid w:val="001D1D73"/>
    <w:rsid w:val="001D1DE2"/>
    <w:rsid w:val="001D2479"/>
    <w:rsid w:val="001D3879"/>
    <w:rsid w:val="001D3B76"/>
    <w:rsid w:val="001D3F57"/>
    <w:rsid w:val="001D4E22"/>
    <w:rsid w:val="001D564E"/>
    <w:rsid w:val="001D5802"/>
    <w:rsid w:val="001D5A05"/>
    <w:rsid w:val="001D6256"/>
    <w:rsid w:val="001D6393"/>
    <w:rsid w:val="001D6CD4"/>
    <w:rsid w:val="001D7602"/>
    <w:rsid w:val="001E02DB"/>
    <w:rsid w:val="001E0760"/>
    <w:rsid w:val="001E11B2"/>
    <w:rsid w:val="001E1461"/>
    <w:rsid w:val="001E1E82"/>
    <w:rsid w:val="001E2EFB"/>
    <w:rsid w:val="001E3005"/>
    <w:rsid w:val="001E3D78"/>
    <w:rsid w:val="001E416C"/>
    <w:rsid w:val="001E45C5"/>
    <w:rsid w:val="001E4767"/>
    <w:rsid w:val="001E483C"/>
    <w:rsid w:val="001E4FA9"/>
    <w:rsid w:val="001E5393"/>
    <w:rsid w:val="001E5B6E"/>
    <w:rsid w:val="001E5C86"/>
    <w:rsid w:val="001E62BC"/>
    <w:rsid w:val="001E6D06"/>
    <w:rsid w:val="001E7015"/>
    <w:rsid w:val="001E7ED8"/>
    <w:rsid w:val="001F02A8"/>
    <w:rsid w:val="001F09A7"/>
    <w:rsid w:val="001F1905"/>
    <w:rsid w:val="001F278A"/>
    <w:rsid w:val="001F2B52"/>
    <w:rsid w:val="001F2D3C"/>
    <w:rsid w:val="001F33EE"/>
    <w:rsid w:val="001F341E"/>
    <w:rsid w:val="001F3AC1"/>
    <w:rsid w:val="001F3D95"/>
    <w:rsid w:val="001F43F2"/>
    <w:rsid w:val="001F45F5"/>
    <w:rsid w:val="001F5281"/>
    <w:rsid w:val="001F5928"/>
    <w:rsid w:val="001F6354"/>
    <w:rsid w:val="001F7171"/>
    <w:rsid w:val="001F75E7"/>
    <w:rsid w:val="001F77F8"/>
    <w:rsid w:val="001F7C7E"/>
    <w:rsid w:val="001F7CFD"/>
    <w:rsid w:val="0020004F"/>
    <w:rsid w:val="00200C35"/>
    <w:rsid w:val="00200C9B"/>
    <w:rsid w:val="00200CF4"/>
    <w:rsid w:val="00201A45"/>
    <w:rsid w:val="00201DBD"/>
    <w:rsid w:val="00204C89"/>
    <w:rsid w:val="002055F8"/>
    <w:rsid w:val="00205B34"/>
    <w:rsid w:val="00206332"/>
    <w:rsid w:val="00206430"/>
    <w:rsid w:val="0020677C"/>
    <w:rsid w:val="00206B94"/>
    <w:rsid w:val="002078F1"/>
    <w:rsid w:val="00207EE8"/>
    <w:rsid w:val="00207F48"/>
    <w:rsid w:val="00210239"/>
    <w:rsid w:val="002108A0"/>
    <w:rsid w:val="0021098D"/>
    <w:rsid w:val="00211739"/>
    <w:rsid w:val="0021208F"/>
    <w:rsid w:val="00212BEB"/>
    <w:rsid w:val="00213190"/>
    <w:rsid w:val="00213E6E"/>
    <w:rsid w:val="00214332"/>
    <w:rsid w:val="002143DB"/>
    <w:rsid w:val="002145EA"/>
    <w:rsid w:val="002176D6"/>
    <w:rsid w:val="00217838"/>
    <w:rsid w:val="002208E7"/>
    <w:rsid w:val="00220AFC"/>
    <w:rsid w:val="0022242A"/>
    <w:rsid w:val="00222E03"/>
    <w:rsid w:val="0022338D"/>
    <w:rsid w:val="002241E5"/>
    <w:rsid w:val="00224DE6"/>
    <w:rsid w:val="002254DC"/>
    <w:rsid w:val="00225E83"/>
    <w:rsid w:val="00226822"/>
    <w:rsid w:val="00226880"/>
    <w:rsid w:val="00226D0A"/>
    <w:rsid w:val="00230703"/>
    <w:rsid w:val="0023091D"/>
    <w:rsid w:val="00230C56"/>
    <w:rsid w:val="0023121A"/>
    <w:rsid w:val="00232B7C"/>
    <w:rsid w:val="00235BC8"/>
    <w:rsid w:val="0023739F"/>
    <w:rsid w:val="002374B6"/>
    <w:rsid w:val="002379CA"/>
    <w:rsid w:val="002402DC"/>
    <w:rsid w:val="00240F6A"/>
    <w:rsid w:val="002415FA"/>
    <w:rsid w:val="0024179D"/>
    <w:rsid w:val="00242940"/>
    <w:rsid w:val="0024451B"/>
    <w:rsid w:val="00244D39"/>
    <w:rsid w:val="00245514"/>
    <w:rsid w:val="002456E8"/>
    <w:rsid w:val="00246093"/>
    <w:rsid w:val="0024634B"/>
    <w:rsid w:val="0024661D"/>
    <w:rsid w:val="0024686C"/>
    <w:rsid w:val="00246A11"/>
    <w:rsid w:val="00246C09"/>
    <w:rsid w:val="00247EDF"/>
    <w:rsid w:val="00250512"/>
    <w:rsid w:val="00250836"/>
    <w:rsid w:val="00250839"/>
    <w:rsid w:val="00250871"/>
    <w:rsid w:val="00250FE8"/>
    <w:rsid w:val="00252920"/>
    <w:rsid w:val="0025316B"/>
    <w:rsid w:val="00253411"/>
    <w:rsid w:val="002535FF"/>
    <w:rsid w:val="00253870"/>
    <w:rsid w:val="00253C2B"/>
    <w:rsid w:val="002541A9"/>
    <w:rsid w:val="00254C4B"/>
    <w:rsid w:val="00255804"/>
    <w:rsid w:val="0025620E"/>
    <w:rsid w:val="002569A8"/>
    <w:rsid w:val="00257327"/>
    <w:rsid w:val="00261E97"/>
    <w:rsid w:val="002630D9"/>
    <w:rsid w:val="002632DA"/>
    <w:rsid w:val="002632FF"/>
    <w:rsid w:val="00265A3E"/>
    <w:rsid w:val="00265D0B"/>
    <w:rsid w:val="00265FCD"/>
    <w:rsid w:val="002664BA"/>
    <w:rsid w:val="00266F3E"/>
    <w:rsid w:val="00267529"/>
    <w:rsid w:val="002678BB"/>
    <w:rsid w:val="002701F1"/>
    <w:rsid w:val="00270308"/>
    <w:rsid w:val="002703D6"/>
    <w:rsid w:val="002707A4"/>
    <w:rsid w:val="00271364"/>
    <w:rsid w:val="00272200"/>
    <w:rsid w:val="00272554"/>
    <w:rsid w:val="002729EC"/>
    <w:rsid w:val="00273455"/>
    <w:rsid w:val="002737E5"/>
    <w:rsid w:val="00273995"/>
    <w:rsid w:val="0027449B"/>
    <w:rsid w:val="002749CF"/>
    <w:rsid w:val="00274C8A"/>
    <w:rsid w:val="002750B4"/>
    <w:rsid w:val="002768B3"/>
    <w:rsid w:val="002769AC"/>
    <w:rsid w:val="00277D30"/>
    <w:rsid w:val="00277EFB"/>
    <w:rsid w:val="002803B4"/>
    <w:rsid w:val="00280A50"/>
    <w:rsid w:val="0028106A"/>
    <w:rsid w:val="00281846"/>
    <w:rsid w:val="0028197C"/>
    <w:rsid w:val="00281B0D"/>
    <w:rsid w:val="00281BF7"/>
    <w:rsid w:val="002823A0"/>
    <w:rsid w:val="002826E3"/>
    <w:rsid w:val="00282752"/>
    <w:rsid w:val="00282CAB"/>
    <w:rsid w:val="0028364E"/>
    <w:rsid w:val="00283BDB"/>
    <w:rsid w:val="00284087"/>
    <w:rsid w:val="00284C46"/>
    <w:rsid w:val="00284CB1"/>
    <w:rsid w:val="00285DED"/>
    <w:rsid w:val="00286778"/>
    <w:rsid w:val="00287BEA"/>
    <w:rsid w:val="00287DC7"/>
    <w:rsid w:val="002900D5"/>
    <w:rsid w:val="00290925"/>
    <w:rsid w:val="00290D26"/>
    <w:rsid w:val="00291D05"/>
    <w:rsid w:val="0029273D"/>
    <w:rsid w:val="0029284C"/>
    <w:rsid w:val="00292EF2"/>
    <w:rsid w:val="00293165"/>
    <w:rsid w:val="00293744"/>
    <w:rsid w:val="00293834"/>
    <w:rsid w:val="00294520"/>
    <w:rsid w:val="00294714"/>
    <w:rsid w:val="00294920"/>
    <w:rsid w:val="002952BA"/>
    <w:rsid w:val="002955E8"/>
    <w:rsid w:val="0029571D"/>
    <w:rsid w:val="00295A52"/>
    <w:rsid w:val="002966B2"/>
    <w:rsid w:val="002966D9"/>
    <w:rsid w:val="00296D4F"/>
    <w:rsid w:val="00296DC2"/>
    <w:rsid w:val="00297229"/>
    <w:rsid w:val="0029797E"/>
    <w:rsid w:val="00297B4A"/>
    <w:rsid w:val="00297CB3"/>
    <w:rsid w:val="002A095F"/>
    <w:rsid w:val="002A0AC0"/>
    <w:rsid w:val="002A0C16"/>
    <w:rsid w:val="002A1632"/>
    <w:rsid w:val="002A19E6"/>
    <w:rsid w:val="002A1FFC"/>
    <w:rsid w:val="002A270A"/>
    <w:rsid w:val="002A38F5"/>
    <w:rsid w:val="002A39F5"/>
    <w:rsid w:val="002A3C38"/>
    <w:rsid w:val="002A417F"/>
    <w:rsid w:val="002A47A5"/>
    <w:rsid w:val="002A54AC"/>
    <w:rsid w:val="002A57C1"/>
    <w:rsid w:val="002A642D"/>
    <w:rsid w:val="002A677C"/>
    <w:rsid w:val="002A72C6"/>
    <w:rsid w:val="002A7CC1"/>
    <w:rsid w:val="002B0B48"/>
    <w:rsid w:val="002B0DD9"/>
    <w:rsid w:val="002B0FFA"/>
    <w:rsid w:val="002B1CA3"/>
    <w:rsid w:val="002B1CD0"/>
    <w:rsid w:val="002B2593"/>
    <w:rsid w:val="002B3403"/>
    <w:rsid w:val="002B419C"/>
    <w:rsid w:val="002B4578"/>
    <w:rsid w:val="002B5C60"/>
    <w:rsid w:val="002B5ECC"/>
    <w:rsid w:val="002C0A00"/>
    <w:rsid w:val="002C0F62"/>
    <w:rsid w:val="002C1DF8"/>
    <w:rsid w:val="002C214F"/>
    <w:rsid w:val="002C2459"/>
    <w:rsid w:val="002C2FFF"/>
    <w:rsid w:val="002C4C02"/>
    <w:rsid w:val="002C54F6"/>
    <w:rsid w:val="002C5A82"/>
    <w:rsid w:val="002C6113"/>
    <w:rsid w:val="002C6CC8"/>
    <w:rsid w:val="002C6D00"/>
    <w:rsid w:val="002C7CDC"/>
    <w:rsid w:val="002C7F18"/>
    <w:rsid w:val="002D034B"/>
    <w:rsid w:val="002D0FA4"/>
    <w:rsid w:val="002D132C"/>
    <w:rsid w:val="002D13FF"/>
    <w:rsid w:val="002D188F"/>
    <w:rsid w:val="002D198F"/>
    <w:rsid w:val="002D1EAB"/>
    <w:rsid w:val="002D290D"/>
    <w:rsid w:val="002D32E3"/>
    <w:rsid w:val="002D3619"/>
    <w:rsid w:val="002D3A80"/>
    <w:rsid w:val="002D3AB9"/>
    <w:rsid w:val="002D3CC3"/>
    <w:rsid w:val="002D438D"/>
    <w:rsid w:val="002D4C4F"/>
    <w:rsid w:val="002D5006"/>
    <w:rsid w:val="002D5098"/>
    <w:rsid w:val="002D5440"/>
    <w:rsid w:val="002D5E2E"/>
    <w:rsid w:val="002D6136"/>
    <w:rsid w:val="002D633B"/>
    <w:rsid w:val="002D69A7"/>
    <w:rsid w:val="002D6B82"/>
    <w:rsid w:val="002D6B9D"/>
    <w:rsid w:val="002D73C2"/>
    <w:rsid w:val="002D7B4E"/>
    <w:rsid w:val="002E1776"/>
    <w:rsid w:val="002E192F"/>
    <w:rsid w:val="002E2CB2"/>
    <w:rsid w:val="002E3278"/>
    <w:rsid w:val="002E3E96"/>
    <w:rsid w:val="002E4F64"/>
    <w:rsid w:val="002E5DC3"/>
    <w:rsid w:val="002E6D5E"/>
    <w:rsid w:val="002E6FBD"/>
    <w:rsid w:val="002E7321"/>
    <w:rsid w:val="002F019D"/>
    <w:rsid w:val="002F0C37"/>
    <w:rsid w:val="002F0C86"/>
    <w:rsid w:val="002F0C8B"/>
    <w:rsid w:val="002F0F42"/>
    <w:rsid w:val="002F1051"/>
    <w:rsid w:val="002F1471"/>
    <w:rsid w:val="002F2A88"/>
    <w:rsid w:val="002F2C1C"/>
    <w:rsid w:val="002F3840"/>
    <w:rsid w:val="002F3AE6"/>
    <w:rsid w:val="002F469C"/>
    <w:rsid w:val="002F4726"/>
    <w:rsid w:val="002F4AF3"/>
    <w:rsid w:val="002F4C3E"/>
    <w:rsid w:val="002F5029"/>
    <w:rsid w:val="002F5BF6"/>
    <w:rsid w:val="002F5C8C"/>
    <w:rsid w:val="002F5DE5"/>
    <w:rsid w:val="002F6FAF"/>
    <w:rsid w:val="002F70C2"/>
    <w:rsid w:val="0030064F"/>
    <w:rsid w:val="0030211F"/>
    <w:rsid w:val="003022AE"/>
    <w:rsid w:val="003028C0"/>
    <w:rsid w:val="0030324A"/>
    <w:rsid w:val="00303523"/>
    <w:rsid w:val="00303582"/>
    <w:rsid w:val="003035CA"/>
    <w:rsid w:val="003047C8"/>
    <w:rsid w:val="003048C4"/>
    <w:rsid w:val="003048D0"/>
    <w:rsid w:val="00304CF5"/>
    <w:rsid w:val="00304DCE"/>
    <w:rsid w:val="00305238"/>
    <w:rsid w:val="003059B4"/>
    <w:rsid w:val="003061B3"/>
    <w:rsid w:val="00306383"/>
    <w:rsid w:val="003066C2"/>
    <w:rsid w:val="00306861"/>
    <w:rsid w:val="00306FB1"/>
    <w:rsid w:val="003075BF"/>
    <w:rsid w:val="00307C6E"/>
    <w:rsid w:val="00307DFF"/>
    <w:rsid w:val="00310D97"/>
    <w:rsid w:val="0031109B"/>
    <w:rsid w:val="00311FEF"/>
    <w:rsid w:val="00312E28"/>
    <w:rsid w:val="00314433"/>
    <w:rsid w:val="00314DE3"/>
    <w:rsid w:val="003153D9"/>
    <w:rsid w:val="003159FF"/>
    <w:rsid w:val="00315B85"/>
    <w:rsid w:val="00315DDA"/>
    <w:rsid w:val="00316055"/>
    <w:rsid w:val="003169DA"/>
    <w:rsid w:val="00316C21"/>
    <w:rsid w:val="003178D6"/>
    <w:rsid w:val="00320EE3"/>
    <w:rsid w:val="00320F57"/>
    <w:rsid w:val="00321758"/>
    <w:rsid w:val="00321A89"/>
    <w:rsid w:val="003223CD"/>
    <w:rsid w:val="00322971"/>
    <w:rsid w:val="00322CCC"/>
    <w:rsid w:val="00322DDF"/>
    <w:rsid w:val="00323546"/>
    <w:rsid w:val="00324590"/>
    <w:rsid w:val="003247E4"/>
    <w:rsid w:val="00324A7C"/>
    <w:rsid w:val="00324D12"/>
    <w:rsid w:val="00324D4A"/>
    <w:rsid w:val="00325405"/>
    <w:rsid w:val="00325DDF"/>
    <w:rsid w:val="003276A2"/>
    <w:rsid w:val="003277B8"/>
    <w:rsid w:val="003303CF"/>
    <w:rsid w:val="00330503"/>
    <w:rsid w:val="0033058A"/>
    <w:rsid w:val="00330BF8"/>
    <w:rsid w:val="00330E8D"/>
    <w:rsid w:val="003313FB"/>
    <w:rsid w:val="0033173D"/>
    <w:rsid w:val="00332062"/>
    <w:rsid w:val="00332298"/>
    <w:rsid w:val="003322C0"/>
    <w:rsid w:val="003325DE"/>
    <w:rsid w:val="0033265B"/>
    <w:rsid w:val="00332AEA"/>
    <w:rsid w:val="00332D10"/>
    <w:rsid w:val="00332D51"/>
    <w:rsid w:val="00332F41"/>
    <w:rsid w:val="00333413"/>
    <w:rsid w:val="00335285"/>
    <w:rsid w:val="00335997"/>
    <w:rsid w:val="003373A2"/>
    <w:rsid w:val="003376F8"/>
    <w:rsid w:val="00340408"/>
    <w:rsid w:val="003408D4"/>
    <w:rsid w:val="003411A3"/>
    <w:rsid w:val="003411FB"/>
    <w:rsid w:val="003414AC"/>
    <w:rsid w:val="003414CC"/>
    <w:rsid w:val="00341E80"/>
    <w:rsid w:val="0034255D"/>
    <w:rsid w:val="00342619"/>
    <w:rsid w:val="003427DD"/>
    <w:rsid w:val="0034282F"/>
    <w:rsid w:val="00342A17"/>
    <w:rsid w:val="00343097"/>
    <w:rsid w:val="00343249"/>
    <w:rsid w:val="003438C6"/>
    <w:rsid w:val="00343A03"/>
    <w:rsid w:val="00343A04"/>
    <w:rsid w:val="00343B3F"/>
    <w:rsid w:val="00345ABD"/>
    <w:rsid w:val="00345BA3"/>
    <w:rsid w:val="00345C47"/>
    <w:rsid w:val="00345D35"/>
    <w:rsid w:val="00346562"/>
    <w:rsid w:val="003466B9"/>
    <w:rsid w:val="00347880"/>
    <w:rsid w:val="00350043"/>
    <w:rsid w:val="00350226"/>
    <w:rsid w:val="003520BF"/>
    <w:rsid w:val="00352A98"/>
    <w:rsid w:val="0035315C"/>
    <w:rsid w:val="00353674"/>
    <w:rsid w:val="00353C59"/>
    <w:rsid w:val="003543D0"/>
    <w:rsid w:val="00354740"/>
    <w:rsid w:val="00355177"/>
    <w:rsid w:val="00355B08"/>
    <w:rsid w:val="003560C2"/>
    <w:rsid w:val="0035610D"/>
    <w:rsid w:val="003562F5"/>
    <w:rsid w:val="00356A2A"/>
    <w:rsid w:val="00356F00"/>
    <w:rsid w:val="00356FD5"/>
    <w:rsid w:val="0036024F"/>
    <w:rsid w:val="00360960"/>
    <w:rsid w:val="00361A3C"/>
    <w:rsid w:val="00362840"/>
    <w:rsid w:val="00363E9E"/>
    <w:rsid w:val="003641CC"/>
    <w:rsid w:val="00364348"/>
    <w:rsid w:val="00364855"/>
    <w:rsid w:val="003649A8"/>
    <w:rsid w:val="0036544D"/>
    <w:rsid w:val="00365B97"/>
    <w:rsid w:val="00366040"/>
    <w:rsid w:val="0036613F"/>
    <w:rsid w:val="00366746"/>
    <w:rsid w:val="003669B7"/>
    <w:rsid w:val="00366A25"/>
    <w:rsid w:val="0036749B"/>
    <w:rsid w:val="00367869"/>
    <w:rsid w:val="003701C5"/>
    <w:rsid w:val="003704AE"/>
    <w:rsid w:val="0037299B"/>
    <w:rsid w:val="00372AA0"/>
    <w:rsid w:val="00373363"/>
    <w:rsid w:val="003734C3"/>
    <w:rsid w:val="00374480"/>
    <w:rsid w:val="00374806"/>
    <w:rsid w:val="00374A83"/>
    <w:rsid w:val="00375004"/>
    <w:rsid w:val="003750BC"/>
    <w:rsid w:val="0037593B"/>
    <w:rsid w:val="00376929"/>
    <w:rsid w:val="00376E61"/>
    <w:rsid w:val="003776F1"/>
    <w:rsid w:val="00377A2D"/>
    <w:rsid w:val="00377C75"/>
    <w:rsid w:val="00377E3E"/>
    <w:rsid w:val="00380433"/>
    <w:rsid w:val="00380963"/>
    <w:rsid w:val="0038099B"/>
    <w:rsid w:val="0038309A"/>
    <w:rsid w:val="00383BF5"/>
    <w:rsid w:val="00383E55"/>
    <w:rsid w:val="00384F19"/>
    <w:rsid w:val="0038520C"/>
    <w:rsid w:val="003855E0"/>
    <w:rsid w:val="00385B22"/>
    <w:rsid w:val="00385B9B"/>
    <w:rsid w:val="00385FBA"/>
    <w:rsid w:val="00386EDE"/>
    <w:rsid w:val="003874F2"/>
    <w:rsid w:val="003875F2"/>
    <w:rsid w:val="00387928"/>
    <w:rsid w:val="00390600"/>
    <w:rsid w:val="00390BD9"/>
    <w:rsid w:val="00390C86"/>
    <w:rsid w:val="0039118E"/>
    <w:rsid w:val="00391291"/>
    <w:rsid w:val="00391999"/>
    <w:rsid w:val="00391CF5"/>
    <w:rsid w:val="00392408"/>
    <w:rsid w:val="0039246E"/>
    <w:rsid w:val="003925FA"/>
    <w:rsid w:val="00392B9C"/>
    <w:rsid w:val="00392F4A"/>
    <w:rsid w:val="0039373D"/>
    <w:rsid w:val="00394111"/>
    <w:rsid w:val="003941DA"/>
    <w:rsid w:val="003943BD"/>
    <w:rsid w:val="00394577"/>
    <w:rsid w:val="00395E86"/>
    <w:rsid w:val="00396461"/>
    <w:rsid w:val="00396CA8"/>
    <w:rsid w:val="003A018C"/>
    <w:rsid w:val="003A0D11"/>
    <w:rsid w:val="003A12F8"/>
    <w:rsid w:val="003A14B6"/>
    <w:rsid w:val="003A2F57"/>
    <w:rsid w:val="003A3110"/>
    <w:rsid w:val="003A3141"/>
    <w:rsid w:val="003A32D7"/>
    <w:rsid w:val="003A40BC"/>
    <w:rsid w:val="003A41A3"/>
    <w:rsid w:val="003A4463"/>
    <w:rsid w:val="003A49C2"/>
    <w:rsid w:val="003A4D40"/>
    <w:rsid w:val="003A4DF7"/>
    <w:rsid w:val="003A5285"/>
    <w:rsid w:val="003A52BC"/>
    <w:rsid w:val="003A5463"/>
    <w:rsid w:val="003A7338"/>
    <w:rsid w:val="003A766D"/>
    <w:rsid w:val="003A7DFB"/>
    <w:rsid w:val="003B02F3"/>
    <w:rsid w:val="003B0408"/>
    <w:rsid w:val="003B10B0"/>
    <w:rsid w:val="003B1236"/>
    <w:rsid w:val="003B2449"/>
    <w:rsid w:val="003B2E66"/>
    <w:rsid w:val="003B30AD"/>
    <w:rsid w:val="003B32CE"/>
    <w:rsid w:val="003B351A"/>
    <w:rsid w:val="003B3624"/>
    <w:rsid w:val="003B3EC2"/>
    <w:rsid w:val="003B55E8"/>
    <w:rsid w:val="003B621A"/>
    <w:rsid w:val="003B66BD"/>
    <w:rsid w:val="003B6BAD"/>
    <w:rsid w:val="003B6CB7"/>
    <w:rsid w:val="003B6F74"/>
    <w:rsid w:val="003C0577"/>
    <w:rsid w:val="003C0DC3"/>
    <w:rsid w:val="003C0EA6"/>
    <w:rsid w:val="003C182F"/>
    <w:rsid w:val="003C18E7"/>
    <w:rsid w:val="003C1FB0"/>
    <w:rsid w:val="003C26A4"/>
    <w:rsid w:val="003C34B3"/>
    <w:rsid w:val="003C36BB"/>
    <w:rsid w:val="003C4A7D"/>
    <w:rsid w:val="003C4C83"/>
    <w:rsid w:val="003C69FB"/>
    <w:rsid w:val="003C7260"/>
    <w:rsid w:val="003C734C"/>
    <w:rsid w:val="003C764C"/>
    <w:rsid w:val="003D01C1"/>
    <w:rsid w:val="003D052C"/>
    <w:rsid w:val="003D093B"/>
    <w:rsid w:val="003D0D7C"/>
    <w:rsid w:val="003D0F1B"/>
    <w:rsid w:val="003D1E73"/>
    <w:rsid w:val="003D2875"/>
    <w:rsid w:val="003D2959"/>
    <w:rsid w:val="003D29C4"/>
    <w:rsid w:val="003D2DBC"/>
    <w:rsid w:val="003D5666"/>
    <w:rsid w:val="003D5910"/>
    <w:rsid w:val="003D64B2"/>
    <w:rsid w:val="003D78AE"/>
    <w:rsid w:val="003D7D58"/>
    <w:rsid w:val="003D7D60"/>
    <w:rsid w:val="003E078C"/>
    <w:rsid w:val="003E0809"/>
    <w:rsid w:val="003E0866"/>
    <w:rsid w:val="003E0F3B"/>
    <w:rsid w:val="003E2710"/>
    <w:rsid w:val="003E2866"/>
    <w:rsid w:val="003E3515"/>
    <w:rsid w:val="003E351A"/>
    <w:rsid w:val="003E36F4"/>
    <w:rsid w:val="003E37E1"/>
    <w:rsid w:val="003E4677"/>
    <w:rsid w:val="003E4A88"/>
    <w:rsid w:val="003E5018"/>
    <w:rsid w:val="003E504C"/>
    <w:rsid w:val="003E5587"/>
    <w:rsid w:val="003E57C0"/>
    <w:rsid w:val="003E58D4"/>
    <w:rsid w:val="003E5B76"/>
    <w:rsid w:val="003E6266"/>
    <w:rsid w:val="003E68E0"/>
    <w:rsid w:val="003E6B3F"/>
    <w:rsid w:val="003E6B97"/>
    <w:rsid w:val="003E729D"/>
    <w:rsid w:val="003E7402"/>
    <w:rsid w:val="003F00AE"/>
    <w:rsid w:val="003F0B5B"/>
    <w:rsid w:val="003F0FC9"/>
    <w:rsid w:val="003F1984"/>
    <w:rsid w:val="003F26EB"/>
    <w:rsid w:val="003F2CA5"/>
    <w:rsid w:val="003F34EC"/>
    <w:rsid w:val="003F5C0B"/>
    <w:rsid w:val="003F6013"/>
    <w:rsid w:val="003F72BE"/>
    <w:rsid w:val="003F766A"/>
    <w:rsid w:val="003F7904"/>
    <w:rsid w:val="00400319"/>
    <w:rsid w:val="00400642"/>
    <w:rsid w:val="004015B4"/>
    <w:rsid w:val="00401852"/>
    <w:rsid w:val="00401EE6"/>
    <w:rsid w:val="004028CA"/>
    <w:rsid w:val="004028CB"/>
    <w:rsid w:val="00402B12"/>
    <w:rsid w:val="00402EDB"/>
    <w:rsid w:val="004034BA"/>
    <w:rsid w:val="00403F0C"/>
    <w:rsid w:val="00403F75"/>
    <w:rsid w:val="00404E69"/>
    <w:rsid w:val="00405409"/>
    <w:rsid w:val="0040591D"/>
    <w:rsid w:val="00405A4D"/>
    <w:rsid w:val="004072C7"/>
    <w:rsid w:val="004075D7"/>
    <w:rsid w:val="00411805"/>
    <w:rsid w:val="00413A22"/>
    <w:rsid w:val="00414787"/>
    <w:rsid w:val="0041490D"/>
    <w:rsid w:val="00415A43"/>
    <w:rsid w:val="00415DAA"/>
    <w:rsid w:val="00415FA5"/>
    <w:rsid w:val="00416F47"/>
    <w:rsid w:val="004170D1"/>
    <w:rsid w:val="00417A25"/>
    <w:rsid w:val="00417FE3"/>
    <w:rsid w:val="00420068"/>
    <w:rsid w:val="00420CBA"/>
    <w:rsid w:val="00421013"/>
    <w:rsid w:val="00421228"/>
    <w:rsid w:val="00421A4F"/>
    <w:rsid w:val="00421C01"/>
    <w:rsid w:val="00421CEA"/>
    <w:rsid w:val="004248A9"/>
    <w:rsid w:val="00425847"/>
    <w:rsid w:val="00425BA0"/>
    <w:rsid w:val="004264AF"/>
    <w:rsid w:val="00426A58"/>
    <w:rsid w:val="004307E3"/>
    <w:rsid w:val="00430F87"/>
    <w:rsid w:val="00431609"/>
    <w:rsid w:val="0043171C"/>
    <w:rsid w:val="00431B1B"/>
    <w:rsid w:val="00431FAF"/>
    <w:rsid w:val="00432650"/>
    <w:rsid w:val="004333D4"/>
    <w:rsid w:val="00433933"/>
    <w:rsid w:val="00433CAF"/>
    <w:rsid w:val="00434ACB"/>
    <w:rsid w:val="00435C38"/>
    <w:rsid w:val="004362CF"/>
    <w:rsid w:val="004364BE"/>
    <w:rsid w:val="00436FFA"/>
    <w:rsid w:val="00437066"/>
    <w:rsid w:val="004373C4"/>
    <w:rsid w:val="004375AC"/>
    <w:rsid w:val="00437692"/>
    <w:rsid w:val="00437A67"/>
    <w:rsid w:val="00441E71"/>
    <w:rsid w:val="00443257"/>
    <w:rsid w:val="00443416"/>
    <w:rsid w:val="00443A8E"/>
    <w:rsid w:val="00443C55"/>
    <w:rsid w:val="00443C78"/>
    <w:rsid w:val="00443CDF"/>
    <w:rsid w:val="00443D98"/>
    <w:rsid w:val="0044488A"/>
    <w:rsid w:val="00444B0B"/>
    <w:rsid w:val="004456C6"/>
    <w:rsid w:val="00445811"/>
    <w:rsid w:val="004458B8"/>
    <w:rsid w:val="0044658C"/>
    <w:rsid w:val="00447161"/>
    <w:rsid w:val="004477C4"/>
    <w:rsid w:val="004503C8"/>
    <w:rsid w:val="00450942"/>
    <w:rsid w:val="00450ABD"/>
    <w:rsid w:val="004514B6"/>
    <w:rsid w:val="004516BD"/>
    <w:rsid w:val="00451B14"/>
    <w:rsid w:val="00451E84"/>
    <w:rsid w:val="004521BB"/>
    <w:rsid w:val="004525C9"/>
    <w:rsid w:val="00453656"/>
    <w:rsid w:val="00455029"/>
    <w:rsid w:val="00455AF6"/>
    <w:rsid w:val="00455FED"/>
    <w:rsid w:val="00456E4B"/>
    <w:rsid w:val="00457335"/>
    <w:rsid w:val="004573FF"/>
    <w:rsid w:val="004600D0"/>
    <w:rsid w:val="004609CD"/>
    <w:rsid w:val="004617A2"/>
    <w:rsid w:val="00461E55"/>
    <w:rsid w:val="0046200C"/>
    <w:rsid w:val="00462051"/>
    <w:rsid w:val="0046332C"/>
    <w:rsid w:val="00463661"/>
    <w:rsid w:val="004639DD"/>
    <w:rsid w:val="00464CFE"/>
    <w:rsid w:val="0046581D"/>
    <w:rsid w:val="00467577"/>
    <w:rsid w:val="00467883"/>
    <w:rsid w:val="00467B6B"/>
    <w:rsid w:val="004700BD"/>
    <w:rsid w:val="004706B9"/>
    <w:rsid w:val="00470718"/>
    <w:rsid w:val="00470A67"/>
    <w:rsid w:val="00470A86"/>
    <w:rsid w:val="00470C24"/>
    <w:rsid w:val="004710B3"/>
    <w:rsid w:val="004719B8"/>
    <w:rsid w:val="00471BDE"/>
    <w:rsid w:val="00471E4C"/>
    <w:rsid w:val="00472EB0"/>
    <w:rsid w:val="00472ECA"/>
    <w:rsid w:val="00473256"/>
    <w:rsid w:val="00474CCF"/>
    <w:rsid w:val="00474F66"/>
    <w:rsid w:val="00475294"/>
    <w:rsid w:val="004756C0"/>
    <w:rsid w:val="00475D8D"/>
    <w:rsid w:val="00476643"/>
    <w:rsid w:val="00477ABA"/>
    <w:rsid w:val="00482113"/>
    <w:rsid w:val="004832DD"/>
    <w:rsid w:val="00483FB8"/>
    <w:rsid w:val="004849A3"/>
    <w:rsid w:val="00484C17"/>
    <w:rsid w:val="004871D4"/>
    <w:rsid w:val="00487D2D"/>
    <w:rsid w:val="00487F9F"/>
    <w:rsid w:val="0049036C"/>
    <w:rsid w:val="004908B3"/>
    <w:rsid w:val="00490E99"/>
    <w:rsid w:val="0049198E"/>
    <w:rsid w:val="0049218F"/>
    <w:rsid w:val="00492998"/>
    <w:rsid w:val="00492B07"/>
    <w:rsid w:val="004930C9"/>
    <w:rsid w:val="004933A4"/>
    <w:rsid w:val="00493F2A"/>
    <w:rsid w:val="00494EBF"/>
    <w:rsid w:val="004963AA"/>
    <w:rsid w:val="00497087"/>
    <w:rsid w:val="004977BC"/>
    <w:rsid w:val="004977FE"/>
    <w:rsid w:val="00497AB1"/>
    <w:rsid w:val="004A0A45"/>
    <w:rsid w:val="004A1ABB"/>
    <w:rsid w:val="004A3EFA"/>
    <w:rsid w:val="004A4121"/>
    <w:rsid w:val="004A4309"/>
    <w:rsid w:val="004A4AB5"/>
    <w:rsid w:val="004A4BC4"/>
    <w:rsid w:val="004A55CC"/>
    <w:rsid w:val="004A66CC"/>
    <w:rsid w:val="004A6B1D"/>
    <w:rsid w:val="004A6BF5"/>
    <w:rsid w:val="004A75B4"/>
    <w:rsid w:val="004B0842"/>
    <w:rsid w:val="004B13D9"/>
    <w:rsid w:val="004B24D8"/>
    <w:rsid w:val="004B2AFB"/>
    <w:rsid w:val="004B3288"/>
    <w:rsid w:val="004B35E0"/>
    <w:rsid w:val="004B4182"/>
    <w:rsid w:val="004B5321"/>
    <w:rsid w:val="004B586A"/>
    <w:rsid w:val="004B5881"/>
    <w:rsid w:val="004B5BD6"/>
    <w:rsid w:val="004B6B69"/>
    <w:rsid w:val="004B6BCE"/>
    <w:rsid w:val="004B6D35"/>
    <w:rsid w:val="004B6E8F"/>
    <w:rsid w:val="004C1225"/>
    <w:rsid w:val="004C1719"/>
    <w:rsid w:val="004C19AA"/>
    <w:rsid w:val="004C20E9"/>
    <w:rsid w:val="004C2E59"/>
    <w:rsid w:val="004C38CF"/>
    <w:rsid w:val="004C3CB9"/>
    <w:rsid w:val="004C3F6D"/>
    <w:rsid w:val="004C4378"/>
    <w:rsid w:val="004C57BE"/>
    <w:rsid w:val="004C5E01"/>
    <w:rsid w:val="004C60B1"/>
    <w:rsid w:val="004C6526"/>
    <w:rsid w:val="004C7014"/>
    <w:rsid w:val="004C7B50"/>
    <w:rsid w:val="004D05F0"/>
    <w:rsid w:val="004D1330"/>
    <w:rsid w:val="004D18DC"/>
    <w:rsid w:val="004D1AAB"/>
    <w:rsid w:val="004D28B3"/>
    <w:rsid w:val="004D28E2"/>
    <w:rsid w:val="004D2916"/>
    <w:rsid w:val="004D300A"/>
    <w:rsid w:val="004D3D02"/>
    <w:rsid w:val="004D3EFE"/>
    <w:rsid w:val="004D479E"/>
    <w:rsid w:val="004D5508"/>
    <w:rsid w:val="004D552C"/>
    <w:rsid w:val="004D561E"/>
    <w:rsid w:val="004D6853"/>
    <w:rsid w:val="004D72D1"/>
    <w:rsid w:val="004D7349"/>
    <w:rsid w:val="004D74F0"/>
    <w:rsid w:val="004D7742"/>
    <w:rsid w:val="004E0154"/>
    <w:rsid w:val="004E0A43"/>
    <w:rsid w:val="004E0DBD"/>
    <w:rsid w:val="004E0E48"/>
    <w:rsid w:val="004E186A"/>
    <w:rsid w:val="004E1E7D"/>
    <w:rsid w:val="004E2156"/>
    <w:rsid w:val="004E2E78"/>
    <w:rsid w:val="004E2E96"/>
    <w:rsid w:val="004E31A9"/>
    <w:rsid w:val="004E32B7"/>
    <w:rsid w:val="004E393B"/>
    <w:rsid w:val="004E3D1C"/>
    <w:rsid w:val="004E458C"/>
    <w:rsid w:val="004E4A48"/>
    <w:rsid w:val="004E4BA7"/>
    <w:rsid w:val="004E50FC"/>
    <w:rsid w:val="004E5478"/>
    <w:rsid w:val="004E5B42"/>
    <w:rsid w:val="004E5B49"/>
    <w:rsid w:val="004E5D78"/>
    <w:rsid w:val="004E61EE"/>
    <w:rsid w:val="004E622E"/>
    <w:rsid w:val="004E6610"/>
    <w:rsid w:val="004E66FF"/>
    <w:rsid w:val="004E67DB"/>
    <w:rsid w:val="004E6B6D"/>
    <w:rsid w:val="004F1435"/>
    <w:rsid w:val="004F146A"/>
    <w:rsid w:val="004F1802"/>
    <w:rsid w:val="004F2344"/>
    <w:rsid w:val="004F23EA"/>
    <w:rsid w:val="004F2A88"/>
    <w:rsid w:val="004F32E9"/>
    <w:rsid w:val="004F3A5D"/>
    <w:rsid w:val="004F5561"/>
    <w:rsid w:val="004F62C0"/>
    <w:rsid w:val="004F62F4"/>
    <w:rsid w:val="004F6DDC"/>
    <w:rsid w:val="004F6DE3"/>
    <w:rsid w:val="004F7378"/>
    <w:rsid w:val="004F7764"/>
    <w:rsid w:val="00500525"/>
    <w:rsid w:val="00500C3D"/>
    <w:rsid w:val="0050195F"/>
    <w:rsid w:val="00501EBA"/>
    <w:rsid w:val="005029D6"/>
    <w:rsid w:val="00502D09"/>
    <w:rsid w:val="005040FA"/>
    <w:rsid w:val="00505427"/>
    <w:rsid w:val="005055F2"/>
    <w:rsid w:val="00507090"/>
    <w:rsid w:val="00511BDE"/>
    <w:rsid w:val="00512834"/>
    <w:rsid w:val="00512876"/>
    <w:rsid w:val="0051361D"/>
    <w:rsid w:val="0051376F"/>
    <w:rsid w:val="005138D5"/>
    <w:rsid w:val="0051409F"/>
    <w:rsid w:val="0051440E"/>
    <w:rsid w:val="00514410"/>
    <w:rsid w:val="00514506"/>
    <w:rsid w:val="00514553"/>
    <w:rsid w:val="00515302"/>
    <w:rsid w:val="00515C9A"/>
    <w:rsid w:val="00516366"/>
    <w:rsid w:val="00516DA8"/>
    <w:rsid w:val="0051767D"/>
    <w:rsid w:val="00520163"/>
    <w:rsid w:val="0052066A"/>
    <w:rsid w:val="005207CF"/>
    <w:rsid w:val="00520F01"/>
    <w:rsid w:val="00520F70"/>
    <w:rsid w:val="005212E5"/>
    <w:rsid w:val="005225C4"/>
    <w:rsid w:val="00522CEE"/>
    <w:rsid w:val="005236C8"/>
    <w:rsid w:val="0052380C"/>
    <w:rsid w:val="005239F1"/>
    <w:rsid w:val="00524003"/>
    <w:rsid w:val="00524B52"/>
    <w:rsid w:val="00524D6F"/>
    <w:rsid w:val="005253A1"/>
    <w:rsid w:val="0052570E"/>
    <w:rsid w:val="0052704D"/>
    <w:rsid w:val="00527052"/>
    <w:rsid w:val="00527841"/>
    <w:rsid w:val="00527CDD"/>
    <w:rsid w:val="00530034"/>
    <w:rsid w:val="00530B92"/>
    <w:rsid w:val="005313C3"/>
    <w:rsid w:val="005315AF"/>
    <w:rsid w:val="0053164F"/>
    <w:rsid w:val="00531B11"/>
    <w:rsid w:val="00532BFE"/>
    <w:rsid w:val="00533462"/>
    <w:rsid w:val="00534035"/>
    <w:rsid w:val="00534AE3"/>
    <w:rsid w:val="00536174"/>
    <w:rsid w:val="0053645F"/>
    <w:rsid w:val="0053735C"/>
    <w:rsid w:val="00537461"/>
    <w:rsid w:val="005407D2"/>
    <w:rsid w:val="00540AA7"/>
    <w:rsid w:val="00541A92"/>
    <w:rsid w:val="00541CB2"/>
    <w:rsid w:val="00542255"/>
    <w:rsid w:val="00542B91"/>
    <w:rsid w:val="00542C8D"/>
    <w:rsid w:val="005430CD"/>
    <w:rsid w:val="00543989"/>
    <w:rsid w:val="00544017"/>
    <w:rsid w:val="00545D61"/>
    <w:rsid w:val="005464AF"/>
    <w:rsid w:val="00546D68"/>
    <w:rsid w:val="00546DD5"/>
    <w:rsid w:val="00547165"/>
    <w:rsid w:val="0054725E"/>
    <w:rsid w:val="00547589"/>
    <w:rsid w:val="0054768C"/>
    <w:rsid w:val="00547C0F"/>
    <w:rsid w:val="005505D6"/>
    <w:rsid w:val="00550C01"/>
    <w:rsid w:val="005512C0"/>
    <w:rsid w:val="0055212D"/>
    <w:rsid w:val="0055233A"/>
    <w:rsid w:val="00552AAA"/>
    <w:rsid w:val="00552EE4"/>
    <w:rsid w:val="0055327A"/>
    <w:rsid w:val="0055354E"/>
    <w:rsid w:val="005548A6"/>
    <w:rsid w:val="00554BD0"/>
    <w:rsid w:val="00554ED6"/>
    <w:rsid w:val="00555F7A"/>
    <w:rsid w:val="00555FE9"/>
    <w:rsid w:val="00556183"/>
    <w:rsid w:val="005572EB"/>
    <w:rsid w:val="00560B39"/>
    <w:rsid w:val="00560E9D"/>
    <w:rsid w:val="005618F6"/>
    <w:rsid w:val="00562C57"/>
    <w:rsid w:val="005636E8"/>
    <w:rsid w:val="00563751"/>
    <w:rsid w:val="00563F93"/>
    <w:rsid w:val="005640DB"/>
    <w:rsid w:val="0056419C"/>
    <w:rsid w:val="0056436B"/>
    <w:rsid w:val="005647A3"/>
    <w:rsid w:val="00564CEB"/>
    <w:rsid w:val="00565846"/>
    <w:rsid w:val="00565904"/>
    <w:rsid w:val="00565BC5"/>
    <w:rsid w:val="0056635D"/>
    <w:rsid w:val="00566C09"/>
    <w:rsid w:val="00566C2D"/>
    <w:rsid w:val="005673B7"/>
    <w:rsid w:val="005674DA"/>
    <w:rsid w:val="005679E7"/>
    <w:rsid w:val="00567FCA"/>
    <w:rsid w:val="0057052E"/>
    <w:rsid w:val="00570642"/>
    <w:rsid w:val="0057066B"/>
    <w:rsid w:val="0057170D"/>
    <w:rsid w:val="00571C37"/>
    <w:rsid w:val="005726A6"/>
    <w:rsid w:val="005727E2"/>
    <w:rsid w:val="00572A3B"/>
    <w:rsid w:val="00573BE8"/>
    <w:rsid w:val="0057401B"/>
    <w:rsid w:val="00574CAA"/>
    <w:rsid w:val="00575220"/>
    <w:rsid w:val="00575897"/>
    <w:rsid w:val="00575FA7"/>
    <w:rsid w:val="00576117"/>
    <w:rsid w:val="005770DE"/>
    <w:rsid w:val="005770F2"/>
    <w:rsid w:val="00580FC8"/>
    <w:rsid w:val="00583331"/>
    <w:rsid w:val="00583A00"/>
    <w:rsid w:val="005842D8"/>
    <w:rsid w:val="00584677"/>
    <w:rsid w:val="00584C10"/>
    <w:rsid w:val="005850FE"/>
    <w:rsid w:val="005853D1"/>
    <w:rsid w:val="00585913"/>
    <w:rsid w:val="00585AF5"/>
    <w:rsid w:val="005861FB"/>
    <w:rsid w:val="00586640"/>
    <w:rsid w:val="0058691A"/>
    <w:rsid w:val="00586E30"/>
    <w:rsid w:val="00590070"/>
    <w:rsid w:val="005904D8"/>
    <w:rsid w:val="0059117C"/>
    <w:rsid w:val="005915FA"/>
    <w:rsid w:val="005916C1"/>
    <w:rsid w:val="00591C7E"/>
    <w:rsid w:val="00591D09"/>
    <w:rsid w:val="005924DF"/>
    <w:rsid w:val="00592613"/>
    <w:rsid w:val="00592A82"/>
    <w:rsid w:val="00592CC6"/>
    <w:rsid w:val="00594072"/>
    <w:rsid w:val="0059577B"/>
    <w:rsid w:val="00595B28"/>
    <w:rsid w:val="00596A72"/>
    <w:rsid w:val="0059793D"/>
    <w:rsid w:val="00597EE9"/>
    <w:rsid w:val="00597FD7"/>
    <w:rsid w:val="005A0CD6"/>
    <w:rsid w:val="005A1BFD"/>
    <w:rsid w:val="005A23C4"/>
    <w:rsid w:val="005A25F6"/>
    <w:rsid w:val="005A2948"/>
    <w:rsid w:val="005A2BEC"/>
    <w:rsid w:val="005A320C"/>
    <w:rsid w:val="005A34B7"/>
    <w:rsid w:val="005A46C8"/>
    <w:rsid w:val="005A5A64"/>
    <w:rsid w:val="005A5C8B"/>
    <w:rsid w:val="005A5CE4"/>
    <w:rsid w:val="005A6471"/>
    <w:rsid w:val="005A6871"/>
    <w:rsid w:val="005A68CA"/>
    <w:rsid w:val="005A78A4"/>
    <w:rsid w:val="005A7DE7"/>
    <w:rsid w:val="005A7F99"/>
    <w:rsid w:val="005B0C9A"/>
    <w:rsid w:val="005B1826"/>
    <w:rsid w:val="005B1965"/>
    <w:rsid w:val="005B34CE"/>
    <w:rsid w:val="005B4338"/>
    <w:rsid w:val="005B4453"/>
    <w:rsid w:val="005B470A"/>
    <w:rsid w:val="005B4BE1"/>
    <w:rsid w:val="005B4F2D"/>
    <w:rsid w:val="005B548B"/>
    <w:rsid w:val="005B6E80"/>
    <w:rsid w:val="005B74F0"/>
    <w:rsid w:val="005B76C8"/>
    <w:rsid w:val="005B7A00"/>
    <w:rsid w:val="005B7ED3"/>
    <w:rsid w:val="005B7F87"/>
    <w:rsid w:val="005C0136"/>
    <w:rsid w:val="005C1473"/>
    <w:rsid w:val="005C1964"/>
    <w:rsid w:val="005C1F2D"/>
    <w:rsid w:val="005C35C0"/>
    <w:rsid w:val="005C47FE"/>
    <w:rsid w:val="005C5DF5"/>
    <w:rsid w:val="005C5EF9"/>
    <w:rsid w:val="005C648F"/>
    <w:rsid w:val="005D0033"/>
    <w:rsid w:val="005D03CE"/>
    <w:rsid w:val="005D040E"/>
    <w:rsid w:val="005D0636"/>
    <w:rsid w:val="005D107D"/>
    <w:rsid w:val="005D1147"/>
    <w:rsid w:val="005D11E0"/>
    <w:rsid w:val="005D1C71"/>
    <w:rsid w:val="005D258E"/>
    <w:rsid w:val="005D29A1"/>
    <w:rsid w:val="005D2D5C"/>
    <w:rsid w:val="005D2DB4"/>
    <w:rsid w:val="005D3881"/>
    <w:rsid w:val="005D4D4A"/>
    <w:rsid w:val="005D4ED7"/>
    <w:rsid w:val="005D5479"/>
    <w:rsid w:val="005D5538"/>
    <w:rsid w:val="005D58A9"/>
    <w:rsid w:val="005D74CB"/>
    <w:rsid w:val="005E14E7"/>
    <w:rsid w:val="005E18AB"/>
    <w:rsid w:val="005E1E06"/>
    <w:rsid w:val="005E1F14"/>
    <w:rsid w:val="005E29DD"/>
    <w:rsid w:val="005E2A88"/>
    <w:rsid w:val="005E2EF7"/>
    <w:rsid w:val="005E2F40"/>
    <w:rsid w:val="005E3A3F"/>
    <w:rsid w:val="005E3DE2"/>
    <w:rsid w:val="005E4D97"/>
    <w:rsid w:val="005E4F64"/>
    <w:rsid w:val="005E58CD"/>
    <w:rsid w:val="005E627B"/>
    <w:rsid w:val="005E6A94"/>
    <w:rsid w:val="005E70E2"/>
    <w:rsid w:val="005E71A6"/>
    <w:rsid w:val="005E7684"/>
    <w:rsid w:val="005E7E0F"/>
    <w:rsid w:val="005F06F0"/>
    <w:rsid w:val="005F0839"/>
    <w:rsid w:val="005F10EE"/>
    <w:rsid w:val="005F2133"/>
    <w:rsid w:val="005F2B40"/>
    <w:rsid w:val="005F2B4C"/>
    <w:rsid w:val="005F3942"/>
    <w:rsid w:val="005F4275"/>
    <w:rsid w:val="005F4852"/>
    <w:rsid w:val="005F5F4C"/>
    <w:rsid w:val="005F742F"/>
    <w:rsid w:val="005F7781"/>
    <w:rsid w:val="005F7A5D"/>
    <w:rsid w:val="0060080B"/>
    <w:rsid w:val="00600CF6"/>
    <w:rsid w:val="0060149A"/>
    <w:rsid w:val="006018C8"/>
    <w:rsid w:val="00601C8A"/>
    <w:rsid w:val="00601CE4"/>
    <w:rsid w:val="00602DCA"/>
    <w:rsid w:val="00602F77"/>
    <w:rsid w:val="00603448"/>
    <w:rsid w:val="006036AB"/>
    <w:rsid w:val="0060395B"/>
    <w:rsid w:val="00603BD0"/>
    <w:rsid w:val="00603CA7"/>
    <w:rsid w:val="00603E14"/>
    <w:rsid w:val="00603E5E"/>
    <w:rsid w:val="006040AE"/>
    <w:rsid w:val="00604DA3"/>
    <w:rsid w:val="00605406"/>
    <w:rsid w:val="0060553D"/>
    <w:rsid w:val="006055FB"/>
    <w:rsid w:val="00606CE7"/>
    <w:rsid w:val="006104CF"/>
    <w:rsid w:val="0061089F"/>
    <w:rsid w:val="00613E51"/>
    <w:rsid w:val="00614549"/>
    <w:rsid w:val="0061456E"/>
    <w:rsid w:val="00614643"/>
    <w:rsid w:val="0061477D"/>
    <w:rsid w:val="006149ED"/>
    <w:rsid w:val="006153E5"/>
    <w:rsid w:val="006166EF"/>
    <w:rsid w:val="006169E2"/>
    <w:rsid w:val="00616C40"/>
    <w:rsid w:val="00617A41"/>
    <w:rsid w:val="00620940"/>
    <w:rsid w:val="00620EFD"/>
    <w:rsid w:val="0062192E"/>
    <w:rsid w:val="006225C2"/>
    <w:rsid w:val="00622698"/>
    <w:rsid w:val="00623986"/>
    <w:rsid w:val="00623A59"/>
    <w:rsid w:val="006245FE"/>
    <w:rsid w:val="00624790"/>
    <w:rsid w:val="006248F5"/>
    <w:rsid w:val="00624976"/>
    <w:rsid w:val="00624C54"/>
    <w:rsid w:val="0062545F"/>
    <w:rsid w:val="0062581A"/>
    <w:rsid w:val="0062720A"/>
    <w:rsid w:val="00627266"/>
    <w:rsid w:val="0063055B"/>
    <w:rsid w:val="006307C6"/>
    <w:rsid w:val="00630E2E"/>
    <w:rsid w:val="0063218B"/>
    <w:rsid w:val="006328EA"/>
    <w:rsid w:val="0063314C"/>
    <w:rsid w:val="00634BF1"/>
    <w:rsid w:val="00634CBB"/>
    <w:rsid w:val="0063514D"/>
    <w:rsid w:val="0063532A"/>
    <w:rsid w:val="006362FF"/>
    <w:rsid w:val="006364C8"/>
    <w:rsid w:val="006369FD"/>
    <w:rsid w:val="00636B4B"/>
    <w:rsid w:val="00636C9E"/>
    <w:rsid w:val="00636E44"/>
    <w:rsid w:val="00636E80"/>
    <w:rsid w:val="00637160"/>
    <w:rsid w:val="0063722B"/>
    <w:rsid w:val="006378B8"/>
    <w:rsid w:val="00637FE5"/>
    <w:rsid w:val="006403F6"/>
    <w:rsid w:val="006414BD"/>
    <w:rsid w:val="00641696"/>
    <w:rsid w:val="006417C7"/>
    <w:rsid w:val="00641D78"/>
    <w:rsid w:val="00642355"/>
    <w:rsid w:val="0064478E"/>
    <w:rsid w:val="006449BC"/>
    <w:rsid w:val="00644F09"/>
    <w:rsid w:val="00646CF1"/>
    <w:rsid w:val="0064709D"/>
    <w:rsid w:val="0064755F"/>
    <w:rsid w:val="006475C7"/>
    <w:rsid w:val="0064771C"/>
    <w:rsid w:val="0064793A"/>
    <w:rsid w:val="00647FF3"/>
    <w:rsid w:val="006506D4"/>
    <w:rsid w:val="006511E5"/>
    <w:rsid w:val="00651515"/>
    <w:rsid w:val="00651F59"/>
    <w:rsid w:val="006520DD"/>
    <w:rsid w:val="0065346B"/>
    <w:rsid w:val="00654319"/>
    <w:rsid w:val="00654F50"/>
    <w:rsid w:val="00655974"/>
    <w:rsid w:val="00655F88"/>
    <w:rsid w:val="00657112"/>
    <w:rsid w:val="00657A13"/>
    <w:rsid w:val="006602D5"/>
    <w:rsid w:val="00660B39"/>
    <w:rsid w:val="00661339"/>
    <w:rsid w:val="0066195C"/>
    <w:rsid w:val="00661F5D"/>
    <w:rsid w:val="006620C5"/>
    <w:rsid w:val="00663D0E"/>
    <w:rsid w:val="00664368"/>
    <w:rsid w:val="00664A86"/>
    <w:rsid w:val="00665108"/>
    <w:rsid w:val="00665246"/>
    <w:rsid w:val="006659C2"/>
    <w:rsid w:val="0066650F"/>
    <w:rsid w:val="006665CC"/>
    <w:rsid w:val="006669C1"/>
    <w:rsid w:val="00666E60"/>
    <w:rsid w:val="00666FBC"/>
    <w:rsid w:val="00667C63"/>
    <w:rsid w:val="00667D37"/>
    <w:rsid w:val="006700F4"/>
    <w:rsid w:val="006707C3"/>
    <w:rsid w:val="00670C83"/>
    <w:rsid w:val="006712C4"/>
    <w:rsid w:val="00671FAF"/>
    <w:rsid w:val="006724F3"/>
    <w:rsid w:val="00672B2B"/>
    <w:rsid w:val="00673268"/>
    <w:rsid w:val="006737AA"/>
    <w:rsid w:val="00673985"/>
    <w:rsid w:val="00674393"/>
    <w:rsid w:val="00675321"/>
    <w:rsid w:val="00676010"/>
    <w:rsid w:val="00676DB6"/>
    <w:rsid w:val="0067715B"/>
    <w:rsid w:val="006776CB"/>
    <w:rsid w:val="00677C11"/>
    <w:rsid w:val="00677C8B"/>
    <w:rsid w:val="0068010D"/>
    <w:rsid w:val="00680F6F"/>
    <w:rsid w:val="0068178D"/>
    <w:rsid w:val="006825D4"/>
    <w:rsid w:val="00682AB8"/>
    <w:rsid w:val="0068433A"/>
    <w:rsid w:val="00684F3C"/>
    <w:rsid w:val="00684F58"/>
    <w:rsid w:val="00684F82"/>
    <w:rsid w:val="00686218"/>
    <w:rsid w:val="00686346"/>
    <w:rsid w:val="00686ADE"/>
    <w:rsid w:val="00686B32"/>
    <w:rsid w:val="00687311"/>
    <w:rsid w:val="00687461"/>
    <w:rsid w:val="006875D2"/>
    <w:rsid w:val="00690A11"/>
    <w:rsid w:val="00690B62"/>
    <w:rsid w:val="006910BA"/>
    <w:rsid w:val="006911B8"/>
    <w:rsid w:val="00691478"/>
    <w:rsid w:val="0069227D"/>
    <w:rsid w:val="00692EF2"/>
    <w:rsid w:val="006930D8"/>
    <w:rsid w:val="006933EC"/>
    <w:rsid w:val="00694CA3"/>
    <w:rsid w:val="006955CC"/>
    <w:rsid w:val="00695C5C"/>
    <w:rsid w:val="006969CB"/>
    <w:rsid w:val="006973E4"/>
    <w:rsid w:val="00697496"/>
    <w:rsid w:val="00697E0E"/>
    <w:rsid w:val="006A034F"/>
    <w:rsid w:val="006A04CA"/>
    <w:rsid w:val="006A19A7"/>
    <w:rsid w:val="006A3C69"/>
    <w:rsid w:val="006A3F27"/>
    <w:rsid w:val="006A420C"/>
    <w:rsid w:val="006A46B3"/>
    <w:rsid w:val="006A50D5"/>
    <w:rsid w:val="006A52BB"/>
    <w:rsid w:val="006A5934"/>
    <w:rsid w:val="006A5DF0"/>
    <w:rsid w:val="006A7E7A"/>
    <w:rsid w:val="006B01A4"/>
    <w:rsid w:val="006B2121"/>
    <w:rsid w:val="006B2632"/>
    <w:rsid w:val="006B2883"/>
    <w:rsid w:val="006B2D90"/>
    <w:rsid w:val="006B3134"/>
    <w:rsid w:val="006B3763"/>
    <w:rsid w:val="006B3A8E"/>
    <w:rsid w:val="006B3B58"/>
    <w:rsid w:val="006B3F47"/>
    <w:rsid w:val="006B451F"/>
    <w:rsid w:val="006B5434"/>
    <w:rsid w:val="006B5C11"/>
    <w:rsid w:val="006B5EF4"/>
    <w:rsid w:val="006B6E84"/>
    <w:rsid w:val="006B6EF0"/>
    <w:rsid w:val="006B7174"/>
    <w:rsid w:val="006B7A47"/>
    <w:rsid w:val="006B7DDC"/>
    <w:rsid w:val="006B7ED9"/>
    <w:rsid w:val="006B7F4E"/>
    <w:rsid w:val="006C0D4C"/>
    <w:rsid w:val="006C12F0"/>
    <w:rsid w:val="006C1648"/>
    <w:rsid w:val="006C19C6"/>
    <w:rsid w:val="006C1B6C"/>
    <w:rsid w:val="006C1F16"/>
    <w:rsid w:val="006C1F54"/>
    <w:rsid w:val="006C2862"/>
    <w:rsid w:val="006C2B26"/>
    <w:rsid w:val="006C3450"/>
    <w:rsid w:val="006C3710"/>
    <w:rsid w:val="006C3B37"/>
    <w:rsid w:val="006C3CAD"/>
    <w:rsid w:val="006C558C"/>
    <w:rsid w:val="006C5BD5"/>
    <w:rsid w:val="006C5BD9"/>
    <w:rsid w:val="006C5EF1"/>
    <w:rsid w:val="006C622A"/>
    <w:rsid w:val="006C635E"/>
    <w:rsid w:val="006C7658"/>
    <w:rsid w:val="006C7B41"/>
    <w:rsid w:val="006C7B44"/>
    <w:rsid w:val="006C7DC3"/>
    <w:rsid w:val="006D005F"/>
    <w:rsid w:val="006D00F4"/>
    <w:rsid w:val="006D01B0"/>
    <w:rsid w:val="006D1783"/>
    <w:rsid w:val="006D1B67"/>
    <w:rsid w:val="006D1D9D"/>
    <w:rsid w:val="006D3040"/>
    <w:rsid w:val="006D31B4"/>
    <w:rsid w:val="006D3255"/>
    <w:rsid w:val="006D3433"/>
    <w:rsid w:val="006D5034"/>
    <w:rsid w:val="006D6067"/>
    <w:rsid w:val="006D68AD"/>
    <w:rsid w:val="006D6BCC"/>
    <w:rsid w:val="006D7055"/>
    <w:rsid w:val="006D7117"/>
    <w:rsid w:val="006D767E"/>
    <w:rsid w:val="006E0210"/>
    <w:rsid w:val="006E0E87"/>
    <w:rsid w:val="006E128E"/>
    <w:rsid w:val="006E146E"/>
    <w:rsid w:val="006E15D6"/>
    <w:rsid w:val="006E2356"/>
    <w:rsid w:val="006E23A6"/>
    <w:rsid w:val="006E2407"/>
    <w:rsid w:val="006E245C"/>
    <w:rsid w:val="006E2D04"/>
    <w:rsid w:val="006E3069"/>
    <w:rsid w:val="006E3272"/>
    <w:rsid w:val="006E41DF"/>
    <w:rsid w:val="006E51D7"/>
    <w:rsid w:val="006E63B8"/>
    <w:rsid w:val="006E6D79"/>
    <w:rsid w:val="006F079F"/>
    <w:rsid w:val="006F1E74"/>
    <w:rsid w:val="006F259E"/>
    <w:rsid w:val="006F2652"/>
    <w:rsid w:val="006F29EB"/>
    <w:rsid w:val="006F30E0"/>
    <w:rsid w:val="006F3280"/>
    <w:rsid w:val="006F32E0"/>
    <w:rsid w:val="006F336D"/>
    <w:rsid w:val="006F3AD8"/>
    <w:rsid w:val="006F536A"/>
    <w:rsid w:val="006F58D0"/>
    <w:rsid w:val="006F62A3"/>
    <w:rsid w:val="006F76DB"/>
    <w:rsid w:val="006F7EBA"/>
    <w:rsid w:val="007008EB"/>
    <w:rsid w:val="00701059"/>
    <w:rsid w:val="007022CF"/>
    <w:rsid w:val="00702418"/>
    <w:rsid w:val="00702595"/>
    <w:rsid w:val="00702CCD"/>
    <w:rsid w:val="00702DE3"/>
    <w:rsid w:val="00702E01"/>
    <w:rsid w:val="00703C6D"/>
    <w:rsid w:val="00703C97"/>
    <w:rsid w:val="007040EA"/>
    <w:rsid w:val="007046C5"/>
    <w:rsid w:val="0070475C"/>
    <w:rsid w:val="00705A8F"/>
    <w:rsid w:val="00705DDA"/>
    <w:rsid w:val="0070612D"/>
    <w:rsid w:val="0070622A"/>
    <w:rsid w:val="00706CC3"/>
    <w:rsid w:val="0070782C"/>
    <w:rsid w:val="00707ACC"/>
    <w:rsid w:val="00707FCF"/>
    <w:rsid w:val="0071066E"/>
    <w:rsid w:val="007106D4"/>
    <w:rsid w:val="00710BB6"/>
    <w:rsid w:val="007110A4"/>
    <w:rsid w:val="00711A2C"/>
    <w:rsid w:val="00711C6C"/>
    <w:rsid w:val="0071241B"/>
    <w:rsid w:val="0071242E"/>
    <w:rsid w:val="007130AF"/>
    <w:rsid w:val="00714FBD"/>
    <w:rsid w:val="00715AD3"/>
    <w:rsid w:val="00716662"/>
    <w:rsid w:val="0071684D"/>
    <w:rsid w:val="0071708E"/>
    <w:rsid w:val="007174BE"/>
    <w:rsid w:val="007176B1"/>
    <w:rsid w:val="00717926"/>
    <w:rsid w:val="00720A0C"/>
    <w:rsid w:val="00720B1E"/>
    <w:rsid w:val="00721AF0"/>
    <w:rsid w:val="00721FF5"/>
    <w:rsid w:val="00722126"/>
    <w:rsid w:val="007223F6"/>
    <w:rsid w:val="007230A1"/>
    <w:rsid w:val="007237D3"/>
    <w:rsid w:val="007246E9"/>
    <w:rsid w:val="00724780"/>
    <w:rsid w:val="007247B0"/>
    <w:rsid w:val="00724D2C"/>
    <w:rsid w:val="0072523C"/>
    <w:rsid w:val="0072524B"/>
    <w:rsid w:val="007255C2"/>
    <w:rsid w:val="00725610"/>
    <w:rsid w:val="00725A45"/>
    <w:rsid w:val="00725C81"/>
    <w:rsid w:val="00725F70"/>
    <w:rsid w:val="00726173"/>
    <w:rsid w:val="00730306"/>
    <w:rsid w:val="0073053A"/>
    <w:rsid w:val="007313C1"/>
    <w:rsid w:val="00731622"/>
    <w:rsid w:val="00732068"/>
    <w:rsid w:val="00732C38"/>
    <w:rsid w:val="007332AF"/>
    <w:rsid w:val="0073376C"/>
    <w:rsid w:val="00733EF4"/>
    <w:rsid w:val="0073498E"/>
    <w:rsid w:val="00734A16"/>
    <w:rsid w:val="0073535E"/>
    <w:rsid w:val="007362B2"/>
    <w:rsid w:val="0073661F"/>
    <w:rsid w:val="00736A8D"/>
    <w:rsid w:val="00736FD7"/>
    <w:rsid w:val="00737F92"/>
    <w:rsid w:val="0074059F"/>
    <w:rsid w:val="00740AB8"/>
    <w:rsid w:val="00740D91"/>
    <w:rsid w:val="00740F09"/>
    <w:rsid w:val="00741393"/>
    <w:rsid w:val="00741A15"/>
    <w:rsid w:val="0074203E"/>
    <w:rsid w:val="0074225E"/>
    <w:rsid w:val="007422C5"/>
    <w:rsid w:val="00742439"/>
    <w:rsid w:val="0074276D"/>
    <w:rsid w:val="00742A68"/>
    <w:rsid w:val="0074310E"/>
    <w:rsid w:val="00743327"/>
    <w:rsid w:val="00743A5E"/>
    <w:rsid w:val="00744789"/>
    <w:rsid w:val="00744AF4"/>
    <w:rsid w:val="0074543A"/>
    <w:rsid w:val="00745905"/>
    <w:rsid w:val="00745B6F"/>
    <w:rsid w:val="00745F0D"/>
    <w:rsid w:val="007462A2"/>
    <w:rsid w:val="007465A6"/>
    <w:rsid w:val="007465EF"/>
    <w:rsid w:val="007469C6"/>
    <w:rsid w:val="00747465"/>
    <w:rsid w:val="00747BCB"/>
    <w:rsid w:val="00747D3B"/>
    <w:rsid w:val="00750C21"/>
    <w:rsid w:val="00750C40"/>
    <w:rsid w:val="00750F3D"/>
    <w:rsid w:val="00750F87"/>
    <w:rsid w:val="007515EB"/>
    <w:rsid w:val="00751724"/>
    <w:rsid w:val="007518C7"/>
    <w:rsid w:val="0075287E"/>
    <w:rsid w:val="00752955"/>
    <w:rsid w:val="00752A26"/>
    <w:rsid w:val="007534BF"/>
    <w:rsid w:val="00754D36"/>
    <w:rsid w:val="00755C02"/>
    <w:rsid w:val="00755D43"/>
    <w:rsid w:val="0075660C"/>
    <w:rsid w:val="007566C7"/>
    <w:rsid w:val="00757484"/>
    <w:rsid w:val="00757738"/>
    <w:rsid w:val="00757B13"/>
    <w:rsid w:val="00757EE2"/>
    <w:rsid w:val="0076051B"/>
    <w:rsid w:val="007606BB"/>
    <w:rsid w:val="00760740"/>
    <w:rsid w:val="007626B2"/>
    <w:rsid w:val="00762946"/>
    <w:rsid w:val="00762A90"/>
    <w:rsid w:val="007633DD"/>
    <w:rsid w:val="00763E5F"/>
    <w:rsid w:val="00764AD2"/>
    <w:rsid w:val="007655D6"/>
    <w:rsid w:val="007655E3"/>
    <w:rsid w:val="00765938"/>
    <w:rsid w:val="00765A45"/>
    <w:rsid w:val="00766AC9"/>
    <w:rsid w:val="00766B21"/>
    <w:rsid w:val="00767220"/>
    <w:rsid w:val="0076724A"/>
    <w:rsid w:val="00767799"/>
    <w:rsid w:val="007707BA"/>
    <w:rsid w:val="007709C1"/>
    <w:rsid w:val="00770A6B"/>
    <w:rsid w:val="00770ED0"/>
    <w:rsid w:val="007713AA"/>
    <w:rsid w:val="00771DD9"/>
    <w:rsid w:val="00772765"/>
    <w:rsid w:val="00772DD9"/>
    <w:rsid w:val="007735BA"/>
    <w:rsid w:val="00774066"/>
    <w:rsid w:val="007740AF"/>
    <w:rsid w:val="007740CA"/>
    <w:rsid w:val="007744A8"/>
    <w:rsid w:val="00774C34"/>
    <w:rsid w:val="007757BA"/>
    <w:rsid w:val="00776259"/>
    <w:rsid w:val="0077666C"/>
    <w:rsid w:val="0077718A"/>
    <w:rsid w:val="007775B6"/>
    <w:rsid w:val="00777797"/>
    <w:rsid w:val="0078014E"/>
    <w:rsid w:val="007805BB"/>
    <w:rsid w:val="00780B87"/>
    <w:rsid w:val="00781168"/>
    <w:rsid w:val="007812DB"/>
    <w:rsid w:val="00783768"/>
    <w:rsid w:val="0078378E"/>
    <w:rsid w:val="00783861"/>
    <w:rsid w:val="00783A7C"/>
    <w:rsid w:val="007841A3"/>
    <w:rsid w:val="0078463C"/>
    <w:rsid w:val="007847C5"/>
    <w:rsid w:val="00784B83"/>
    <w:rsid w:val="00785225"/>
    <w:rsid w:val="00785857"/>
    <w:rsid w:val="007870BC"/>
    <w:rsid w:val="00787797"/>
    <w:rsid w:val="00787F16"/>
    <w:rsid w:val="0079006A"/>
    <w:rsid w:val="007903BA"/>
    <w:rsid w:val="00791771"/>
    <w:rsid w:val="0079184D"/>
    <w:rsid w:val="00792141"/>
    <w:rsid w:val="00792893"/>
    <w:rsid w:val="00793C1E"/>
    <w:rsid w:val="007943C3"/>
    <w:rsid w:val="00794B3D"/>
    <w:rsid w:val="00794BBF"/>
    <w:rsid w:val="007952C6"/>
    <w:rsid w:val="00795730"/>
    <w:rsid w:val="0079582C"/>
    <w:rsid w:val="007963E5"/>
    <w:rsid w:val="007967AD"/>
    <w:rsid w:val="00796A2A"/>
    <w:rsid w:val="00796F52"/>
    <w:rsid w:val="00797621"/>
    <w:rsid w:val="00797FC6"/>
    <w:rsid w:val="007A06F9"/>
    <w:rsid w:val="007A09E5"/>
    <w:rsid w:val="007A152E"/>
    <w:rsid w:val="007A1EF6"/>
    <w:rsid w:val="007A20C9"/>
    <w:rsid w:val="007A222A"/>
    <w:rsid w:val="007A2FB8"/>
    <w:rsid w:val="007A3100"/>
    <w:rsid w:val="007A5124"/>
    <w:rsid w:val="007A591E"/>
    <w:rsid w:val="007A5B90"/>
    <w:rsid w:val="007A5D32"/>
    <w:rsid w:val="007A5FD3"/>
    <w:rsid w:val="007A61DE"/>
    <w:rsid w:val="007A628F"/>
    <w:rsid w:val="007A71C4"/>
    <w:rsid w:val="007A7AFF"/>
    <w:rsid w:val="007A7C00"/>
    <w:rsid w:val="007B01C0"/>
    <w:rsid w:val="007B0A1D"/>
    <w:rsid w:val="007B0B66"/>
    <w:rsid w:val="007B15C9"/>
    <w:rsid w:val="007B28F2"/>
    <w:rsid w:val="007B31D1"/>
    <w:rsid w:val="007B327C"/>
    <w:rsid w:val="007B3881"/>
    <w:rsid w:val="007B4156"/>
    <w:rsid w:val="007B59CE"/>
    <w:rsid w:val="007B6337"/>
    <w:rsid w:val="007B6431"/>
    <w:rsid w:val="007B73C9"/>
    <w:rsid w:val="007B79FE"/>
    <w:rsid w:val="007C04E1"/>
    <w:rsid w:val="007C0701"/>
    <w:rsid w:val="007C1266"/>
    <w:rsid w:val="007C20A4"/>
    <w:rsid w:val="007C2272"/>
    <w:rsid w:val="007C2796"/>
    <w:rsid w:val="007C292A"/>
    <w:rsid w:val="007C4156"/>
    <w:rsid w:val="007C4435"/>
    <w:rsid w:val="007C4F34"/>
    <w:rsid w:val="007C5683"/>
    <w:rsid w:val="007C6604"/>
    <w:rsid w:val="007C6BDC"/>
    <w:rsid w:val="007C6CE4"/>
    <w:rsid w:val="007C6D9B"/>
    <w:rsid w:val="007C6FD4"/>
    <w:rsid w:val="007C7749"/>
    <w:rsid w:val="007C77F4"/>
    <w:rsid w:val="007D0373"/>
    <w:rsid w:val="007D21B4"/>
    <w:rsid w:val="007D31D7"/>
    <w:rsid w:val="007D33AB"/>
    <w:rsid w:val="007D3B69"/>
    <w:rsid w:val="007D40E2"/>
    <w:rsid w:val="007D426E"/>
    <w:rsid w:val="007D4B54"/>
    <w:rsid w:val="007D5BF3"/>
    <w:rsid w:val="007D5C34"/>
    <w:rsid w:val="007D611D"/>
    <w:rsid w:val="007D6273"/>
    <w:rsid w:val="007D69E7"/>
    <w:rsid w:val="007D6A09"/>
    <w:rsid w:val="007D7222"/>
    <w:rsid w:val="007D777C"/>
    <w:rsid w:val="007D7BFD"/>
    <w:rsid w:val="007D7F69"/>
    <w:rsid w:val="007E1BDD"/>
    <w:rsid w:val="007E205D"/>
    <w:rsid w:val="007E2361"/>
    <w:rsid w:val="007E37FF"/>
    <w:rsid w:val="007E4737"/>
    <w:rsid w:val="007E474C"/>
    <w:rsid w:val="007E56C7"/>
    <w:rsid w:val="007E5DFF"/>
    <w:rsid w:val="007E66A7"/>
    <w:rsid w:val="007E6A3E"/>
    <w:rsid w:val="007E723E"/>
    <w:rsid w:val="007E75FD"/>
    <w:rsid w:val="007F04CE"/>
    <w:rsid w:val="007F070C"/>
    <w:rsid w:val="007F0D10"/>
    <w:rsid w:val="007F1888"/>
    <w:rsid w:val="007F1EF0"/>
    <w:rsid w:val="007F22DE"/>
    <w:rsid w:val="007F32F6"/>
    <w:rsid w:val="007F33B2"/>
    <w:rsid w:val="007F4315"/>
    <w:rsid w:val="007F4503"/>
    <w:rsid w:val="007F59EA"/>
    <w:rsid w:val="007F5E02"/>
    <w:rsid w:val="007F6241"/>
    <w:rsid w:val="007F633A"/>
    <w:rsid w:val="007F639E"/>
    <w:rsid w:val="007F65E0"/>
    <w:rsid w:val="007F6E75"/>
    <w:rsid w:val="007F7570"/>
    <w:rsid w:val="007F7647"/>
    <w:rsid w:val="007F7CFD"/>
    <w:rsid w:val="007F7FDC"/>
    <w:rsid w:val="008000E8"/>
    <w:rsid w:val="00800231"/>
    <w:rsid w:val="008002F7"/>
    <w:rsid w:val="0080164B"/>
    <w:rsid w:val="0080168D"/>
    <w:rsid w:val="00801716"/>
    <w:rsid w:val="00801965"/>
    <w:rsid w:val="008025DB"/>
    <w:rsid w:val="00802B66"/>
    <w:rsid w:val="00802D9E"/>
    <w:rsid w:val="00803201"/>
    <w:rsid w:val="0080330F"/>
    <w:rsid w:val="008042A2"/>
    <w:rsid w:val="00804BE0"/>
    <w:rsid w:val="00805F9C"/>
    <w:rsid w:val="00806728"/>
    <w:rsid w:val="00806B9D"/>
    <w:rsid w:val="00810007"/>
    <w:rsid w:val="00810207"/>
    <w:rsid w:val="0081027A"/>
    <w:rsid w:val="008110BB"/>
    <w:rsid w:val="0081123E"/>
    <w:rsid w:val="00811B8E"/>
    <w:rsid w:val="00811EBA"/>
    <w:rsid w:val="00812E16"/>
    <w:rsid w:val="0081468F"/>
    <w:rsid w:val="00815406"/>
    <w:rsid w:val="00815735"/>
    <w:rsid w:val="00815E7D"/>
    <w:rsid w:val="0082067E"/>
    <w:rsid w:val="00820868"/>
    <w:rsid w:val="00820AB0"/>
    <w:rsid w:val="00820F9C"/>
    <w:rsid w:val="00821826"/>
    <w:rsid w:val="00821E6A"/>
    <w:rsid w:val="0082237C"/>
    <w:rsid w:val="00822DE6"/>
    <w:rsid w:val="008231C0"/>
    <w:rsid w:val="00823554"/>
    <w:rsid w:val="00823C8A"/>
    <w:rsid w:val="008240DE"/>
    <w:rsid w:val="00824188"/>
    <w:rsid w:val="00824223"/>
    <w:rsid w:val="008254AF"/>
    <w:rsid w:val="00825609"/>
    <w:rsid w:val="008259B8"/>
    <w:rsid w:val="008263D6"/>
    <w:rsid w:val="00826528"/>
    <w:rsid w:val="0082698A"/>
    <w:rsid w:val="00827685"/>
    <w:rsid w:val="00830621"/>
    <w:rsid w:val="008307D4"/>
    <w:rsid w:val="00830DC9"/>
    <w:rsid w:val="0083199D"/>
    <w:rsid w:val="00831D69"/>
    <w:rsid w:val="0083216C"/>
    <w:rsid w:val="00832778"/>
    <w:rsid w:val="008331EA"/>
    <w:rsid w:val="00833797"/>
    <w:rsid w:val="00833C3B"/>
    <w:rsid w:val="0083442B"/>
    <w:rsid w:val="00834475"/>
    <w:rsid w:val="0083492E"/>
    <w:rsid w:val="00834CFA"/>
    <w:rsid w:val="008355AC"/>
    <w:rsid w:val="00835C48"/>
    <w:rsid w:val="00835E9A"/>
    <w:rsid w:val="00835EDC"/>
    <w:rsid w:val="00837455"/>
    <w:rsid w:val="008375F2"/>
    <w:rsid w:val="00837D9D"/>
    <w:rsid w:val="00837E06"/>
    <w:rsid w:val="00840AC3"/>
    <w:rsid w:val="00841459"/>
    <w:rsid w:val="00841596"/>
    <w:rsid w:val="00842CBA"/>
    <w:rsid w:val="00842D18"/>
    <w:rsid w:val="00843432"/>
    <w:rsid w:val="0084415B"/>
    <w:rsid w:val="00844B58"/>
    <w:rsid w:val="00844CE6"/>
    <w:rsid w:val="0084684F"/>
    <w:rsid w:val="00846937"/>
    <w:rsid w:val="008471F7"/>
    <w:rsid w:val="00847A84"/>
    <w:rsid w:val="00847ADF"/>
    <w:rsid w:val="00850DF7"/>
    <w:rsid w:val="00850EDA"/>
    <w:rsid w:val="0085123B"/>
    <w:rsid w:val="00852F66"/>
    <w:rsid w:val="00853A16"/>
    <w:rsid w:val="00853EEF"/>
    <w:rsid w:val="00855964"/>
    <w:rsid w:val="00856617"/>
    <w:rsid w:val="00857B59"/>
    <w:rsid w:val="00857B66"/>
    <w:rsid w:val="00857CBC"/>
    <w:rsid w:val="0086052E"/>
    <w:rsid w:val="008609D9"/>
    <w:rsid w:val="00860FB8"/>
    <w:rsid w:val="008610D4"/>
    <w:rsid w:val="0086214C"/>
    <w:rsid w:val="00862EDE"/>
    <w:rsid w:val="00862F25"/>
    <w:rsid w:val="00863566"/>
    <w:rsid w:val="00863F1F"/>
    <w:rsid w:val="00864326"/>
    <w:rsid w:val="0086517B"/>
    <w:rsid w:val="00866413"/>
    <w:rsid w:val="00867E7F"/>
    <w:rsid w:val="00867FF5"/>
    <w:rsid w:val="008703AA"/>
    <w:rsid w:val="0087045B"/>
    <w:rsid w:val="008708C2"/>
    <w:rsid w:val="00870986"/>
    <w:rsid w:val="008713F0"/>
    <w:rsid w:val="00871C75"/>
    <w:rsid w:val="00871CAA"/>
    <w:rsid w:val="0087296A"/>
    <w:rsid w:val="008729E9"/>
    <w:rsid w:val="00873707"/>
    <w:rsid w:val="00875E95"/>
    <w:rsid w:val="00875EEE"/>
    <w:rsid w:val="008761F3"/>
    <w:rsid w:val="00876EEB"/>
    <w:rsid w:val="00877213"/>
    <w:rsid w:val="00880506"/>
    <w:rsid w:val="008818EA"/>
    <w:rsid w:val="00881946"/>
    <w:rsid w:val="008823D1"/>
    <w:rsid w:val="00882B93"/>
    <w:rsid w:val="00882BDC"/>
    <w:rsid w:val="00882E6D"/>
    <w:rsid w:val="0088312F"/>
    <w:rsid w:val="00883736"/>
    <w:rsid w:val="0088392E"/>
    <w:rsid w:val="00883AB7"/>
    <w:rsid w:val="00883D3A"/>
    <w:rsid w:val="00883D84"/>
    <w:rsid w:val="00883E5F"/>
    <w:rsid w:val="00884D62"/>
    <w:rsid w:val="008852E7"/>
    <w:rsid w:val="00886130"/>
    <w:rsid w:val="008865FA"/>
    <w:rsid w:val="0088767E"/>
    <w:rsid w:val="00890096"/>
    <w:rsid w:val="008906AC"/>
    <w:rsid w:val="00890BD8"/>
    <w:rsid w:val="00890D91"/>
    <w:rsid w:val="00890EB9"/>
    <w:rsid w:val="0089253D"/>
    <w:rsid w:val="0089331C"/>
    <w:rsid w:val="008942AA"/>
    <w:rsid w:val="00894534"/>
    <w:rsid w:val="00894769"/>
    <w:rsid w:val="008958D5"/>
    <w:rsid w:val="00895A36"/>
    <w:rsid w:val="00895BB9"/>
    <w:rsid w:val="00896E93"/>
    <w:rsid w:val="0089708C"/>
    <w:rsid w:val="00897C44"/>
    <w:rsid w:val="00897F35"/>
    <w:rsid w:val="008A0691"/>
    <w:rsid w:val="008A0F25"/>
    <w:rsid w:val="008A1C13"/>
    <w:rsid w:val="008A1D26"/>
    <w:rsid w:val="008A20C9"/>
    <w:rsid w:val="008A2EF9"/>
    <w:rsid w:val="008A36E0"/>
    <w:rsid w:val="008A42E3"/>
    <w:rsid w:val="008A45D4"/>
    <w:rsid w:val="008A4915"/>
    <w:rsid w:val="008A534A"/>
    <w:rsid w:val="008A69A2"/>
    <w:rsid w:val="008A6AA9"/>
    <w:rsid w:val="008A6DDC"/>
    <w:rsid w:val="008A7C59"/>
    <w:rsid w:val="008A7DFC"/>
    <w:rsid w:val="008B02E3"/>
    <w:rsid w:val="008B1A65"/>
    <w:rsid w:val="008B3637"/>
    <w:rsid w:val="008B43AE"/>
    <w:rsid w:val="008B4646"/>
    <w:rsid w:val="008B50A0"/>
    <w:rsid w:val="008B531F"/>
    <w:rsid w:val="008B54A8"/>
    <w:rsid w:val="008B5C26"/>
    <w:rsid w:val="008B6024"/>
    <w:rsid w:val="008B62FB"/>
    <w:rsid w:val="008B6D2B"/>
    <w:rsid w:val="008B6F42"/>
    <w:rsid w:val="008B7812"/>
    <w:rsid w:val="008B7B30"/>
    <w:rsid w:val="008B7B77"/>
    <w:rsid w:val="008B7C58"/>
    <w:rsid w:val="008C03AC"/>
    <w:rsid w:val="008C0469"/>
    <w:rsid w:val="008C0500"/>
    <w:rsid w:val="008C065B"/>
    <w:rsid w:val="008C0799"/>
    <w:rsid w:val="008C1946"/>
    <w:rsid w:val="008C24E9"/>
    <w:rsid w:val="008C351B"/>
    <w:rsid w:val="008C41A7"/>
    <w:rsid w:val="008C424F"/>
    <w:rsid w:val="008C4687"/>
    <w:rsid w:val="008C4A90"/>
    <w:rsid w:val="008C5477"/>
    <w:rsid w:val="008C5AC1"/>
    <w:rsid w:val="008C5C74"/>
    <w:rsid w:val="008C5CAF"/>
    <w:rsid w:val="008C623A"/>
    <w:rsid w:val="008C62D0"/>
    <w:rsid w:val="008C790C"/>
    <w:rsid w:val="008C797A"/>
    <w:rsid w:val="008C7AE0"/>
    <w:rsid w:val="008C7C44"/>
    <w:rsid w:val="008D0EA4"/>
    <w:rsid w:val="008D0F1E"/>
    <w:rsid w:val="008D138C"/>
    <w:rsid w:val="008D27A4"/>
    <w:rsid w:val="008D3064"/>
    <w:rsid w:val="008D38AE"/>
    <w:rsid w:val="008D46BB"/>
    <w:rsid w:val="008D4D23"/>
    <w:rsid w:val="008D5860"/>
    <w:rsid w:val="008D5A30"/>
    <w:rsid w:val="008D5C02"/>
    <w:rsid w:val="008D6290"/>
    <w:rsid w:val="008E0898"/>
    <w:rsid w:val="008E0C91"/>
    <w:rsid w:val="008E0D43"/>
    <w:rsid w:val="008E174D"/>
    <w:rsid w:val="008E2213"/>
    <w:rsid w:val="008E2579"/>
    <w:rsid w:val="008E34EE"/>
    <w:rsid w:val="008E3710"/>
    <w:rsid w:val="008E373D"/>
    <w:rsid w:val="008E3A61"/>
    <w:rsid w:val="008E54C7"/>
    <w:rsid w:val="008E603A"/>
    <w:rsid w:val="008E67C6"/>
    <w:rsid w:val="008E6CFA"/>
    <w:rsid w:val="008E6EA5"/>
    <w:rsid w:val="008E6EAA"/>
    <w:rsid w:val="008E77A2"/>
    <w:rsid w:val="008E78FB"/>
    <w:rsid w:val="008F03F7"/>
    <w:rsid w:val="008F07A6"/>
    <w:rsid w:val="008F0A92"/>
    <w:rsid w:val="008F0CD8"/>
    <w:rsid w:val="008F12D1"/>
    <w:rsid w:val="008F1CDC"/>
    <w:rsid w:val="008F234E"/>
    <w:rsid w:val="008F2F85"/>
    <w:rsid w:val="008F3136"/>
    <w:rsid w:val="008F3170"/>
    <w:rsid w:val="008F33A1"/>
    <w:rsid w:val="008F34BD"/>
    <w:rsid w:val="008F3EF4"/>
    <w:rsid w:val="008F3F90"/>
    <w:rsid w:val="008F501E"/>
    <w:rsid w:val="008F543C"/>
    <w:rsid w:val="008F550B"/>
    <w:rsid w:val="008F58CB"/>
    <w:rsid w:val="008F6120"/>
    <w:rsid w:val="008F6F5A"/>
    <w:rsid w:val="008F7712"/>
    <w:rsid w:val="008F77E0"/>
    <w:rsid w:val="008F7D39"/>
    <w:rsid w:val="0090007D"/>
    <w:rsid w:val="00900D53"/>
    <w:rsid w:val="00900EAD"/>
    <w:rsid w:val="009012A6"/>
    <w:rsid w:val="0090157E"/>
    <w:rsid w:val="009016D0"/>
    <w:rsid w:val="00901854"/>
    <w:rsid w:val="00902451"/>
    <w:rsid w:val="00903A79"/>
    <w:rsid w:val="009040BB"/>
    <w:rsid w:val="00904E88"/>
    <w:rsid w:val="00905041"/>
    <w:rsid w:val="0090619F"/>
    <w:rsid w:val="00906484"/>
    <w:rsid w:val="0090667B"/>
    <w:rsid w:val="00906F97"/>
    <w:rsid w:val="00907377"/>
    <w:rsid w:val="0090766B"/>
    <w:rsid w:val="00907889"/>
    <w:rsid w:val="009105E6"/>
    <w:rsid w:val="00910ABE"/>
    <w:rsid w:val="00910E0C"/>
    <w:rsid w:val="00911288"/>
    <w:rsid w:val="0091181D"/>
    <w:rsid w:val="00912EAE"/>
    <w:rsid w:val="009134A6"/>
    <w:rsid w:val="009140DB"/>
    <w:rsid w:val="009147F0"/>
    <w:rsid w:val="00914BAA"/>
    <w:rsid w:val="00914BEF"/>
    <w:rsid w:val="00914C26"/>
    <w:rsid w:val="009153ED"/>
    <w:rsid w:val="00915EA9"/>
    <w:rsid w:val="00916C70"/>
    <w:rsid w:val="0091718A"/>
    <w:rsid w:val="00917B9B"/>
    <w:rsid w:val="00917E27"/>
    <w:rsid w:val="0092136E"/>
    <w:rsid w:val="00921AF3"/>
    <w:rsid w:val="00923292"/>
    <w:rsid w:val="009233CE"/>
    <w:rsid w:val="00924746"/>
    <w:rsid w:val="00925E55"/>
    <w:rsid w:val="00926715"/>
    <w:rsid w:val="00926924"/>
    <w:rsid w:val="00926D8C"/>
    <w:rsid w:val="009270CB"/>
    <w:rsid w:val="00930171"/>
    <w:rsid w:val="0093074B"/>
    <w:rsid w:val="009307E8"/>
    <w:rsid w:val="009314A5"/>
    <w:rsid w:val="009328DD"/>
    <w:rsid w:val="0093355F"/>
    <w:rsid w:val="009338D3"/>
    <w:rsid w:val="00933A21"/>
    <w:rsid w:val="00933B5E"/>
    <w:rsid w:val="00933EEC"/>
    <w:rsid w:val="00934527"/>
    <w:rsid w:val="00934936"/>
    <w:rsid w:val="00935262"/>
    <w:rsid w:val="00935290"/>
    <w:rsid w:val="009355E6"/>
    <w:rsid w:val="00935823"/>
    <w:rsid w:val="009366F8"/>
    <w:rsid w:val="0093768D"/>
    <w:rsid w:val="00937EF3"/>
    <w:rsid w:val="009408C1"/>
    <w:rsid w:val="00940E39"/>
    <w:rsid w:val="00941A12"/>
    <w:rsid w:val="00942C4A"/>
    <w:rsid w:val="0094371B"/>
    <w:rsid w:val="00943D90"/>
    <w:rsid w:val="0094467F"/>
    <w:rsid w:val="00944806"/>
    <w:rsid w:val="00944F72"/>
    <w:rsid w:val="00945AC2"/>
    <w:rsid w:val="00945D59"/>
    <w:rsid w:val="009507A1"/>
    <w:rsid w:val="00950859"/>
    <w:rsid w:val="00950D66"/>
    <w:rsid w:val="00950F71"/>
    <w:rsid w:val="00951673"/>
    <w:rsid w:val="00952772"/>
    <w:rsid w:val="009548C2"/>
    <w:rsid w:val="00955168"/>
    <w:rsid w:val="00955547"/>
    <w:rsid w:val="00955690"/>
    <w:rsid w:val="00955D29"/>
    <w:rsid w:val="0095649E"/>
    <w:rsid w:val="009564E2"/>
    <w:rsid w:val="0095689B"/>
    <w:rsid w:val="00956977"/>
    <w:rsid w:val="0095744D"/>
    <w:rsid w:val="0095753B"/>
    <w:rsid w:val="00957A39"/>
    <w:rsid w:val="00957B7E"/>
    <w:rsid w:val="00957B8F"/>
    <w:rsid w:val="009617EF"/>
    <w:rsid w:val="0096199C"/>
    <w:rsid w:val="00961AC7"/>
    <w:rsid w:val="00961C0B"/>
    <w:rsid w:val="00961C29"/>
    <w:rsid w:val="00962CF1"/>
    <w:rsid w:val="009631E6"/>
    <w:rsid w:val="009633AA"/>
    <w:rsid w:val="00963FD7"/>
    <w:rsid w:val="009648DB"/>
    <w:rsid w:val="00965A22"/>
    <w:rsid w:val="00966EC7"/>
    <w:rsid w:val="00967855"/>
    <w:rsid w:val="00967A56"/>
    <w:rsid w:val="009704BF"/>
    <w:rsid w:val="00970810"/>
    <w:rsid w:val="009722B1"/>
    <w:rsid w:val="00972407"/>
    <w:rsid w:val="0097254D"/>
    <w:rsid w:val="00972A10"/>
    <w:rsid w:val="00972ACF"/>
    <w:rsid w:val="00972C04"/>
    <w:rsid w:val="00972F0E"/>
    <w:rsid w:val="00974531"/>
    <w:rsid w:val="00974FA6"/>
    <w:rsid w:val="00975360"/>
    <w:rsid w:val="00975C56"/>
    <w:rsid w:val="00975D53"/>
    <w:rsid w:val="0097672B"/>
    <w:rsid w:val="009767B5"/>
    <w:rsid w:val="00980406"/>
    <w:rsid w:val="0098063D"/>
    <w:rsid w:val="009806CC"/>
    <w:rsid w:val="0098132F"/>
    <w:rsid w:val="00981F4A"/>
    <w:rsid w:val="00982352"/>
    <w:rsid w:val="0098382E"/>
    <w:rsid w:val="00984544"/>
    <w:rsid w:val="00985029"/>
    <w:rsid w:val="00985326"/>
    <w:rsid w:val="009859C1"/>
    <w:rsid w:val="00986FCD"/>
    <w:rsid w:val="009876BF"/>
    <w:rsid w:val="0098772D"/>
    <w:rsid w:val="009878AD"/>
    <w:rsid w:val="009879B5"/>
    <w:rsid w:val="00987C36"/>
    <w:rsid w:val="00990419"/>
    <w:rsid w:val="00990AE5"/>
    <w:rsid w:val="009915DC"/>
    <w:rsid w:val="00991B65"/>
    <w:rsid w:val="00992405"/>
    <w:rsid w:val="00992891"/>
    <w:rsid w:val="00992C26"/>
    <w:rsid w:val="0099347F"/>
    <w:rsid w:val="009935C1"/>
    <w:rsid w:val="00993C75"/>
    <w:rsid w:val="00994581"/>
    <w:rsid w:val="00994FC3"/>
    <w:rsid w:val="009957AE"/>
    <w:rsid w:val="00995807"/>
    <w:rsid w:val="00995817"/>
    <w:rsid w:val="00995E81"/>
    <w:rsid w:val="009964B5"/>
    <w:rsid w:val="00996A59"/>
    <w:rsid w:val="009973DB"/>
    <w:rsid w:val="0099768C"/>
    <w:rsid w:val="00997708"/>
    <w:rsid w:val="00997C43"/>
    <w:rsid w:val="009A1E44"/>
    <w:rsid w:val="009A23B9"/>
    <w:rsid w:val="009A26F1"/>
    <w:rsid w:val="009A35E2"/>
    <w:rsid w:val="009A38CD"/>
    <w:rsid w:val="009A48CF"/>
    <w:rsid w:val="009A49BB"/>
    <w:rsid w:val="009A50A0"/>
    <w:rsid w:val="009A535A"/>
    <w:rsid w:val="009A54D1"/>
    <w:rsid w:val="009A5CB4"/>
    <w:rsid w:val="009A63A7"/>
    <w:rsid w:val="009A67C6"/>
    <w:rsid w:val="009A7B2A"/>
    <w:rsid w:val="009B012C"/>
    <w:rsid w:val="009B1DA5"/>
    <w:rsid w:val="009B1E30"/>
    <w:rsid w:val="009B235F"/>
    <w:rsid w:val="009B27C2"/>
    <w:rsid w:val="009B37B6"/>
    <w:rsid w:val="009B3AF3"/>
    <w:rsid w:val="009B4151"/>
    <w:rsid w:val="009B4B58"/>
    <w:rsid w:val="009B5482"/>
    <w:rsid w:val="009B5EF5"/>
    <w:rsid w:val="009B5FE0"/>
    <w:rsid w:val="009B6F00"/>
    <w:rsid w:val="009B701C"/>
    <w:rsid w:val="009B70AE"/>
    <w:rsid w:val="009B7737"/>
    <w:rsid w:val="009C16D1"/>
    <w:rsid w:val="009C2562"/>
    <w:rsid w:val="009C27FA"/>
    <w:rsid w:val="009C285C"/>
    <w:rsid w:val="009C295C"/>
    <w:rsid w:val="009C2AE0"/>
    <w:rsid w:val="009C3586"/>
    <w:rsid w:val="009C3C0E"/>
    <w:rsid w:val="009C4B79"/>
    <w:rsid w:val="009C659D"/>
    <w:rsid w:val="009C6B1C"/>
    <w:rsid w:val="009C6F1C"/>
    <w:rsid w:val="009C6F72"/>
    <w:rsid w:val="009C74D7"/>
    <w:rsid w:val="009C7519"/>
    <w:rsid w:val="009C770F"/>
    <w:rsid w:val="009C7954"/>
    <w:rsid w:val="009D0061"/>
    <w:rsid w:val="009D0F41"/>
    <w:rsid w:val="009D1189"/>
    <w:rsid w:val="009D1585"/>
    <w:rsid w:val="009D16D0"/>
    <w:rsid w:val="009D1D66"/>
    <w:rsid w:val="009D2189"/>
    <w:rsid w:val="009D219C"/>
    <w:rsid w:val="009D2B91"/>
    <w:rsid w:val="009D380F"/>
    <w:rsid w:val="009D4174"/>
    <w:rsid w:val="009D443C"/>
    <w:rsid w:val="009D4A61"/>
    <w:rsid w:val="009D4D33"/>
    <w:rsid w:val="009D557F"/>
    <w:rsid w:val="009D661D"/>
    <w:rsid w:val="009D6699"/>
    <w:rsid w:val="009D6BDF"/>
    <w:rsid w:val="009D6C53"/>
    <w:rsid w:val="009D6D02"/>
    <w:rsid w:val="009D715F"/>
    <w:rsid w:val="009D72BB"/>
    <w:rsid w:val="009D7D1F"/>
    <w:rsid w:val="009E0072"/>
    <w:rsid w:val="009E02C5"/>
    <w:rsid w:val="009E0B24"/>
    <w:rsid w:val="009E21A0"/>
    <w:rsid w:val="009E3E19"/>
    <w:rsid w:val="009E49AA"/>
    <w:rsid w:val="009E516A"/>
    <w:rsid w:val="009E5373"/>
    <w:rsid w:val="009E56C1"/>
    <w:rsid w:val="009E5C5D"/>
    <w:rsid w:val="009E5C6D"/>
    <w:rsid w:val="009E5D35"/>
    <w:rsid w:val="009E64AC"/>
    <w:rsid w:val="009E64BC"/>
    <w:rsid w:val="009E7392"/>
    <w:rsid w:val="009E7531"/>
    <w:rsid w:val="009E7646"/>
    <w:rsid w:val="009E7F70"/>
    <w:rsid w:val="009E7F7D"/>
    <w:rsid w:val="009F0183"/>
    <w:rsid w:val="009F0996"/>
    <w:rsid w:val="009F0B43"/>
    <w:rsid w:val="009F135A"/>
    <w:rsid w:val="009F1606"/>
    <w:rsid w:val="009F1757"/>
    <w:rsid w:val="009F1EC3"/>
    <w:rsid w:val="009F26C6"/>
    <w:rsid w:val="009F2992"/>
    <w:rsid w:val="009F2A04"/>
    <w:rsid w:val="009F33DA"/>
    <w:rsid w:val="009F4242"/>
    <w:rsid w:val="009F460A"/>
    <w:rsid w:val="009F468B"/>
    <w:rsid w:val="009F49B3"/>
    <w:rsid w:val="009F59F9"/>
    <w:rsid w:val="009F5BA5"/>
    <w:rsid w:val="009F5F28"/>
    <w:rsid w:val="009F62BB"/>
    <w:rsid w:val="009F6B5B"/>
    <w:rsid w:val="009F7826"/>
    <w:rsid w:val="009F7A2A"/>
    <w:rsid w:val="00A006EF"/>
    <w:rsid w:val="00A00BD2"/>
    <w:rsid w:val="00A01116"/>
    <w:rsid w:val="00A0138D"/>
    <w:rsid w:val="00A020D7"/>
    <w:rsid w:val="00A022AE"/>
    <w:rsid w:val="00A024AB"/>
    <w:rsid w:val="00A027CC"/>
    <w:rsid w:val="00A02C5F"/>
    <w:rsid w:val="00A02CBE"/>
    <w:rsid w:val="00A02E78"/>
    <w:rsid w:val="00A038FC"/>
    <w:rsid w:val="00A03D5E"/>
    <w:rsid w:val="00A04207"/>
    <w:rsid w:val="00A05543"/>
    <w:rsid w:val="00A06357"/>
    <w:rsid w:val="00A077B8"/>
    <w:rsid w:val="00A10786"/>
    <w:rsid w:val="00A10EA8"/>
    <w:rsid w:val="00A111CF"/>
    <w:rsid w:val="00A11658"/>
    <w:rsid w:val="00A11AE3"/>
    <w:rsid w:val="00A12058"/>
    <w:rsid w:val="00A121BA"/>
    <w:rsid w:val="00A13C03"/>
    <w:rsid w:val="00A1430D"/>
    <w:rsid w:val="00A146E6"/>
    <w:rsid w:val="00A14AAD"/>
    <w:rsid w:val="00A15087"/>
    <w:rsid w:val="00A157E4"/>
    <w:rsid w:val="00A157ED"/>
    <w:rsid w:val="00A15870"/>
    <w:rsid w:val="00A15C3D"/>
    <w:rsid w:val="00A15ED3"/>
    <w:rsid w:val="00A165D6"/>
    <w:rsid w:val="00A177FF"/>
    <w:rsid w:val="00A17CDD"/>
    <w:rsid w:val="00A200B7"/>
    <w:rsid w:val="00A201EC"/>
    <w:rsid w:val="00A204FB"/>
    <w:rsid w:val="00A20B3B"/>
    <w:rsid w:val="00A20F7A"/>
    <w:rsid w:val="00A21141"/>
    <w:rsid w:val="00A22104"/>
    <w:rsid w:val="00A226EA"/>
    <w:rsid w:val="00A23899"/>
    <w:rsid w:val="00A239C6"/>
    <w:rsid w:val="00A23B7F"/>
    <w:rsid w:val="00A23C4B"/>
    <w:rsid w:val="00A24088"/>
    <w:rsid w:val="00A24096"/>
    <w:rsid w:val="00A24D24"/>
    <w:rsid w:val="00A253A6"/>
    <w:rsid w:val="00A266E4"/>
    <w:rsid w:val="00A27547"/>
    <w:rsid w:val="00A2779E"/>
    <w:rsid w:val="00A27BD9"/>
    <w:rsid w:val="00A30C7F"/>
    <w:rsid w:val="00A31120"/>
    <w:rsid w:val="00A3154C"/>
    <w:rsid w:val="00A3158A"/>
    <w:rsid w:val="00A32671"/>
    <w:rsid w:val="00A3280B"/>
    <w:rsid w:val="00A33818"/>
    <w:rsid w:val="00A33A7D"/>
    <w:rsid w:val="00A347A6"/>
    <w:rsid w:val="00A34E11"/>
    <w:rsid w:val="00A350C8"/>
    <w:rsid w:val="00A351FC"/>
    <w:rsid w:val="00A35DC6"/>
    <w:rsid w:val="00A37160"/>
    <w:rsid w:val="00A376ED"/>
    <w:rsid w:val="00A40FD6"/>
    <w:rsid w:val="00A4112C"/>
    <w:rsid w:val="00A43013"/>
    <w:rsid w:val="00A43925"/>
    <w:rsid w:val="00A43DBD"/>
    <w:rsid w:val="00A443F4"/>
    <w:rsid w:val="00A44574"/>
    <w:rsid w:val="00A449E5"/>
    <w:rsid w:val="00A45229"/>
    <w:rsid w:val="00A45A72"/>
    <w:rsid w:val="00A45E76"/>
    <w:rsid w:val="00A45E77"/>
    <w:rsid w:val="00A47127"/>
    <w:rsid w:val="00A4736F"/>
    <w:rsid w:val="00A501C6"/>
    <w:rsid w:val="00A50E45"/>
    <w:rsid w:val="00A511F8"/>
    <w:rsid w:val="00A51F68"/>
    <w:rsid w:val="00A52EB2"/>
    <w:rsid w:val="00A533D1"/>
    <w:rsid w:val="00A54303"/>
    <w:rsid w:val="00A5476E"/>
    <w:rsid w:val="00A55016"/>
    <w:rsid w:val="00A56F96"/>
    <w:rsid w:val="00A57381"/>
    <w:rsid w:val="00A6119B"/>
    <w:rsid w:val="00A6165D"/>
    <w:rsid w:val="00A6177C"/>
    <w:rsid w:val="00A61ACE"/>
    <w:rsid w:val="00A61E8C"/>
    <w:rsid w:val="00A62558"/>
    <w:rsid w:val="00A627EF"/>
    <w:rsid w:val="00A62A51"/>
    <w:rsid w:val="00A6309C"/>
    <w:rsid w:val="00A6358C"/>
    <w:rsid w:val="00A63980"/>
    <w:rsid w:val="00A64C59"/>
    <w:rsid w:val="00A6552B"/>
    <w:rsid w:val="00A65835"/>
    <w:rsid w:val="00A67C06"/>
    <w:rsid w:val="00A705E4"/>
    <w:rsid w:val="00A70EBF"/>
    <w:rsid w:val="00A714F4"/>
    <w:rsid w:val="00A72503"/>
    <w:rsid w:val="00A72B86"/>
    <w:rsid w:val="00A72D30"/>
    <w:rsid w:val="00A74AB8"/>
    <w:rsid w:val="00A74B43"/>
    <w:rsid w:val="00A74C02"/>
    <w:rsid w:val="00A7555D"/>
    <w:rsid w:val="00A75672"/>
    <w:rsid w:val="00A766EE"/>
    <w:rsid w:val="00A77265"/>
    <w:rsid w:val="00A77C72"/>
    <w:rsid w:val="00A8145C"/>
    <w:rsid w:val="00A8150C"/>
    <w:rsid w:val="00A8223E"/>
    <w:rsid w:val="00A82F39"/>
    <w:rsid w:val="00A8309E"/>
    <w:rsid w:val="00A83D51"/>
    <w:rsid w:val="00A84119"/>
    <w:rsid w:val="00A841CF"/>
    <w:rsid w:val="00A8532A"/>
    <w:rsid w:val="00A8557B"/>
    <w:rsid w:val="00A85695"/>
    <w:rsid w:val="00A85DB6"/>
    <w:rsid w:val="00A86341"/>
    <w:rsid w:val="00A86665"/>
    <w:rsid w:val="00A866F0"/>
    <w:rsid w:val="00A86C36"/>
    <w:rsid w:val="00A86C40"/>
    <w:rsid w:val="00A87151"/>
    <w:rsid w:val="00A87A2E"/>
    <w:rsid w:val="00A87F16"/>
    <w:rsid w:val="00A90609"/>
    <w:rsid w:val="00A90680"/>
    <w:rsid w:val="00A90CEE"/>
    <w:rsid w:val="00A91DC1"/>
    <w:rsid w:val="00A9231C"/>
    <w:rsid w:val="00A925F6"/>
    <w:rsid w:val="00A927F2"/>
    <w:rsid w:val="00A92917"/>
    <w:rsid w:val="00A93D12"/>
    <w:rsid w:val="00A942D9"/>
    <w:rsid w:val="00A961E0"/>
    <w:rsid w:val="00A9657D"/>
    <w:rsid w:val="00A96F2E"/>
    <w:rsid w:val="00A9706A"/>
    <w:rsid w:val="00A974AF"/>
    <w:rsid w:val="00AA05A2"/>
    <w:rsid w:val="00AA07B1"/>
    <w:rsid w:val="00AA0818"/>
    <w:rsid w:val="00AA08ED"/>
    <w:rsid w:val="00AA136F"/>
    <w:rsid w:val="00AA14B5"/>
    <w:rsid w:val="00AA1A40"/>
    <w:rsid w:val="00AA1D84"/>
    <w:rsid w:val="00AA27C6"/>
    <w:rsid w:val="00AA2FA0"/>
    <w:rsid w:val="00AA3CCF"/>
    <w:rsid w:val="00AA6500"/>
    <w:rsid w:val="00AA69B7"/>
    <w:rsid w:val="00AA6C5B"/>
    <w:rsid w:val="00AA75B9"/>
    <w:rsid w:val="00AA75D9"/>
    <w:rsid w:val="00AA7868"/>
    <w:rsid w:val="00AA7B0B"/>
    <w:rsid w:val="00AB0AE6"/>
    <w:rsid w:val="00AB15C5"/>
    <w:rsid w:val="00AB18D2"/>
    <w:rsid w:val="00AB1931"/>
    <w:rsid w:val="00AB1CAB"/>
    <w:rsid w:val="00AB1D5F"/>
    <w:rsid w:val="00AB288C"/>
    <w:rsid w:val="00AB2DD9"/>
    <w:rsid w:val="00AB37C5"/>
    <w:rsid w:val="00AB3E8B"/>
    <w:rsid w:val="00AB4496"/>
    <w:rsid w:val="00AB474A"/>
    <w:rsid w:val="00AB49AA"/>
    <w:rsid w:val="00AB49C6"/>
    <w:rsid w:val="00AB5761"/>
    <w:rsid w:val="00AB5EA5"/>
    <w:rsid w:val="00AB6054"/>
    <w:rsid w:val="00AB680F"/>
    <w:rsid w:val="00AB68B6"/>
    <w:rsid w:val="00AB7644"/>
    <w:rsid w:val="00AB7697"/>
    <w:rsid w:val="00AB7984"/>
    <w:rsid w:val="00AB7AE1"/>
    <w:rsid w:val="00AC13A0"/>
    <w:rsid w:val="00AC1CF4"/>
    <w:rsid w:val="00AC22C7"/>
    <w:rsid w:val="00AC266C"/>
    <w:rsid w:val="00AC31CE"/>
    <w:rsid w:val="00AC31DC"/>
    <w:rsid w:val="00AC3408"/>
    <w:rsid w:val="00AC37C0"/>
    <w:rsid w:val="00AC4353"/>
    <w:rsid w:val="00AC487C"/>
    <w:rsid w:val="00AC4D01"/>
    <w:rsid w:val="00AC735E"/>
    <w:rsid w:val="00AC7A59"/>
    <w:rsid w:val="00AD0808"/>
    <w:rsid w:val="00AD0A5E"/>
    <w:rsid w:val="00AD0D5C"/>
    <w:rsid w:val="00AD34E0"/>
    <w:rsid w:val="00AD39DD"/>
    <w:rsid w:val="00AD3F37"/>
    <w:rsid w:val="00AD403A"/>
    <w:rsid w:val="00AD4974"/>
    <w:rsid w:val="00AD7471"/>
    <w:rsid w:val="00AD7C18"/>
    <w:rsid w:val="00AE090E"/>
    <w:rsid w:val="00AE0F8A"/>
    <w:rsid w:val="00AE1258"/>
    <w:rsid w:val="00AE1325"/>
    <w:rsid w:val="00AE1D29"/>
    <w:rsid w:val="00AE2B34"/>
    <w:rsid w:val="00AE2C6A"/>
    <w:rsid w:val="00AE38AD"/>
    <w:rsid w:val="00AE42FF"/>
    <w:rsid w:val="00AE496F"/>
    <w:rsid w:val="00AE5020"/>
    <w:rsid w:val="00AE58FF"/>
    <w:rsid w:val="00AE6B5C"/>
    <w:rsid w:val="00AE752A"/>
    <w:rsid w:val="00AE7CF1"/>
    <w:rsid w:val="00AE7E1C"/>
    <w:rsid w:val="00AF020C"/>
    <w:rsid w:val="00AF024D"/>
    <w:rsid w:val="00AF150B"/>
    <w:rsid w:val="00AF1E8A"/>
    <w:rsid w:val="00AF2A8F"/>
    <w:rsid w:val="00AF3107"/>
    <w:rsid w:val="00AF39C2"/>
    <w:rsid w:val="00AF4275"/>
    <w:rsid w:val="00AF498B"/>
    <w:rsid w:val="00AF49B1"/>
    <w:rsid w:val="00AF5850"/>
    <w:rsid w:val="00AF59FD"/>
    <w:rsid w:val="00AF5FA2"/>
    <w:rsid w:val="00AF64E9"/>
    <w:rsid w:val="00AF66FE"/>
    <w:rsid w:val="00AF69EF"/>
    <w:rsid w:val="00AF6EB8"/>
    <w:rsid w:val="00AF6FB5"/>
    <w:rsid w:val="00AF71DE"/>
    <w:rsid w:val="00AF71E3"/>
    <w:rsid w:val="00AF7331"/>
    <w:rsid w:val="00AF7884"/>
    <w:rsid w:val="00AF7990"/>
    <w:rsid w:val="00B00C7A"/>
    <w:rsid w:val="00B01012"/>
    <w:rsid w:val="00B01BD3"/>
    <w:rsid w:val="00B031B3"/>
    <w:rsid w:val="00B03DDB"/>
    <w:rsid w:val="00B040B3"/>
    <w:rsid w:val="00B049A2"/>
    <w:rsid w:val="00B04AB3"/>
    <w:rsid w:val="00B04DF1"/>
    <w:rsid w:val="00B05053"/>
    <w:rsid w:val="00B05BC5"/>
    <w:rsid w:val="00B060C4"/>
    <w:rsid w:val="00B06150"/>
    <w:rsid w:val="00B066BA"/>
    <w:rsid w:val="00B068BA"/>
    <w:rsid w:val="00B10240"/>
    <w:rsid w:val="00B1061E"/>
    <w:rsid w:val="00B1094F"/>
    <w:rsid w:val="00B10EB2"/>
    <w:rsid w:val="00B11536"/>
    <w:rsid w:val="00B1170C"/>
    <w:rsid w:val="00B11AB4"/>
    <w:rsid w:val="00B121AA"/>
    <w:rsid w:val="00B12C50"/>
    <w:rsid w:val="00B12DB9"/>
    <w:rsid w:val="00B132AB"/>
    <w:rsid w:val="00B136A3"/>
    <w:rsid w:val="00B14A4B"/>
    <w:rsid w:val="00B14D46"/>
    <w:rsid w:val="00B1503B"/>
    <w:rsid w:val="00B15C95"/>
    <w:rsid w:val="00B15D31"/>
    <w:rsid w:val="00B161AF"/>
    <w:rsid w:val="00B16AC4"/>
    <w:rsid w:val="00B17398"/>
    <w:rsid w:val="00B2012C"/>
    <w:rsid w:val="00B20E3E"/>
    <w:rsid w:val="00B211A4"/>
    <w:rsid w:val="00B21331"/>
    <w:rsid w:val="00B21469"/>
    <w:rsid w:val="00B21C40"/>
    <w:rsid w:val="00B2299B"/>
    <w:rsid w:val="00B234B4"/>
    <w:rsid w:val="00B248D8"/>
    <w:rsid w:val="00B24BB2"/>
    <w:rsid w:val="00B24FFE"/>
    <w:rsid w:val="00B2566A"/>
    <w:rsid w:val="00B25EA2"/>
    <w:rsid w:val="00B2623C"/>
    <w:rsid w:val="00B27496"/>
    <w:rsid w:val="00B274CD"/>
    <w:rsid w:val="00B279E6"/>
    <w:rsid w:val="00B30243"/>
    <w:rsid w:val="00B30252"/>
    <w:rsid w:val="00B31016"/>
    <w:rsid w:val="00B31322"/>
    <w:rsid w:val="00B31CBB"/>
    <w:rsid w:val="00B3212C"/>
    <w:rsid w:val="00B323FA"/>
    <w:rsid w:val="00B32C85"/>
    <w:rsid w:val="00B33AFD"/>
    <w:rsid w:val="00B33B13"/>
    <w:rsid w:val="00B34D9A"/>
    <w:rsid w:val="00B351E3"/>
    <w:rsid w:val="00B3542C"/>
    <w:rsid w:val="00B366C1"/>
    <w:rsid w:val="00B3727B"/>
    <w:rsid w:val="00B374EB"/>
    <w:rsid w:val="00B377A9"/>
    <w:rsid w:val="00B37D44"/>
    <w:rsid w:val="00B400ED"/>
    <w:rsid w:val="00B40D7A"/>
    <w:rsid w:val="00B40E54"/>
    <w:rsid w:val="00B41871"/>
    <w:rsid w:val="00B41CC4"/>
    <w:rsid w:val="00B42E5F"/>
    <w:rsid w:val="00B433B3"/>
    <w:rsid w:val="00B4381F"/>
    <w:rsid w:val="00B438D0"/>
    <w:rsid w:val="00B46F20"/>
    <w:rsid w:val="00B477A5"/>
    <w:rsid w:val="00B47CD5"/>
    <w:rsid w:val="00B500B5"/>
    <w:rsid w:val="00B50867"/>
    <w:rsid w:val="00B508E3"/>
    <w:rsid w:val="00B514F2"/>
    <w:rsid w:val="00B5152C"/>
    <w:rsid w:val="00B51631"/>
    <w:rsid w:val="00B51DD4"/>
    <w:rsid w:val="00B51E1E"/>
    <w:rsid w:val="00B51F1A"/>
    <w:rsid w:val="00B52F40"/>
    <w:rsid w:val="00B5305B"/>
    <w:rsid w:val="00B53783"/>
    <w:rsid w:val="00B55E01"/>
    <w:rsid w:val="00B55E82"/>
    <w:rsid w:val="00B565EC"/>
    <w:rsid w:val="00B56604"/>
    <w:rsid w:val="00B56800"/>
    <w:rsid w:val="00B56B8C"/>
    <w:rsid w:val="00B56C06"/>
    <w:rsid w:val="00B56DC5"/>
    <w:rsid w:val="00B577B6"/>
    <w:rsid w:val="00B57EF9"/>
    <w:rsid w:val="00B57FA6"/>
    <w:rsid w:val="00B602FE"/>
    <w:rsid w:val="00B60800"/>
    <w:rsid w:val="00B61666"/>
    <w:rsid w:val="00B619B4"/>
    <w:rsid w:val="00B61A6A"/>
    <w:rsid w:val="00B62018"/>
    <w:rsid w:val="00B623AD"/>
    <w:rsid w:val="00B62BEB"/>
    <w:rsid w:val="00B62D95"/>
    <w:rsid w:val="00B62F4D"/>
    <w:rsid w:val="00B62FFA"/>
    <w:rsid w:val="00B639FD"/>
    <w:rsid w:val="00B63C47"/>
    <w:rsid w:val="00B64480"/>
    <w:rsid w:val="00B655BC"/>
    <w:rsid w:val="00B67C6D"/>
    <w:rsid w:val="00B67FC8"/>
    <w:rsid w:val="00B70D43"/>
    <w:rsid w:val="00B71834"/>
    <w:rsid w:val="00B71924"/>
    <w:rsid w:val="00B719A9"/>
    <w:rsid w:val="00B72D6E"/>
    <w:rsid w:val="00B730E0"/>
    <w:rsid w:val="00B73B7A"/>
    <w:rsid w:val="00B740C2"/>
    <w:rsid w:val="00B7414E"/>
    <w:rsid w:val="00B74904"/>
    <w:rsid w:val="00B74B2D"/>
    <w:rsid w:val="00B74FEC"/>
    <w:rsid w:val="00B75C15"/>
    <w:rsid w:val="00B75FEF"/>
    <w:rsid w:val="00B76248"/>
    <w:rsid w:val="00B76425"/>
    <w:rsid w:val="00B76503"/>
    <w:rsid w:val="00B7757F"/>
    <w:rsid w:val="00B7790D"/>
    <w:rsid w:val="00B77A58"/>
    <w:rsid w:val="00B77C14"/>
    <w:rsid w:val="00B77E0B"/>
    <w:rsid w:val="00B804DD"/>
    <w:rsid w:val="00B80E44"/>
    <w:rsid w:val="00B812B7"/>
    <w:rsid w:val="00B82416"/>
    <w:rsid w:val="00B83144"/>
    <w:rsid w:val="00B84B6D"/>
    <w:rsid w:val="00B84D47"/>
    <w:rsid w:val="00B8727E"/>
    <w:rsid w:val="00B877A6"/>
    <w:rsid w:val="00B87CDD"/>
    <w:rsid w:val="00B90460"/>
    <w:rsid w:val="00B9140F"/>
    <w:rsid w:val="00B916A3"/>
    <w:rsid w:val="00B91D7A"/>
    <w:rsid w:val="00B92091"/>
    <w:rsid w:val="00B922FA"/>
    <w:rsid w:val="00B92453"/>
    <w:rsid w:val="00B927AB"/>
    <w:rsid w:val="00B92FED"/>
    <w:rsid w:val="00B93490"/>
    <w:rsid w:val="00B93BE6"/>
    <w:rsid w:val="00B93DBF"/>
    <w:rsid w:val="00B948BB"/>
    <w:rsid w:val="00B94C8C"/>
    <w:rsid w:val="00B96004"/>
    <w:rsid w:val="00B9628A"/>
    <w:rsid w:val="00B969AB"/>
    <w:rsid w:val="00B96F39"/>
    <w:rsid w:val="00B974AD"/>
    <w:rsid w:val="00BA0AD1"/>
    <w:rsid w:val="00BA10B9"/>
    <w:rsid w:val="00BA2F70"/>
    <w:rsid w:val="00BA3B5E"/>
    <w:rsid w:val="00BA3BF9"/>
    <w:rsid w:val="00BA4FFC"/>
    <w:rsid w:val="00BA557D"/>
    <w:rsid w:val="00BA5A7F"/>
    <w:rsid w:val="00BA60B5"/>
    <w:rsid w:val="00BA6D3C"/>
    <w:rsid w:val="00BA7546"/>
    <w:rsid w:val="00BA7B29"/>
    <w:rsid w:val="00BB010F"/>
    <w:rsid w:val="00BB096E"/>
    <w:rsid w:val="00BB0E1D"/>
    <w:rsid w:val="00BB1284"/>
    <w:rsid w:val="00BB15D2"/>
    <w:rsid w:val="00BB17BC"/>
    <w:rsid w:val="00BB19BD"/>
    <w:rsid w:val="00BB1E41"/>
    <w:rsid w:val="00BB1E49"/>
    <w:rsid w:val="00BB233E"/>
    <w:rsid w:val="00BB2BA4"/>
    <w:rsid w:val="00BB2BB2"/>
    <w:rsid w:val="00BB2BD1"/>
    <w:rsid w:val="00BB2CD8"/>
    <w:rsid w:val="00BB380C"/>
    <w:rsid w:val="00BB3EE3"/>
    <w:rsid w:val="00BB3FB4"/>
    <w:rsid w:val="00BB41AE"/>
    <w:rsid w:val="00BB4DC2"/>
    <w:rsid w:val="00BB5F54"/>
    <w:rsid w:val="00BB6364"/>
    <w:rsid w:val="00BB67AB"/>
    <w:rsid w:val="00BB67F4"/>
    <w:rsid w:val="00BB7589"/>
    <w:rsid w:val="00BC03A8"/>
    <w:rsid w:val="00BC1791"/>
    <w:rsid w:val="00BC2032"/>
    <w:rsid w:val="00BC21CD"/>
    <w:rsid w:val="00BC2740"/>
    <w:rsid w:val="00BC36DC"/>
    <w:rsid w:val="00BC4CC2"/>
    <w:rsid w:val="00BC4EEE"/>
    <w:rsid w:val="00BC55BC"/>
    <w:rsid w:val="00BC5A6B"/>
    <w:rsid w:val="00BC641D"/>
    <w:rsid w:val="00BC6DAB"/>
    <w:rsid w:val="00BC70F6"/>
    <w:rsid w:val="00BC7779"/>
    <w:rsid w:val="00BC7EC5"/>
    <w:rsid w:val="00BD0197"/>
    <w:rsid w:val="00BD0346"/>
    <w:rsid w:val="00BD11B9"/>
    <w:rsid w:val="00BD13B4"/>
    <w:rsid w:val="00BD18B7"/>
    <w:rsid w:val="00BD18B8"/>
    <w:rsid w:val="00BD24F6"/>
    <w:rsid w:val="00BD2FC9"/>
    <w:rsid w:val="00BD32EF"/>
    <w:rsid w:val="00BD388C"/>
    <w:rsid w:val="00BD405E"/>
    <w:rsid w:val="00BD4FC3"/>
    <w:rsid w:val="00BD567F"/>
    <w:rsid w:val="00BD59A3"/>
    <w:rsid w:val="00BD6A94"/>
    <w:rsid w:val="00BD6A96"/>
    <w:rsid w:val="00BD74C5"/>
    <w:rsid w:val="00BD7D2F"/>
    <w:rsid w:val="00BE080F"/>
    <w:rsid w:val="00BE0BDE"/>
    <w:rsid w:val="00BE0D8B"/>
    <w:rsid w:val="00BE1931"/>
    <w:rsid w:val="00BE1FC8"/>
    <w:rsid w:val="00BE2073"/>
    <w:rsid w:val="00BE265F"/>
    <w:rsid w:val="00BE2C6B"/>
    <w:rsid w:val="00BE3976"/>
    <w:rsid w:val="00BE4744"/>
    <w:rsid w:val="00BE4B4C"/>
    <w:rsid w:val="00BE64C1"/>
    <w:rsid w:val="00BE7274"/>
    <w:rsid w:val="00BE73D1"/>
    <w:rsid w:val="00BE74E8"/>
    <w:rsid w:val="00BF03D1"/>
    <w:rsid w:val="00BF1726"/>
    <w:rsid w:val="00BF1B80"/>
    <w:rsid w:val="00BF2C81"/>
    <w:rsid w:val="00BF3371"/>
    <w:rsid w:val="00BF47D4"/>
    <w:rsid w:val="00BF5111"/>
    <w:rsid w:val="00BF5929"/>
    <w:rsid w:val="00BF5B4D"/>
    <w:rsid w:val="00BF6586"/>
    <w:rsid w:val="00BF6C6E"/>
    <w:rsid w:val="00BF6DD2"/>
    <w:rsid w:val="00BF728A"/>
    <w:rsid w:val="00BF7999"/>
    <w:rsid w:val="00BF7B50"/>
    <w:rsid w:val="00C00764"/>
    <w:rsid w:val="00C00B10"/>
    <w:rsid w:val="00C00DB3"/>
    <w:rsid w:val="00C00F72"/>
    <w:rsid w:val="00C014E8"/>
    <w:rsid w:val="00C015B8"/>
    <w:rsid w:val="00C01C5A"/>
    <w:rsid w:val="00C01F9C"/>
    <w:rsid w:val="00C02A48"/>
    <w:rsid w:val="00C03541"/>
    <w:rsid w:val="00C04953"/>
    <w:rsid w:val="00C05574"/>
    <w:rsid w:val="00C05C57"/>
    <w:rsid w:val="00C05F66"/>
    <w:rsid w:val="00C06194"/>
    <w:rsid w:val="00C06BBD"/>
    <w:rsid w:val="00C0700C"/>
    <w:rsid w:val="00C0750F"/>
    <w:rsid w:val="00C10F90"/>
    <w:rsid w:val="00C11053"/>
    <w:rsid w:val="00C12161"/>
    <w:rsid w:val="00C12536"/>
    <w:rsid w:val="00C14D96"/>
    <w:rsid w:val="00C150BD"/>
    <w:rsid w:val="00C1625F"/>
    <w:rsid w:val="00C164B3"/>
    <w:rsid w:val="00C16DA9"/>
    <w:rsid w:val="00C172B2"/>
    <w:rsid w:val="00C211C0"/>
    <w:rsid w:val="00C2206F"/>
    <w:rsid w:val="00C22348"/>
    <w:rsid w:val="00C227C1"/>
    <w:rsid w:val="00C22DAC"/>
    <w:rsid w:val="00C2338A"/>
    <w:rsid w:val="00C238DC"/>
    <w:rsid w:val="00C24423"/>
    <w:rsid w:val="00C24BC6"/>
    <w:rsid w:val="00C250CA"/>
    <w:rsid w:val="00C253EC"/>
    <w:rsid w:val="00C25528"/>
    <w:rsid w:val="00C25544"/>
    <w:rsid w:val="00C25E01"/>
    <w:rsid w:val="00C266A6"/>
    <w:rsid w:val="00C26EB3"/>
    <w:rsid w:val="00C27C56"/>
    <w:rsid w:val="00C306F1"/>
    <w:rsid w:val="00C308CB"/>
    <w:rsid w:val="00C30FCA"/>
    <w:rsid w:val="00C311E4"/>
    <w:rsid w:val="00C319B2"/>
    <w:rsid w:val="00C31A6A"/>
    <w:rsid w:val="00C31D54"/>
    <w:rsid w:val="00C322BC"/>
    <w:rsid w:val="00C32349"/>
    <w:rsid w:val="00C32992"/>
    <w:rsid w:val="00C32B66"/>
    <w:rsid w:val="00C33568"/>
    <w:rsid w:val="00C33612"/>
    <w:rsid w:val="00C3364A"/>
    <w:rsid w:val="00C34258"/>
    <w:rsid w:val="00C353C1"/>
    <w:rsid w:val="00C356C3"/>
    <w:rsid w:val="00C357FB"/>
    <w:rsid w:val="00C35F19"/>
    <w:rsid w:val="00C365C5"/>
    <w:rsid w:val="00C36C50"/>
    <w:rsid w:val="00C3756D"/>
    <w:rsid w:val="00C37D2E"/>
    <w:rsid w:val="00C40B20"/>
    <w:rsid w:val="00C4131D"/>
    <w:rsid w:val="00C419CD"/>
    <w:rsid w:val="00C42140"/>
    <w:rsid w:val="00C42AEC"/>
    <w:rsid w:val="00C43256"/>
    <w:rsid w:val="00C4444C"/>
    <w:rsid w:val="00C45F4D"/>
    <w:rsid w:val="00C46843"/>
    <w:rsid w:val="00C470D7"/>
    <w:rsid w:val="00C47EAD"/>
    <w:rsid w:val="00C50BDF"/>
    <w:rsid w:val="00C50C8A"/>
    <w:rsid w:val="00C50EEC"/>
    <w:rsid w:val="00C5127E"/>
    <w:rsid w:val="00C5145D"/>
    <w:rsid w:val="00C51F06"/>
    <w:rsid w:val="00C52528"/>
    <w:rsid w:val="00C52BBB"/>
    <w:rsid w:val="00C53A92"/>
    <w:rsid w:val="00C54107"/>
    <w:rsid w:val="00C567E8"/>
    <w:rsid w:val="00C568BC"/>
    <w:rsid w:val="00C5699E"/>
    <w:rsid w:val="00C56BFC"/>
    <w:rsid w:val="00C56EDE"/>
    <w:rsid w:val="00C572CC"/>
    <w:rsid w:val="00C574ED"/>
    <w:rsid w:val="00C57B25"/>
    <w:rsid w:val="00C600BD"/>
    <w:rsid w:val="00C6020A"/>
    <w:rsid w:val="00C60878"/>
    <w:rsid w:val="00C60D93"/>
    <w:rsid w:val="00C60FC1"/>
    <w:rsid w:val="00C625E2"/>
    <w:rsid w:val="00C62BD9"/>
    <w:rsid w:val="00C6402C"/>
    <w:rsid w:val="00C6417B"/>
    <w:rsid w:val="00C64BE9"/>
    <w:rsid w:val="00C6514A"/>
    <w:rsid w:val="00C65160"/>
    <w:rsid w:val="00C65BFB"/>
    <w:rsid w:val="00C65E15"/>
    <w:rsid w:val="00C6616E"/>
    <w:rsid w:val="00C66522"/>
    <w:rsid w:val="00C66B9A"/>
    <w:rsid w:val="00C66D45"/>
    <w:rsid w:val="00C670DC"/>
    <w:rsid w:val="00C6766C"/>
    <w:rsid w:val="00C6777E"/>
    <w:rsid w:val="00C7001C"/>
    <w:rsid w:val="00C70358"/>
    <w:rsid w:val="00C704D0"/>
    <w:rsid w:val="00C70E86"/>
    <w:rsid w:val="00C71CCF"/>
    <w:rsid w:val="00C730A6"/>
    <w:rsid w:val="00C7394D"/>
    <w:rsid w:val="00C74404"/>
    <w:rsid w:val="00C74586"/>
    <w:rsid w:val="00C7488D"/>
    <w:rsid w:val="00C74A8D"/>
    <w:rsid w:val="00C755D6"/>
    <w:rsid w:val="00C75C28"/>
    <w:rsid w:val="00C769C7"/>
    <w:rsid w:val="00C77033"/>
    <w:rsid w:val="00C801DB"/>
    <w:rsid w:val="00C80393"/>
    <w:rsid w:val="00C8113A"/>
    <w:rsid w:val="00C8116C"/>
    <w:rsid w:val="00C825E0"/>
    <w:rsid w:val="00C83086"/>
    <w:rsid w:val="00C83A57"/>
    <w:rsid w:val="00C83B56"/>
    <w:rsid w:val="00C83CDC"/>
    <w:rsid w:val="00C83DEF"/>
    <w:rsid w:val="00C84B2D"/>
    <w:rsid w:val="00C84DA8"/>
    <w:rsid w:val="00C85921"/>
    <w:rsid w:val="00C85B83"/>
    <w:rsid w:val="00C8606A"/>
    <w:rsid w:val="00C8716E"/>
    <w:rsid w:val="00C8719E"/>
    <w:rsid w:val="00C872A6"/>
    <w:rsid w:val="00C87775"/>
    <w:rsid w:val="00C87D39"/>
    <w:rsid w:val="00C87FFE"/>
    <w:rsid w:val="00C9042A"/>
    <w:rsid w:val="00C90CDB"/>
    <w:rsid w:val="00C91A82"/>
    <w:rsid w:val="00C92865"/>
    <w:rsid w:val="00C92EE7"/>
    <w:rsid w:val="00C93E2A"/>
    <w:rsid w:val="00C93F74"/>
    <w:rsid w:val="00C94018"/>
    <w:rsid w:val="00C944CC"/>
    <w:rsid w:val="00C965C2"/>
    <w:rsid w:val="00C96F6C"/>
    <w:rsid w:val="00C97908"/>
    <w:rsid w:val="00C97BD3"/>
    <w:rsid w:val="00CA00B6"/>
    <w:rsid w:val="00CA06E9"/>
    <w:rsid w:val="00CA13F2"/>
    <w:rsid w:val="00CA1521"/>
    <w:rsid w:val="00CA233B"/>
    <w:rsid w:val="00CA3496"/>
    <w:rsid w:val="00CA35BF"/>
    <w:rsid w:val="00CA3EEC"/>
    <w:rsid w:val="00CA4730"/>
    <w:rsid w:val="00CA48BC"/>
    <w:rsid w:val="00CA58E8"/>
    <w:rsid w:val="00CA61E6"/>
    <w:rsid w:val="00CA63BD"/>
    <w:rsid w:val="00CA68B1"/>
    <w:rsid w:val="00CA6F1F"/>
    <w:rsid w:val="00CA7088"/>
    <w:rsid w:val="00CA7351"/>
    <w:rsid w:val="00CA77A1"/>
    <w:rsid w:val="00CB05DC"/>
    <w:rsid w:val="00CB18A9"/>
    <w:rsid w:val="00CB25F8"/>
    <w:rsid w:val="00CB3365"/>
    <w:rsid w:val="00CB3391"/>
    <w:rsid w:val="00CB358B"/>
    <w:rsid w:val="00CB3884"/>
    <w:rsid w:val="00CB3D8B"/>
    <w:rsid w:val="00CB48C0"/>
    <w:rsid w:val="00CB4C8A"/>
    <w:rsid w:val="00CB4D62"/>
    <w:rsid w:val="00CB4DF5"/>
    <w:rsid w:val="00CB5A66"/>
    <w:rsid w:val="00CB5C44"/>
    <w:rsid w:val="00CB6191"/>
    <w:rsid w:val="00CB6CBC"/>
    <w:rsid w:val="00CB7093"/>
    <w:rsid w:val="00CB7118"/>
    <w:rsid w:val="00CB73A7"/>
    <w:rsid w:val="00CB7C82"/>
    <w:rsid w:val="00CB7CA9"/>
    <w:rsid w:val="00CB7DEB"/>
    <w:rsid w:val="00CC1210"/>
    <w:rsid w:val="00CC18C5"/>
    <w:rsid w:val="00CC23BA"/>
    <w:rsid w:val="00CC3044"/>
    <w:rsid w:val="00CC349D"/>
    <w:rsid w:val="00CC3605"/>
    <w:rsid w:val="00CC38C5"/>
    <w:rsid w:val="00CC3ED5"/>
    <w:rsid w:val="00CC3F48"/>
    <w:rsid w:val="00CC43D8"/>
    <w:rsid w:val="00CC52CE"/>
    <w:rsid w:val="00CC5F8F"/>
    <w:rsid w:val="00CC6A29"/>
    <w:rsid w:val="00CC6B67"/>
    <w:rsid w:val="00CC755C"/>
    <w:rsid w:val="00CC79BD"/>
    <w:rsid w:val="00CD14A7"/>
    <w:rsid w:val="00CD1AE6"/>
    <w:rsid w:val="00CD20AD"/>
    <w:rsid w:val="00CD3461"/>
    <w:rsid w:val="00CD3B16"/>
    <w:rsid w:val="00CD48DD"/>
    <w:rsid w:val="00CD5264"/>
    <w:rsid w:val="00CD52E5"/>
    <w:rsid w:val="00CD5BA5"/>
    <w:rsid w:val="00CD5D18"/>
    <w:rsid w:val="00CE01C8"/>
    <w:rsid w:val="00CE0FD5"/>
    <w:rsid w:val="00CE1A3F"/>
    <w:rsid w:val="00CE23C6"/>
    <w:rsid w:val="00CE2E0A"/>
    <w:rsid w:val="00CE44C2"/>
    <w:rsid w:val="00CE4A5A"/>
    <w:rsid w:val="00CE5304"/>
    <w:rsid w:val="00CE7200"/>
    <w:rsid w:val="00CE7B9C"/>
    <w:rsid w:val="00CE7F3A"/>
    <w:rsid w:val="00CF0003"/>
    <w:rsid w:val="00CF0051"/>
    <w:rsid w:val="00CF0770"/>
    <w:rsid w:val="00CF14DA"/>
    <w:rsid w:val="00CF219F"/>
    <w:rsid w:val="00CF4A15"/>
    <w:rsid w:val="00CF4A7B"/>
    <w:rsid w:val="00CF4AF3"/>
    <w:rsid w:val="00CF548F"/>
    <w:rsid w:val="00CF58F5"/>
    <w:rsid w:val="00CF5ECB"/>
    <w:rsid w:val="00CF6738"/>
    <w:rsid w:val="00CF6892"/>
    <w:rsid w:val="00CF7571"/>
    <w:rsid w:val="00CF7881"/>
    <w:rsid w:val="00CF7BED"/>
    <w:rsid w:val="00D00AC4"/>
    <w:rsid w:val="00D015F7"/>
    <w:rsid w:val="00D02466"/>
    <w:rsid w:val="00D02BE5"/>
    <w:rsid w:val="00D02C74"/>
    <w:rsid w:val="00D03521"/>
    <w:rsid w:val="00D03BE6"/>
    <w:rsid w:val="00D04B7D"/>
    <w:rsid w:val="00D05284"/>
    <w:rsid w:val="00D05C2C"/>
    <w:rsid w:val="00D05E08"/>
    <w:rsid w:val="00D06365"/>
    <w:rsid w:val="00D06F97"/>
    <w:rsid w:val="00D07BD3"/>
    <w:rsid w:val="00D104BE"/>
    <w:rsid w:val="00D10DEA"/>
    <w:rsid w:val="00D1133E"/>
    <w:rsid w:val="00D115C5"/>
    <w:rsid w:val="00D11CF4"/>
    <w:rsid w:val="00D1271E"/>
    <w:rsid w:val="00D1299E"/>
    <w:rsid w:val="00D12C99"/>
    <w:rsid w:val="00D143AF"/>
    <w:rsid w:val="00D143F8"/>
    <w:rsid w:val="00D147C7"/>
    <w:rsid w:val="00D14D34"/>
    <w:rsid w:val="00D15362"/>
    <w:rsid w:val="00D15AD9"/>
    <w:rsid w:val="00D15DD9"/>
    <w:rsid w:val="00D175B2"/>
    <w:rsid w:val="00D1786C"/>
    <w:rsid w:val="00D17C8F"/>
    <w:rsid w:val="00D201AA"/>
    <w:rsid w:val="00D20A36"/>
    <w:rsid w:val="00D21950"/>
    <w:rsid w:val="00D219F5"/>
    <w:rsid w:val="00D22A31"/>
    <w:rsid w:val="00D23314"/>
    <w:rsid w:val="00D2448C"/>
    <w:rsid w:val="00D2499A"/>
    <w:rsid w:val="00D24EE5"/>
    <w:rsid w:val="00D25647"/>
    <w:rsid w:val="00D25861"/>
    <w:rsid w:val="00D25B8F"/>
    <w:rsid w:val="00D26033"/>
    <w:rsid w:val="00D26658"/>
    <w:rsid w:val="00D26D11"/>
    <w:rsid w:val="00D2746A"/>
    <w:rsid w:val="00D275CD"/>
    <w:rsid w:val="00D27C82"/>
    <w:rsid w:val="00D27DB0"/>
    <w:rsid w:val="00D30D00"/>
    <w:rsid w:val="00D3231E"/>
    <w:rsid w:val="00D33126"/>
    <w:rsid w:val="00D336C1"/>
    <w:rsid w:val="00D336D5"/>
    <w:rsid w:val="00D33D8C"/>
    <w:rsid w:val="00D34864"/>
    <w:rsid w:val="00D34906"/>
    <w:rsid w:val="00D35672"/>
    <w:rsid w:val="00D35B03"/>
    <w:rsid w:val="00D35C90"/>
    <w:rsid w:val="00D35EC7"/>
    <w:rsid w:val="00D368B2"/>
    <w:rsid w:val="00D3690A"/>
    <w:rsid w:val="00D36F27"/>
    <w:rsid w:val="00D36F7C"/>
    <w:rsid w:val="00D37414"/>
    <w:rsid w:val="00D37616"/>
    <w:rsid w:val="00D379AE"/>
    <w:rsid w:val="00D37B41"/>
    <w:rsid w:val="00D401BA"/>
    <w:rsid w:val="00D40A28"/>
    <w:rsid w:val="00D411B5"/>
    <w:rsid w:val="00D41FA8"/>
    <w:rsid w:val="00D42210"/>
    <w:rsid w:val="00D423B1"/>
    <w:rsid w:val="00D432A7"/>
    <w:rsid w:val="00D434C0"/>
    <w:rsid w:val="00D439D1"/>
    <w:rsid w:val="00D43C1A"/>
    <w:rsid w:val="00D43EBE"/>
    <w:rsid w:val="00D44F2F"/>
    <w:rsid w:val="00D4567C"/>
    <w:rsid w:val="00D457AD"/>
    <w:rsid w:val="00D46487"/>
    <w:rsid w:val="00D46711"/>
    <w:rsid w:val="00D46861"/>
    <w:rsid w:val="00D46A01"/>
    <w:rsid w:val="00D47408"/>
    <w:rsid w:val="00D477C4"/>
    <w:rsid w:val="00D47B77"/>
    <w:rsid w:val="00D47F1D"/>
    <w:rsid w:val="00D501EE"/>
    <w:rsid w:val="00D50BA2"/>
    <w:rsid w:val="00D50D4F"/>
    <w:rsid w:val="00D50F05"/>
    <w:rsid w:val="00D51422"/>
    <w:rsid w:val="00D519CE"/>
    <w:rsid w:val="00D52ECB"/>
    <w:rsid w:val="00D53084"/>
    <w:rsid w:val="00D530F4"/>
    <w:rsid w:val="00D53657"/>
    <w:rsid w:val="00D53B4D"/>
    <w:rsid w:val="00D53CEC"/>
    <w:rsid w:val="00D53D00"/>
    <w:rsid w:val="00D53F66"/>
    <w:rsid w:val="00D550FE"/>
    <w:rsid w:val="00D55B09"/>
    <w:rsid w:val="00D56980"/>
    <w:rsid w:val="00D56A9F"/>
    <w:rsid w:val="00D56B24"/>
    <w:rsid w:val="00D56BD1"/>
    <w:rsid w:val="00D57DB7"/>
    <w:rsid w:val="00D60390"/>
    <w:rsid w:val="00D60960"/>
    <w:rsid w:val="00D6108E"/>
    <w:rsid w:val="00D62C96"/>
    <w:rsid w:val="00D62DAF"/>
    <w:rsid w:val="00D62EB0"/>
    <w:rsid w:val="00D630F4"/>
    <w:rsid w:val="00D63E16"/>
    <w:rsid w:val="00D64039"/>
    <w:rsid w:val="00D6411C"/>
    <w:rsid w:val="00D647F2"/>
    <w:rsid w:val="00D64D23"/>
    <w:rsid w:val="00D650CB"/>
    <w:rsid w:val="00D66E69"/>
    <w:rsid w:val="00D67215"/>
    <w:rsid w:val="00D67B47"/>
    <w:rsid w:val="00D67C0C"/>
    <w:rsid w:val="00D7023E"/>
    <w:rsid w:val="00D70484"/>
    <w:rsid w:val="00D70B4C"/>
    <w:rsid w:val="00D70C71"/>
    <w:rsid w:val="00D71043"/>
    <w:rsid w:val="00D713E8"/>
    <w:rsid w:val="00D71403"/>
    <w:rsid w:val="00D72DDE"/>
    <w:rsid w:val="00D73EBB"/>
    <w:rsid w:val="00D73F86"/>
    <w:rsid w:val="00D743A8"/>
    <w:rsid w:val="00D74E41"/>
    <w:rsid w:val="00D751FC"/>
    <w:rsid w:val="00D7594F"/>
    <w:rsid w:val="00D75C20"/>
    <w:rsid w:val="00D75DE4"/>
    <w:rsid w:val="00D76029"/>
    <w:rsid w:val="00D76171"/>
    <w:rsid w:val="00D772FE"/>
    <w:rsid w:val="00D77598"/>
    <w:rsid w:val="00D77FBE"/>
    <w:rsid w:val="00D80DE5"/>
    <w:rsid w:val="00D81636"/>
    <w:rsid w:val="00D81660"/>
    <w:rsid w:val="00D816DB"/>
    <w:rsid w:val="00D81D4D"/>
    <w:rsid w:val="00D81EFE"/>
    <w:rsid w:val="00D82EF3"/>
    <w:rsid w:val="00D83083"/>
    <w:rsid w:val="00D8394D"/>
    <w:rsid w:val="00D83EF2"/>
    <w:rsid w:val="00D8483C"/>
    <w:rsid w:val="00D84C33"/>
    <w:rsid w:val="00D85FD7"/>
    <w:rsid w:val="00D8667E"/>
    <w:rsid w:val="00D8679B"/>
    <w:rsid w:val="00D87498"/>
    <w:rsid w:val="00D90549"/>
    <w:rsid w:val="00D90D12"/>
    <w:rsid w:val="00D915E4"/>
    <w:rsid w:val="00D91A19"/>
    <w:rsid w:val="00D91E4E"/>
    <w:rsid w:val="00D9269A"/>
    <w:rsid w:val="00D93FFC"/>
    <w:rsid w:val="00D95557"/>
    <w:rsid w:val="00D95DF4"/>
    <w:rsid w:val="00D96EB0"/>
    <w:rsid w:val="00D97882"/>
    <w:rsid w:val="00D9795A"/>
    <w:rsid w:val="00DA085C"/>
    <w:rsid w:val="00DA0A7D"/>
    <w:rsid w:val="00DA0B34"/>
    <w:rsid w:val="00DA1506"/>
    <w:rsid w:val="00DA244F"/>
    <w:rsid w:val="00DA2A32"/>
    <w:rsid w:val="00DA2F93"/>
    <w:rsid w:val="00DA3143"/>
    <w:rsid w:val="00DA358D"/>
    <w:rsid w:val="00DA3C0F"/>
    <w:rsid w:val="00DA4302"/>
    <w:rsid w:val="00DA5306"/>
    <w:rsid w:val="00DA539E"/>
    <w:rsid w:val="00DA5E57"/>
    <w:rsid w:val="00DA5FE4"/>
    <w:rsid w:val="00DA611D"/>
    <w:rsid w:val="00DA6495"/>
    <w:rsid w:val="00DA64FD"/>
    <w:rsid w:val="00DA6531"/>
    <w:rsid w:val="00DA6CD7"/>
    <w:rsid w:val="00DA6CF5"/>
    <w:rsid w:val="00DA6D9E"/>
    <w:rsid w:val="00DA7771"/>
    <w:rsid w:val="00DA7CAB"/>
    <w:rsid w:val="00DB034B"/>
    <w:rsid w:val="00DB077A"/>
    <w:rsid w:val="00DB0B40"/>
    <w:rsid w:val="00DB11D9"/>
    <w:rsid w:val="00DB1A7B"/>
    <w:rsid w:val="00DB1B58"/>
    <w:rsid w:val="00DB1CBB"/>
    <w:rsid w:val="00DB290C"/>
    <w:rsid w:val="00DB2A49"/>
    <w:rsid w:val="00DB38F5"/>
    <w:rsid w:val="00DB477E"/>
    <w:rsid w:val="00DB5D00"/>
    <w:rsid w:val="00DB5E65"/>
    <w:rsid w:val="00DB6560"/>
    <w:rsid w:val="00DB656F"/>
    <w:rsid w:val="00DB6892"/>
    <w:rsid w:val="00DB6F15"/>
    <w:rsid w:val="00DB7089"/>
    <w:rsid w:val="00DB7975"/>
    <w:rsid w:val="00DC0611"/>
    <w:rsid w:val="00DC090A"/>
    <w:rsid w:val="00DC0D2C"/>
    <w:rsid w:val="00DC1981"/>
    <w:rsid w:val="00DC1B8E"/>
    <w:rsid w:val="00DC2B4A"/>
    <w:rsid w:val="00DC3E03"/>
    <w:rsid w:val="00DC40F3"/>
    <w:rsid w:val="00DC520D"/>
    <w:rsid w:val="00DC7DD9"/>
    <w:rsid w:val="00DD0BC1"/>
    <w:rsid w:val="00DD0DEB"/>
    <w:rsid w:val="00DD161D"/>
    <w:rsid w:val="00DD1D6D"/>
    <w:rsid w:val="00DD3684"/>
    <w:rsid w:val="00DD4569"/>
    <w:rsid w:val="00DD5332"/>
    <w:rsid w:val="00DD5A82"/>
    <w:rsid w:val="00DD611C"/>
    <w:rsid w:val="00DD6283"/>
    <w:rsid w:val="00DD650B"/>
    <w:rsid w:val="00DD6929"/>
    <w:rsid w:val="00DD6ED1"/>
    <w:rsid w:val="00DD72B1"/>
    <w:rsid w:val="00DD7477"/>
    <w:rsid w:val="00DD78E5"/>
    <w:rsid w:val="00DD7DF4"/>
    <w:rsid w:val="00DD7EF9"/>
    <w:rsid w:val="00DD7F38"/>
    <w:rsid w:val="00DE0382"/>
    <w:rsid w:val="00DE0AC0"/>
    <w:rsid w:val="00DE0ACD"/>
    <w:rsid w:val="00DE0C12"/>
    <w:rsid w:val="00DE1283"/>
    <w:rsid w:val="00DE12A1"/>
    <w:rsid w:val="00DE1EAD"/>
    <w:rsid w:val="00DE3ACD"/>
    <w:rsid w:val="00DE3C56"/>
    <w:rsid w:val="00DE4917"/>
    <w:rsid w:val="00DE4A31"/>
    <w:rsid w:val="00DE5437"/>
    <w:rsid w:val="00DE59D9"/>
    <w:rsid w:val="00DE6E8F"/>
    <w:rsid w:val="00DE7AA4"/>
    <w:rsid w:val="00DE7ADA"/>
    <w:rsid w:val="00DE7CAD"/>
    <w:rsid w:val="00DE7E09"/>
    <w:rsid w:val="00DE7F02"/>
    <w:rsid w:val="00DE7F18"/>
    <w:rsid w:val="00DF0787"/>
    <w:rsid w:val="00DF1B49"/>
    <w:rsid w:val="00DF2067"/>
    <w:rsid w:val="00DF21FF"/>
    <w:rsid w:val="00DF2208"/>
    <w:rsid w:val="00DF220B"/>
    <w:rsid w:val="00DF2C0C"/>
    <w:rsid w:val="00DF3017"/>
    <w:rsid w:val="00DF34BA"/>
    <w:rsid w:val="00DF3638"/>
    <w:rsid w:val="00DF3953"/>
    <w:rsid w:val="00DF4243"/>
    <w:rsid w:val="00DF49D3"/>
    <w:rsid w:val="00DF4C0E"/>
    <w:rsid w:val="00DF5C9B"/>
    <w:rsid w:val="00DF5E4A"/>
    <w:rsid w:val="00DF7BB2"/>
    <w:rsid w:val="00E00B0A"/>
    <w:rsid w:val="00E020A9"/>
    <w:rsid w:val="00E02F96"/>
    <w:rsid w:val="00E03267"/>
    <w:rsid w:val="00E034CF"/>
    <w:rsid w:val="00E04727"/>
    <w:rsid w:val="00E04B9A"/>
    <w:rsid w:val="00E04C6F"/>
    <w:rsid w:val="00E052F6"/>
    <w:rsid w:val="00E05855"/>
    <w:rsid w:val="00E05921"/>
    <w:rsid w:val="00E0642E"/>
    <w:rsid w:val="00E064C6"/>
    <w:rsid w:val="00E067CD"/>
    <w:rsid w:val="00E073EE"/>
    <w:rsid w:val="00E10625"/>
    <w:rsid w:val="00E10845"/>
    <w:rsid w:val="00E11CB0"/>
    <w:rsid w:val="00E1209B"/>
    <w:rsid w:val="00E12A1D"/>
    <w:rsid w:val="00E12AF7"/>
    <w:rsid w:val="00E1315C"/>
    <w:rsid w:val="00E13CF6"/>
    <w:rsid w:val="00E13DEC"/>
    <w:rsid w:val="00E1425B"/>
    <w:rsid w:val="00E14786"/>
    <w:rsid w:val="00E14A7D"/>
    <w:rsid w:val="00E158DC"/>
    <w:rsid w:val="00E16466"/>
    <w:rsid w:val="00E17A79"/>
    <w:rsid w:val="00E20100"/>
    <w:rsid w:val="00E20352"/>
    <w:rsid w:val="00E20492"/>
    <w:rsid w:val="00E20C1F"/>
    <w:rsid w:val="00E21690"/>
    <w:rsid w:val="00E21E20"/>
    <w:rsid w:val="00E23DFF"/>
    <w:rsid w:val="00E24DCF"/>
    <w:rsid w:val="00E26063"/>
    <w:rsid w:val="00E26330"/>
    <w:rsid w:val="00E27590"/>
    <w:rsid w:val="00E27939"/>
    <w:rsid w:val="00E30DD9"/>
    <w:rsid w:val="00E3139B"/>
    <w:rsid w:val="00E31785"/>
    <w:rsid w:val="00E319F4"/>
    <w:rsid w:val="00E327A7"/>
    <w:rsid w:val="00E334E5"/>
    <w:rsid w:val="00E3374E"/>
    <w:rsid w:val="00E33851"/>
    <w:rsid w:val="00E3412F"/>
    <w:rsid w:val="00E3451B"/>
    <w:rsid w:val="00E3479E"/>
    <w:rsid w:val="00E35561"/>
    <w:rsid w:val="00E3635B"/>
    <w:rsid w:val="00E36B8A"/>
    <w:rsid w:val="00E36DF5"/>
    <w:rsid w:val="00E37F00"/>
    <w:rsid w:val="00E4032C"/>
    <w:rsid w:val="00E4046F"/>
    <w:rsid w:val="00E40A51"/>
    <w:rsid w:val="00E417F6"/>
    <w:rsid w:val="00E422C2"/>
    <w:rsid w:val="00E427EC"/>
    <w:rsid w:val="00E42BE7"/>
    <w:rsid w:val="00E42E35"/>
    <w:rsid w:val="00E43DB8"/>
    <w:rsid w:val="00E43E27"/>
    <w:rsid w:val="00E45219"/>
    <w:rsid w:val="00E45328"/>
    <w:rsid w:val="00E46217"/>
    <w:rsid w:val="00E4749C"/>
    <w:rsid w:val="00E50A12"/>
    <w:rsid w:val="00E516ED"/>
    <w:rsid w:val="00E51B48"/>
    <w:rsid w:val="00E51EE3"/>
    <w:rsid w:val="00E51F33"/>
    <w:rsid w:val="00E52059"/>
    <w:rsid w:val="00E520E4"/>
    <w:rsid w:val="00E52912"/>
    <w:rsid w:val="00E52B90"/>
    <w:rsid w:val="00E52CBA"/>
    <w:rsid w:val="00E5339B"/>
    <w:rsid w:val="00E53D82"/>
    <w:rsid w:val="00E54279"/>
    <w:rsid w:val="00E54413"/>
    <w:rsid w:val="00E544A6"/>
    <w:rsid w:val="00E561A1"/>
    <w:rsid w:val="00E56624"/>
    <w:rsid w:val="00E5680E"/>
    <w:rsid w:val="00E57ABC"/>
    <w:rsid w:val="00E57C97"/>
    <w:rsid w:val="00E57CF0"/>
    <w:rsid w:val="00E6012B"/>
    <w:rsid w:val="00E60456"/>
    <w:rsid w:val="00E612D0"/>
    <w:rsid w:val="00E614F9"/>
    <w:rsid w:val="00E6318B"/>
    <w:rsid w:val="00E6476F"/>
    <w:rsid w:val="00E6483C"/>
    <w:rsid w:val="00E64A11"/>
    <w:rsid w:val="00E64F82"/>
    <w:rsid w:val="00E650DC"/>
    <w:rsid w:val="00E65261"/>
    <w:rsid w:val="00E65489"/>
    <w:rsid w:val="00E65F6C"/>
    <w:rsid w:val="00E66054"/>
    <w:rsid w:val="00E66E75"/>
    <w:rsid w:val="00E676FE"/>
    <w:rsid w:val="00E70939"/>
    <w:rsid w:val="00E71203"/>
    <w:rsid w:val="00E7125B"/>
    <w:rsid w:val="00E71265"/>
    <w:rsid w:val="00E7136D"/>
    <w:rsid w:val="00E713C0"/>
    <w:rsid w:val="00E714E0"/>
    <w:rsid w:val="00E715BA"/>
    <w:rsid w:val="00E7183C"/>
    <w:rsid w:val="00E71AA0"/>
    <w:rsid w:val="00E71C6F"/>
    <w:rsid w:val="00E71CDF"/>
    <w:rsid w:val="00E72029"/>
    <w:rsid w:val="00E72B6D"/>
    <w:rsid w:val="00E72CF7"/>
    <w:rsid w:val="00E73B2C"/>
    <w:rsid w:val="00E74330"/>
    <w:rsid w:val="00E749FB"/>
    <w:rsid w:val="00E74B65"/>
    <w:rsid w:val="00E74F9A"/>
    <w:rsid w:val="00E756C0"/>
    <w:rsid w:val="00E770D4"/>
    <w:rsid w:val="00E77995"/>
    <w:rsid w:val="00E77C69"/>
    <w:rsid w:val="00E8073F"/>
    <w:rsid w:val="00E82687"/>
    <w:rsid w:val="00E82D19"/>
    <w:rsid w:val="00E83063"/>
    <w:rsid w:val="00E834CE"/>
    <w:rsid w:val="00E83730"/>
    <w:rsid w:val="00E83883"/>
    <w:rsid w:val="00E840B6"/>
    <w:rsid w:val="00E84BD1"/>
    <w:rsid w:val="00E8504F"/>
    <w:rsid w:val="00E85957"/>
    <w:rsid w:val="00E87307"/>
    <w:rsid w:val="00E87537"/>
    <w:rsid w:val="00E8791A"/>
    <w:rsid w:val="00E9043B"/>
    <w:rsid w:val="00E90773"/>
    <w:rsid w:val="00E91475"/>
    <w:rsid w:val="00E91A7F"/>
    <w:rsid w:val="00E91FB6"/>
    <w:rsid w:val="00E920E3"/>
    <w:rsid w:val="00E930A8"/>
    <w:rsid w:val="00E93878"/>
    <w:rsid w:val="00E94D77"/>
    <w:rsid w:val="00E95024"/>
    <w:rsid w:val="00E95214"/>
    <w:rsid w:val="00E9522A"/>
    <w:rsid w:val="00E95BA6"/>
    <w:rsid w:val="00E9655F"/>
    <w:rsid w:val="00E9715C"/>
    <w:rsid w:val="00E9738F"/>
    <w:rsid w:val="00E97713"/>
    <w:rsid w:val="00E97B6F"/>
    <w:rsid w:val="00E97C1C"/>
    <w:rsid w:val="00E97D2F"/>
    <w:rsid w:val="00E97EC2"/>
    <w:rsid w:val="00EA0713"/>
    <w:rsid w:val="00EA0D8E"/>
    <w:rsid w:val="00EA1BC0"/>
    <w:rsid w:val="00EA1FCD"/>
    <w:rsid w:val="00EA2129"/>
    <w:rsid w:val="00EA2E73"/>
    <w:rsid w:val="00EA37C6"/>
    <w:rsid w:val="00EA4A7E"/>
    <w:rsid w:val="00EA4B98"/>
    <w:rsid w:val="00EA4E8F"/>
    <w:rsid w:val="00EA50DF"/>
    <w:rsid w:val="00EA68BC"/>
    <w:rsid w:val="00EA74E8"/>
    <w:rsid w:val="00EB0C26"/>
    <w:rsid w:val="00EB1056"/>
    <w:rsid w:val="00EB1207"/>
    <w:rsid w:val="00EB19B3"/>
    <w:rsid w:val="00EB1AEF"/>
    <w:rsid w:val="00EB2095"/>
    <w:rsid w:val="00EB26C3"/>
    <w:rsid w:val="00EB28D6"/>
    <w:rsid w:val="00EB3084"/>
    <w:rsid w:val="00EB39ED"/>
    <w:rsid w:val="00EB4346"/>
    <w:rsid w:val="00EB4AA5"/>
    <w:rsid w:val="00EB527E"/>
    <w:rsid w:val="00EB5F3B"/>
    <w:rsid w:val="00EB6655"/>
    <w:rsid w:val="00EB74A2"/>
    <w:rsid w:val="00EB7C2C"/>
    <w:rsid w:val="00EC01A1"/>
    <w:rsid w:val="00EC07C6"/>
    <w:rsid w:val="00EC1B7E"/>
    <w:rsid w:val="00EC1F0E"/>
    <w:rsid w:val="00EC276D"/>
    <w:rsid w:val="00EC31C7"/>
    <w:rsid w:val="00EC3FA0"/>
    <w:rsid w:val="00EC5940"/>
    <w:rsid w:val="00EC6183"/>
    <w:rsid w:val="00EC620D"/>
    <w:rsid w:val="00EC676B"/>
    <w:rsid w:val="00EC6771"/>
    <w:rsid w:val="00EC6D7F"/>
    <w:rsid w:val="00EC720A"/>
    <w:rsid w:val="00EC742A"/>
    <w:rsid w:val="00EC7C79"/>
    <w:rsid w:val="00ED0E6B"/>
    <w:rsid w:val="00ED230E"/>
    <w:rsid w:val="00ED31EE"/>
    <w:rsid w:val="00ED339D"/>
    <w:rsid w:val="00ED37D3"/>
    <w:rsid w:val="00ED3A12"/>
    <w:rsid w:val="00ED4504"/>
    <w:rsid w:val="00ED690C"/>
    <w:rsid w:val="00ED6F6F"/>
    <w:rsid w:val="00ED7400"/>
    <w:rsid w:val="00ED7576"/>
    <w:rsid w:val="00ED7925"/>
    <w:rsid w:val="00ED7EB4"/>
    <w:rsid w:val="00EE062F"/>
    <w:rsid w:val="00EE1414"/>
    <w:rsid w:val="00EE1464"/>
    <w:rsid w:val="00EE1AEA"/>
    <w:rsid w:val="00EE1DC0"/>
    <w:rsid w:val="00EE204A"/>
    <w:rsid w:val="00EE4540"/>
    <w:rsid w:val="00EE476A"/>
    <w:rsid w:val="00EE528C"/>
    <w:rsid w:val="00EE5A79"/>
    <w:rsid w:val="00EF02A5"/>
    <w:rsid w:val="00EF0937"/>
    <w:rsid w:val="00EF147F"/>
    <w:rsid w:val="00EF1CEC"/>
    <w:rsid w:val="00EF2241"/>
    <w:rsid w:val="00EF2855"/>
    <w:rsid w:val="00EF44F3"/>
    <w:rsid w:val="00EF48BF"/>
    <w:rsid w:val="00EF4F52"/>
    <w:rsid w:val="00EF5033"/>
    <w:rsid w:val="00EF586C"/>
    <w:rsid w:val="00EF591E"/>
    <w:rsid w:val="00EF595C"/>
    <w:rsid w:val="00EF5D22"/>
    <w:rsid w:val="00EF5D5B"/>
    <w:rsid w:val="00EF5F97"/>
    <w:rsid w:val="00EF691E"/>
    <w:rsid w:val="00EF6B2C"/>
    <w:rsid w:val="00EF7B92"/>
    <w:rsid w:val="00EF7DDC"/>
    <w:rsid w:val="00F000CF"/>
    <w:rsid w:val="00F0020E"/>
    <w:rsid w:val="00F003F0"/>
    <w:rsid w:val="00F01897"/>
    <w:rsid w:val="00F01A81"/>
    <w:rsid w:val="00F01BE4"/>
    <w:rsid w:val="00F025EE"/>
    <w:rsid w:val="00F0296E"/>
    <w:rsid w:val="00F03310"/>
    <w:rsid w:val="00F03A2D"/>
    <w:rsid w:val="00F03DAB"/>
    <w:rsid w:val="00F04A81"/>
    <w:rsid w:val="00F0508B"/>
    <w:rsid w:val="00F06458"/>
    <w:rsid w:val="00F06993"/>
    <w:rsid w:val="00F07053"/>
    <w:rsid w:val="00F07FA2"/>
    <w:rsid w:val="00F10F88"/>
    <w:rsid w:val="00F11107"/>
    <w:rsid w:val="00F1153B"/>
    <w:rsid w:val="00F119C2"/>
    <w:rsid w:val="00F13265"/>
    <w:rsid w:val="00F13ABC"/>
    <w:rsid w:val="00F15100"/>
    <w:rsid w:val="00F15589"/>
    <w:rsid w:val="00F16407"/>
    <w:rsid w:val="00F17EAD"/>
    <w:rsid w:val="00F21D34"/>
    <w:rsid w:val="00F21FDF"/>
    <w:rsid w:val="00F220C7"/>
    <w:rsid w:val="00F22AD7"/>
    <w:rsid w:val="00F22B8F"/>
    <w:rsid w:val="00F23EC6"/>
    <w:rsid w:val="00F25755"/>
    <w:rsid w:val="00F25A7E"/>
    <w:rsid w:val="00F26373"/>
    <w:rsid w:val="00F2647E"/>
    <w:rsid w:val="00F26C34"/>
    <w:rsid w:val="00F271D8"/>
    <w:rsid w:val="00F27C47"/>
    <w:rsid w:val="00F27EB4"/>
    <w:rsid w:val="00F301E4"/>
    <w:rsid w:val="00F314B7"/>
    <w:rsid w:val="00F3264E"/>
    <w:rsid w:val="00F32CB4"/>
    <w:rsid w:val="00F331A0"/>
    <w:rsid w:val="00F33435"/>
    <w:rsid w:val="00F33908"/>
    <w:rsid w:val="00F33BD3"/>
    <w:rsid w:val="00F3447B"/>
    <w:rsid w:val="00F35662"/>
    <w:rsid w:val="00F359B7"/>
    <w:rsid w:val="00F3646C"/>
    <w:rsid w:val="00F36585"/>
    <w:rsid w:val="00F365B0"/>
    <w:rsid w:val="00F36EC5"/>
    <w:rsid w:val="00F3723D"/>
    <w:rsid w:val="00F37857"/>
    <w:rsid w:val="00F37EF9"/>
    <w:rsid w:val="00F37F22"/>
    <w:rsid w:val="00F403B5"/>
    <w:rsid w:val="00F40619"/>
    <w:rsid w:val="00F40E27"/>
    <w:rsid w:val="00F40FF3"/>
    <w:rsid w:val="00F42580"/>
    <w:rsid w:val="00F42AC3"/>
    <w:rsid w:val="00F43D70"/>
    <w:rsid w:val="00F4404E"/>
    <w:rsid w:val="00F443ED"/>
    <w:rsid w:val="00F4463C"/>
    <w:rsid w:val="00F44660"/>
    <w:rsid w:val="00F447A6"/>
    <w:rsid w:val="00F44BF2"/>
    <w:rsid w:val="00F45886"/>
    <w:rsid w:val="00F4594B"/>
    <w:rsid w:val="00F45E9F"/>
    <w:rsid w:val="00F46334"/>
    <w:rsid w:val="00F46B8B"/>
    <w:rsid w:val="00F46C62"/>
    <w:rsid w:val="00F46CDA"/>
    <w:rsid w:val="00F5111F"/>
    <w:rsid w:val="00F5152D"/>
    <w:rsid w:val="00F519EC"/>
    <w:rsid w:val="00F52DC6"/>
    <w:rsid w:val="00F538BE"/>
    <w:rsid w:val="00F53C66"/>
    <w:rsid w:val="00F542B7"/>
    <w:rsid w:val="00F54454"/>
    <w:rsid w:val="00F545B7"/>
    <w:rsid w:val="00F5467C"/>
    <w:rsid w:val="00F54A85"/>
    <w:rsid w:val="00F54DB3"/>
    <w:rsid w:val="00F54E4E"/>
    <w:rsid w:val="00F55F2C"/>
    <w:rsid w:val="00F561B8"/>
    <w:rsid w:val="00F56276"/>
    <w:rsid w:val="00F57AE3"/>
    <w:rsid w:val="00F57B94"/>
    <w:rsid w:val="00F608A7"/>
    <w:rsid w:val="00F619EE"/>
    <w:rsid w:val="00F61B93"/>
    <w:rsid w:val="00F62405"/>
    <w:rsid w:val="00F62D74"/>
    <w:rsid w:val="00F62F08"/>
    <w:rsid w:val="00F62F3F"/>
    <w:rsid w:val="00F63138"/>
    <w:rsid w:val="00F638D7"/>
    <w:rsid w:val="00F63A2D"/>
    <w:rsid w:val="00F6493B"/>
    <w:rsid w:val="00F650A7"/>
    <w:rsid w:val="00F65206"/>
    <w:rsid w:val="00F65640"/>
    <w:rsid w:val="00F65BA3"/>
    <w:rsid w:val="00F65F5A"/>
    <w:rsid w:val="00F6618B"/>
    <w:rsid w:val="00F662D6"/>
    <w:rsid w:val="00F66C50"/>
    <w:rsid w:val="00F66E95"/>
    <w:rsid w:val="00F713D4"/>
    <w:rsid w:val="00F715C2"/>
    <w:rsid w:val="00F71815"/>
    <w:rsid w:val="00F71D44"/>
    <w:rsid w:val="00F71F1D"/>
    <w:rsid w:val="00F72217"/>
    <w:rsid w:val="00F72EE5"/>
    <w:rsid w:val="00F73245"/>
    <w:rsid w:val="00F73532"/>
    <w:rsid w:val="00F73CB1"/>
    <w:rsid w:val="00F73D17"/>
    <w:rsid w:val="00F74569"/>
    <w:rsid w:val="00F74DD4"/>
    <w:rsid w:val="00F75628"/>
    <w:rsid w:val="00F75A7B"/>
    <w:rsid w:val="00F763E3"/>
    <w:rsid w:val="00F76ECB"/>
    <w:rsid w:val="00F771BC"/>
    <w:rsid w:val="00F77477"/>
    <w:rsid w:val="00F77491"/>
    <w:rsid w:val="00F77550"/>
    <w:rsid w:val="00F7766F"/>
    <w:rsid w:val="00F7779A"/>
    <w:rsid w:val="00F81562"/>
    <w:rsid w:val="00F81B4F"/>
    <w:rsid w:val="00F83AF6"/>
    <w:rsid w:val="00F83B99"/>
    <w:rsid w:val="00F844E4"/>
    <w:rsid w:val="00F85571"/>
    <w:rsid w:val="00F85978"/>
    <w:rsid w:val="00F85A86"/>
    <w:rsid w:val="00F86D48"/>
    <w:rsid w:val="00F87507"/>
    <w:rsid w:val="00F87934"/>
    <w:rsid w:val="00F879A0"/>
    <w:rsid w:val="00F879D6"/>
    <w:rsid w:val="00F902FE"/>
    <w:rsid w:val="00F9121C"/>
    <w:rsid w:val="00F91E42"/>
    <w:rsid w:val="00F91FF4"/>
    <w:rsid w:val="00F92944"/>
    <w:rsid w:val="00F932E7"/>
    <w:rsid w:val="00F93C9F"/>
    <w:rsid w:val="00F93CE8"/>
    <w:rsid w:val="00F93DF4"/>
    <w:rsid w:val="00F942D6"/>
    <w:rsid w:val="00F94421"/>
    <w:rsid w:val="00F953B8"/>
    <w:rsid w:val="00F953CE"/>
    <w:rsid w:val="00F960F4"/>
    <w:rsid w:val="00F9653C"/>
    <w:rsid w:val="00F967E5"/>
    <w:rsid w:val="00F96B98"/>
    <w:rsid w:val="00F96E72"/>
    <w:rsid w:val="00F97085"/>
    <w:rsid w:val="00F979CB"/>
    <w:rsid w:val="00F97F1D"/>
    <w:rsid w:val="00FA112B"/>
    <w:rsid w:val="00FA183A"/>
    <w:rsid w:val="00FA2087"/>
    <w:rsid w:val="00FA2BE6"/>
    <w:rsid w:val="00FA3263"/>
    <w:rsid w:val="00FA38AC"/>
    <w:rsid w:val="00FA40FA"/>
    <w:rsid w:val="00FA43A0"/>
    <w:rsid w:val="00FA4514"/>
    <w:rsid w:val="00FA4727"/>
    <w:rsid w:val="00FA5B94"/>
    <w:rsid w:val="00FA5D71"/>
    <w:rsid w:val="00FA5DFB"/>
    <w:rsid w:val="00FA5F26"/>
    <w:rsid w:val="00FA5F86"/>
    <w:rsid w:val="00FA67F4"/>
    <w:rsid w:val="00FA6DBF"/>
    <w:rsid w:val="00FA6FF1"/>
    <w:rsid w:val="00FA715B"/>
    <w:rsid w:val="00FA7ED8"/>
    <w:rsid w:val="00FB0138"/>
    <w:rsid w:val="00FB1250"/>
    <w:rsid w:val="00FB1330"/>
    <w:rsid w:val="00FB1AA6"/>
    <w:rsid w:val="00FB1E82"/>
    <w:rsid w:val="00FB2588"/>
    <w:rsid w:val="00FB4217"/>
    <w:rsid w:val="00FB47BC"/>
    <w:rsid w:val="00FB5460"/>
    <w:rsid w:val="00FB62C2"/>
    <w:rsid w:val="00FB6425"/>
    <w:rsid w:val="00FB70B5"/>
    <w:rsid w:val="00FC0440"/>
    <w:rsid w:val="00FC0952"/>
    <w:rsid w:val="00FC09F7"/>
    <w:rsid w:val="00FC0E5A"/>
    <w:rsid w:val="00FC14EE"/>
    <w:rsid w:val="00FC2222"/>
    <w:rsid w:val="00FC2D24"/>
    <w:rsid w:val="00FC42E8"/>
    <w:rsid w:val="00FC43E5"/>
    <w:rsid w:val="00FC4ED6"/>
    <w:rsid w:val="00FC5251"/>
    <w:rsid w:val="00FC53EE"/>
    <w:rsid w:val="00FC5621"/>
    <w:rsid w:val="00FC5737"/>
    <w:rsid w:val="00FC5C57"/>
    <w:rsid w:val="00FC60DD"/>
    <w:rsid w:val="00FC678B"/>
    <w:rsid w:val="00FD098C"/>
    <w:rsid w:val="00FD0BF7"/>
    <w:rsid w:val="00FD0C85"/>
    <w:rsid w:val="00FD25FD"/>
    <w:rsid w:val="00FD26F7"/>
    <w:rsid w:val="00FD2A9C"/>
    <w:rsid w:val="00FD3749"/>
    <w:rsid w:val="00FD4192"/>
    <w:rsid w:val="00FD4582"/>
    <w:rsid w:val="00FD4D2B"/>
    <w:rsid w:val="00FD5E2F"/>
    <w:rsid w:val="00FD61F0"/>
    <w:rsid w:val="00FD6A98"/>
    <w:rsid w:val="00FE075F"/>
    <w:rsid w:val="00FE0F83"/>
    <w:rsid w:val="00FE1531"/>
    <w:rsid w:val="00FE1C6C"/>
    <w:rsid w:val="00FE1EEA"/>
    <w:rsid w:val="00FE1FB2"/>
    <w:rsid w:val="00FE32C3"/>
    <w:rsid w:val="00FE3328"/>
    <w:rsid w:val="00FE3AD5"/>
    <w:rsid w:val="00FE4127"/>
    <w:rsid w:val="00FE522D"/>
    <w:rsid w:val="00FE555C"/>
    <w:rsid w:val="00FE557E"/>
    <w:rsid w:val="00FE5A06"/>
    <w:rsid w:val="00FE5A29"/>
    <w:rsid w:val="00FE5BCE"/>
    <w:rsid w:val="00FE5E05"/>
    <w:rsid w:val="00FE6797"/>
    <w:rsid w:val="00FE6D71"/>
    <w:rsid w:val="00FE7773"/>
    <w:rsid w:val="00FE7E2C"/>
    <w:rsid w:val="00FF02C4"/>
    <w:rsid w:val="00FF03A9"/>
    <w:rsid w:val="00FF0E5C"/>
    <w:rsid w:val="00FF30CC"/>
    <w:rsid w:val="00FF3E6E"/>
    <w:rsid w:val="00FF4596"/>
    <w:rsid w:val="00FF4741"/>
    <w:rsid w:val="00FF4CB4"/>
    <w:rsid w:val="00FF52D8"/>
    <w:rsid w:val="00FF5D84"/>
    <w:rsid w:val="00FF63F9"/>
    <w:rsid w:val="00FF6A7D"/>
    <w:rsid w:val="00FF6B60"/>
    <w:rsid w:val="00FF78B4"/>
    <w:rsid w:val="00FF7931"/>
    <w:rsid w:val="00FF7C7A"/>
    <w:rsid w:val="031C6901"/>
    <w:rsid w:val="052293B7"/>
    <w:rsid w:val="066E8F63"/>
    <w:rsid w:val="07053590"/>
    <w:rsid w:val="083C46BF"/>
    <w:rsid w:val="095C7194"/>
    <w:rsid w:val="09C57CBF"/>
    <w:rsid w:val="0AE70FDE"/>
    <w:rsid w:val="0C081D6C"/>
    <w:rsid w:val="10337C09"/>
    <w:rsid w:val="14131993"/>
    <w:rsid w:val="16A2395F"/>
    <w:rsid w:val="16B62373"/>
    <w:rsid w:val="18AE4125"/>
    <w:rsid w:val="199828AE"/>
    <w:rsid w:val="1EBC15D3"/>
    <w:rsid w:val="1F4A46F8"/>
    <w:rsid w:val="200A798D"/>
    <w:rsid w:val="220C95CC"/>
    <w:rsid w:val="23586E00"/>
    <w:rsid w:val="246B59F4"/>
    <w:rsid w:val="2509A495"/>
    <w:rsid w:val="26D67938"/>
    <w:rsid w:val="26DE7B52"/>
    <w:rsid w:val="283A54EB"/>
    <w:rsid w:val="2962801B"/>
    <w:rsid w:val="29933B31"/>
    <w:rsid w:val="2AB9BC32"/>
    <w:rsid w:val="2CC0A247"/>
    <w:rsid w:val="2FC89B2D"/>
    <w:rsid w:val="30612FDD"/>
    <w:rsid w:val="309CE331"/>
    <w:rsid w:val="31EB16CE"/>
    <w:rsid w:val="32DFC1A9"/>
    <w:rsid w:val="346143EF"/>
    <w:rsid w:val="3698EA0C"/>
    <w:rsid w:val="37A7EE5A"/>
    <w:rsid w:val="37BC8E4E"/>
    <w:rsid w:val="3A66272E"/>
    <w:rsid w:val="3B98F0E0"/>
    <w:rsid w:val="44088ADF"/>
    <w:rsid w:val="45593635"/>
    <w:rsid w:val="47521A96"/>
    <w:rsid w:val="4843C674"/>
    <w:rsid w:val="497B4523"/>
    <w:rsid w:val="4D0E6B37"/>
    <w:rsid w:val="4D47B0A7"/>
    <w:rsid w:val="531A73B2"/>
    <w:rsid w:val="5363CA1E"/>
    <w:rsid w:val="556B7081"/>
    <w:rsid w:val="5C155E89"/>
    <w:rsid w:val="5F9A601F"/>
    <w:rsid w:val="616CF1B4"/>
    <w:rsid w:val="61928319"/>
    <w:rsid w:val="62CB352B"/>
    <w:rsid w:val="652459FD"/>
    <w:rsid w:val="67F7281C"/>
    <w:rsid w:val="68162781"/>
    <w:rsid w:val="695D6FE1"/>
    <w:rsid w:val="6B36573D"/>
    <w:rsid w:val="6C161F17"/>
    <w:rsid w:val="6CB665BC"/>
    <w:rsid w:val="6D6021EB"/>
    <w:rsid w:val="6DFC1F98"/>
    <w:rsid w:val="6E2CA274"/>
    <w:rsid w:val="6ED36828"/>
    <w:rsid w:val="70A63875"/>
    <w:rsid w:val="714B8AA0"/>
    <w:rsid w:val="75A703E1"/>
    <w:rsid w:val="79261467"/>
    <w:rsid w:val="79CBB420"/>
    <w:rsid w:val="7C4834AD"/>
    <w:rsid w:val="7C864585"/>
    <w:rsid w:val="7CF7C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887D9"/>
  <w15:chartTrackingRefBased/>
  <w15:docId w15:val="{BB4D7F3C-A062-574B-B146-9C1872106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228"/>
    <w:rPr>
      <w:rFonts w:ascii="Times New Roman" w:eastAsia="Times New Roman" w:hAnsi="Times New Roman" w:cs="Times New Roman"/>
    </w:rPr>
  </w:style>
  <w:style w:type="paragraph" w:styleId="Heading1">
    <w:name w:val="heading 1"/>
    <w:basedOn w:val="Normal"/>
    <w:next w:val="Normal"/>
    <w:link w:val="Heading1Char"/>
    <w:qFormat/>
    <w:rsid w:val="00145CFB"/>
    <w:pPr>
      <w:keepNext/>
      <w:keepLines/>
      <w:spacing w:after="63"/>
      <w:ind w:left="101" w:hanging="10"/>
      <w:outlineLvl w:val="0"/>
    </w:pPr>
    <w:rPr>
      <w:rFonts w:ascii="Cambria" w:eastAsia="Cambria" w:hAnsi="Cambria" w:cs="Cambria"/>
      <w:b/>
      <w:sz w:val="36"/>
      <w:szCs w:val="36"/>
    </w:rPr>
  </w:style>
  <w:style w:type="paragraph" w:styleId="Heading2">
    <w:name w:val="heading 2"/>
    <w:basedOn w:val="Normal"/>
    <w:next w:val="Normal"/>
    <w:link w:val="Heading2Char"/>
    <w:qFormat/>
    <w:rsid w:val="00145CFB"/>
    <w:pPr>
      <w:keepNext/>
      <w:keepLines/>
      <w:ind w:left="10" w:hanging="10"/>
      <w:outlineLvl w:val="1"/>
    </w:pPr>
    <w:rPr>
      <w:rFonts w:ascii="Cambria" w:eastAsia="Cambria" w:hAnsi="Cambria" w:cs="Cambria"/>
      <w:b/>
      <w:sz w:val="32"/>
      <w:szCs w:val="32"/>
    </w:rPr>
  </w:style>
  <w:style w:type="paragraph" w:styleId="Heading3">
    <w:name w:val="heading 3"/>
    <w:basedOn w:val="Normal"/>
    <w:next w:val="Normal"/>
    <w:link w:val="Heading3Char"/>
    <w:qFormat/>
    <w:rsid w:val="00145CFB"/>
    <w:pPr>
      <w:keepNext/>
      <w:keepLines/>
      <w:spacing w:after="11" w:line="252" w:lineRule="auto"/>
      <w:ind w:left="821" w:hanging="10"/>
      <w:outlineLvl w:val="2"/>
    </w:pPr>
    <w:rPr>
      <w:rFonts w:ascii="Cambria" w:eastAsia="Cambria" w:hAnsi="Cambria" w:cs="Cambria"/>
      <w:b/>
      <w:sz w:val="28"/>
      <w:szCs w:val="28"/>
    </w:rPr>
  </w:style>
  <w:style w:type="paragraph" w:styleId="Heading4">
    <w:name w:val="heading 4"/>
    <w:basedOn w:val="Normal"/>
    <w:next w:val="Normal"/>
    <w:link w:val="Heading4Char"/>
    <w:qFormat/>
    <w:rsid w:val="00145CFB"/>
    <w:pPr>
      <w:keepNext/>
      <w:keepLines/>
      <w:spacing w:after="11" w:line="252" w:lineRule="auto"/>
      <w:ind w:left="821" w:hanging="10"/>
      <w:outlineLvl w:val="3"/>
    </w:pPr>
    <w:rPr>
      <w:rFonts w:ascii="Cambria" w:eastAsia="Cambria" w:hAnsi="Cambria" w:cs="Cambria"/>
      <w:b/>
      <w:sz w:val="28"/>
      <w:szCs w:val="28"/>
    </w:rPr>
  </w:style>
  <w:style w:type="paragraph" w:styleId="Heading5">
    <w:name w:val="heading 5"/>
    <w:basedOn w:val="Normal"/>
    <w:next w:val="Normal"/>
    <w:link w:val="Heading5Char"/>
    <w:qFormat/>
    <w:rsid w:val="00145CFB"/>
    <w:pPr>
      <w:keepNext/>
      <w:keepLines/>
      <w:spacing w:after="36"/>
      <w:ind w:left="1270" w:hanging="10"/>
      <w:outlineLvl w:val="4"/>
    </w:pPr>
    <w:rPr>
      <w:rFonts w:ascii="Cambria" w:eastAsia="Cambria" w:hAnsi="Cambria" w:cs="Cambria"/>
      <w:b/>
      <w:sz w:val="26"/>
      <w:szCs w:val="26"/>
    </w:rPr>
  </w:style>
  <w:style w:type="paragraph" w:styleId="Heading6">
    <w:name w:val="heading 6"/>
    <w:basedOn w:val="Normal"/>
    <w:next w:val="Normal"/>
    <w:link w:val="Heading6Char"/>
    <w:qFormat/>
    <w:rsid w:val="00145CFB"/>
    <w:pPr>
      <w:keepNext/>
      <w:keepLines/>
      <w:spacing w:after="161"/>
      <w:ind w:left="10" w:right="8" w:hanging="10"/>
      <w:jc w:val="center"/>
      <w:outlineLvl w:val="5"/>
    </w:pPr>
    <w:rPr>
      <w:b/>
      <w:i/>
    </w:rPr>
  </w:style>
  <w:style w:type="paragraph" w:styleId="Heading7">
    <w:name w:val="heading 7"/>
    <w:basedOn w:val="Normal"/>
    <w:next w:val="Normal"/>
    <w:link w:val="Heading7Char"/>
    <w:uiPriority w:val="9"/>
    <w:unhideWhenUsed/>
    <w:qFormat/>
    <w:rsid w:val="00145CF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5CF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5CFB"/>
    <w:rPr>
      <w:rFonts w:ascii="Cambria" w:eastAsia="Cambria" w:hAnsi="Cambria" w:cs="Cambria"/>
      <w:b/>
      <w:color w:val="000000"/>
      <w:sz w:val="36"/>
      <w:szCs w:val="36"/>
    </w:rPr>
  </w:style>
  <w:style w:type="character" w:customStyle="1" w:styleId="Heading2Char">
    <w:name w:val="Heading 2 Char"/>
    <w:basedOn w:val="DefaultParagraphFont"/>
    <w:link w:val="Heading2"/>
    <w:uiPriority w:val="9"/>
    <w:rsid w:val="00145CFB"/>
    <w:rPr>
      <w:rFonts w:ascii="Cambria" w:eastAsia="Cambria" w:hAnsi="Cambria" w:cs="Cambria"/>
      <w:b/>
      <w:color w:val="000000"/>
      <w:sz w:val="32"/>
      <w:szCs w:val="32"/>
    </w:rPr>
  </w:style>
  <w:style w:type="character" w:customStyle="1" w:styleId="Heading3Char">
    <w:name w:val="Heading 3 Char"/>
    <w:basedOn w:val="DefaultParagraphFont"/>
    <w:link w:val="Heading3"/>
    <w:rsid w:val="00145CFB"/>
    <w:rPr>
      <w:rFonts w:ascii="Cambria" w:eastAsia="Cambria" w:hAnsi="Cambria" w:cs="Cambria"/>
      <w:b/>
      <w:color w:val="000000"/>
      <w:sz w:val="28"/>
      <w:szCs w:val="28"/>
    </w:rPr>
  </w:style>
  <w:style w:type="character" w:customStyle="1" w:styleId="Heading4Char">
    <w:name w:val="Heading 4 Char"/>
    <w:basedOn w:val="DefaultParagraphFont"/>
    <w:link w:val="Heading4"/>
    <w:rsid w:val="00145CFB"/>
    <w:rPr>
      <w:rFonts w:ascii="Cambria" w:eastAsia="Cambria" w:hAnsi="Cambria" w:cs="Cambria"/>
      <w:b/>
      <w:color w:val="000000"/>
      <w:sz w:val="28"/>
      <w:szCs w:val="28"/>
    </w:rPr>
  </w:style>
  <w:style w:type="character" w:customStyle="1" w:styleId="Heading5Char">
    <w:name w:val="Heading 5 Char"/>
    <w:basedOn w:val="DefaultParagraphFont"/>
    <w:link w:val="Heading5"/>
    <w:rsid w:val="00145CFB"/>
    <w:rPr>
      <w:rFonts w:ascii="Cambria" w:eastAsia="Cambria" w:hAnsi="Cambria" w:cs="Cambria"/>
      <w:b/>
      <w:color w:val="000000"/>
      <w:sz w:val="26"/>
      <w:szCs w:val="26"/>
    </w:rPr>
  </w:style>
  <w:style w:type="character" w:customStyle="1" w:styleId="Heading6Char">
    <w:name w:val="Heading 6 Char"/>
    <w:basedOn w:val="DefaultParagraphFont"/>
    <w:link w:val="Heading6"/>
    <w:rsid w:val="00145CFB"/>
    <w:rPr>
      <w:rFonts w:ascii="Times New Roman" w:eastAsia="Times New Roman" w:hAnsi="Times New Roman" w:cs="Times New Roman"/>
      <w:b/>
      <w:i/>
      <w:color w:val="000000"/>
    </w:rPr>
  </w:style>
  <w:style w:type="character" w:customStyle="1" w:styleId="Heading7Char">
    <w:name w:val="Heading 7 Char"/>
    <w:basedOn w:val="DefaultParagraphFont"/>
    <w:link w:val="Heading7"/>
    <w:uiPriority w:val="9"/>
    <w:rsid w:val="00145CFB"/>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145CFB"/>
    <w:rPr>
      <w:rFonts w:asciiTheme="majorHAnsi" w:eastAsiaTheme="majorEastAsia" w:hAnsiTheme="majorHAnsi" w:cstheme="majorBidi"/>
      <w:color w:val="404040" w:themeColor="text1" w:themeTint="BF"/>
      <w:sz w:val="20"/>
      <w:szCs w:val="20"/>
    </w:rPr>
  </w:style>
  <w:style w:type="paragraph" w:styleId="Title">
    <w:name w:val="Title"/>
    <w:basedOn w:val="Normal"/>
    <w:next w:val="Normal"/>
    <w:link w:val="TitleChar"/>
    <w:uiPriority w:val="99"/>
    <w:qFormat/>
    <w:rsid w:val="00145CFB"/>
    <w:pPr>
      <w:keepNext/>
      <w:keepLines/>
      <w:spacing w:before="480" w:after="120"/>
    </w:pPr>
    <w:rPr>
      <w:b/>
      <w:sz w:val="72"/>
      <w:szCs w:val="72"/>
    </w:rPr>
  </w:style>
  <w:style w:type="character" w:customStyle="1" w:styleId="TitleChar">
    <w:name w:val="Title Char"/>
    <w:basedOn w:val="DefaultParagraphFont"/>
    <w:link w:val="Title"/>
    <w:uiPriority w:val="99"/>
    <w:rsid w:val="00145CFB"/>
    <w:rPr>
      <w:rFonts w:ascii="Calibri" w:eastAsia="Calibri" w:hAnsi="Calibri" w:cs="Calibri"/>
      <w:b/>
      <w:color w:val="000000"/>
      <w:sz w:val="72"/>
      <w:szCs w:val="72"/>
    </w:rPr>
  </w:style>
  <w:style w:type="paragraph" w:styleId="Subtitle">
    <w:name w:val="Subtitle"/>
    <w:basedOn w:val="Normal"/>
    <w:next w:val="Normal"/>
    <w:link w:val="SubtitleChar"/>
    <w:uiPriority w:val="99"/>
    <w:qFormat/>
    <w:rsid w:val="00145CF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145CFB"/>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45CFB"/>
    <w:rPr>
      <w:rFonts w:ascii="Tahoma" w:hAnsi="Tahoma" w:cs="Tahoma"/>
      <w:sz w:val="16"/>
      <w:szCs w:val="16"/>
    </w:rPr>
  </w:style>
  <w:style w:type="character" w:customStyle="1" w:styleId="BalloonTextChar">
    <w:name w:val="Balloon Text Char"/>
    <w:basedOn w:val="DefaultParagraphFont"/>
    <w:link w:val="BalloonText"/>
    <w:uiPriority w:val="99"/>
    <w:semiHidden/>
    <w:rsid w:val="00145CFB"/>
    <w:rPr>
      <w:rFonts w:ascii="Tahoma" w:eastAsia="Calibri" w:hAnsi="Tahoma" w:cs="Tahoma"/>
      <w:color w:val="000000"/>
      <w:sz w:val="16"/>
      <w:szCs w:val="16"/>
    </w:rPr>
  </w:style>
  <w:style w:type="paragraph" w:styleId="ListParagraph">
    <w:name w:val="List Paragraph"/>
    <w:basedOn w:val="Normal"/>
    <w:link w:val="ListParagraphChar"/>
    <w:uiPriority w:val="34"/>
    <w:qFormat/>
    <w:rsid w:val="00145CFB"/>
    <w:pPr>
      <w:ind w:left="720"/>
      <w:contextualSpacing/>
    </w:pPr>
  </w:style>
  <w:style w:type="character" w:styleId="Hyperlink">
    <w:name w:val="Hyperlink"/>
    <w:basedOn w:val="DefaultParagraphFont"/>
    <w:uiPriority w:val="99"/>
    <w:unhideWhenUsed/>
    <w:rsid w:val="00145CFB"/>
    <w:rPr>
      <w:color w:val="0563C1" w:themeColor="hyperlink"/>
      <w:u w:val="single"/>
    </w:rPr>
  </w:style>
  <w:style w:type="paragraph" w:styleId="TOC1">
    <w:name w:val="toc 1"/>
    <w:basedOn w:val="Normal"/>
    <w:next w:val="Normal"/>
    <w:autoRedefine/>
    <w:uiPriority w:val="39"/>
    <w:unhideWhenUsed/>
    <w:rsid w:val="00145CF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145CF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145CFB"/>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145CF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145CFB"/>
    <w:pPr>
      <w:ind w:left="1200"/>
    </w:pPr>
    <w:rPr>
      <w:rFonts w:asciiTheme="minorHAnsi" w:hAnsiTheme="minorHAnsi" w:cstheme="minorHAnsi"/>
      <w:sz w:val="20"/>
      <w:szCs w:val="20"/>
    </w:rPr>
  </w:style>
  <w:style w:type="table" w:styleId="TableGrid">
    <w:name w:val="Table Grid"/>
    <w:basedOn w:val="TableNormal"/>
    <w:uiPriority w:val="39"/>
    <w:rsid w:val="00145CFB"/>
    <w:pPr>
      <w:widowControl w:val="0"/>
    </w:pPr>
    <w:rPr>
      <w:rFonts w:ascii="Calibri" w:eastAsia="Calibri" w:hAnsi="Calibri" w:cs="Calibri"/>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5CFB"/>
    <w:rPr>
      <w:b/>
      <w:bCs/>
    </w:rPr>
  </w:style>
  <w:style w:type="character" w:styleId="BookTitle">
    <w:name w:val="Book Title"/>
    <w:basedOn w:val="DefaultParagraphFont"/>
    <w:uiPriority w:val="33"/>
    <w:qFormat/>
    <w:rsid w:val="00145CFB"/>
    <w:rPr>
      <w:b/>
      <w:bCs/>
      <w:smallCaps/>
      <w:spacing w:val="5"/>
    </w:rPr>
  </w:style>
  <w:style w:type="paragraph" w:customStyle="1" w:styleId="222">
    <w:name w:val="2.2.2"/>
    <w:basedOn w:val="Heading5"/>
    <w:link w:val="222Char"/>
    <w:qFormat/>
    <w:rsid w:val="00145CFB"/>
    <w:pPr>
      <w:ind w:left="1530"/>
    </w:pPr>
  </w:style>
  <w:style w:type="character" w:customStyle="1" w:styleId="222Char">
    <w:name w:val="2.2.2 Char"/>
    <w:basedOn w:val="Heading6Char"/>
    <w:link w:val="222"/>
    <w:rsid w:val="00145CFB"/>
    <w:rPr>
      <w:rFonts w:ascii="Cambria" w:eastAsia="Cambria" w:hAnsi="Cambria" w:cs="Cambria"/>
      <w:b/>
      <w:i w:val="0"/>
      <w:color w:val="000000"/>
      <w:sz w:val="26"/>
      <w:szCs w:val="26"/>
    </w:rPr>
  </w:style>
  <w:style w:type="paragraph" w:styleId="NoSpacing">
    <w:name w:val="No Spacing"/>
    <w:uiPriority w:val="1"/>
    <w:qFormat/>
    <w:rsid w:val="00145CFB"/>
    <w:pPr>
      <w:widowControl w:val="0"/>
    </w:pPr>
    <w:rPr>
      <w:rFonts w:ascii="Calibri" w:eastAsia="Calibri" w:hAnsi="Calibri" w:cs="Calibri"/>
      <w:color w:val="000000"/>
      <w:sz w:val="22"/>
      <w:szCs w:val="22"/>
    </w:rPr>
  </w:style>
  <w:style w:type="character" w:styleId="FollowedHyperlink">
    <w:name w:val="FollowedHyperlink"/>
    <w:basedOn w:val="DefaultParagraphFont"/>
    <w:uiPriority w:val="99"/>
    <w:semiHidden/>
    <w:unhideWhenUsed/>
    <w:rsid w:val="00145CFB"/>
    <w:rPr>
      <w:color w:val="954F72" w:themeColor="followedHyperlink"/>
      <w:u w:val="single"/>
    </w:rPr>
  </w:style>
  <w:style w:type="paragraph" w:customStyle="1" w:styleId="111">
    <w:name w:val="1.1.1"/>
    <w:basedOn w:val="Heading4"/>
    <w:link w:val="111Char"/>
    <w:qFormat/>
    <w:rsid w:val="00145CFB"/>
    <w:pPr>
      <w:ind w:left="1170"/>
    </w:pPr>
  </w:style>
  <w:style w:type="character" w:customStyle="1" w:styleId="111Char">
    <w:name w:val="1.1.1 Char"/>
    <w:basedOn w:val="Heading4Char"/>
    <w:link w:val="111"/>
    <w:rsid w:val="00145CFB"/>
    <w:rPr>
      <w:rFonts w:ascii="Cambria" w:eastAsia="Cambria" w:hAnsi="Cambria" w:cs="Cambria"/>
      <w:b/>
      <w:color w:val="000000"/>
      <w:sz w:val="28"/>
      <w:szCs w:val="28"/>
    </w:rPr>
  </w:style>
  <w:style w:type="paragraph" w:customStyle="1" w:styleId="11">
    <w:name w:val="1.1"/>
    <w:basedOn w:val="Heading3"/>
    <w:link w:val="11Char"/>
    <w:qFormat/>
    <w:rsid w:val="00145CFB"/>
  </w:style>
  <w:style w:type="character" w:customStyle="1" w:styleId="11Char">
    <w:name w:val="1.1 Char"/>
    <w:basedOn w:val="Heading3Char"/>
    <w:link w:val="11"/>
    <w:rsid w:val="00145CFB"/>
    <w:rPr>
      <w:rFonts w:ascii="Cambria" w:eastAsia="Cambria" w:hAnsi="Cambria" w:cs="Cambria"/>
      <w:b/>
      <w:color w:val="000000"/>
      <w:sz w:val="28"/>
      <w:szCs w:val="28"/>
    </w:rPr>
  </w:style>
  <w:style w:type="paragraph" w:customStyle="1" w:styleId="a">
    <w:name w:val="a."/>
    <w:basedOn w:val="Heading1"/>
    <w:link w:val="aChar"/>
    <w:qFormat/>
    <w:rsid w:val="00145CFB"/>
  </w:style>
  <w:style w:type="character" w:customStyle="1" w:styleId="aChar">
    <w:name w:val="a. Char"/>
    <w:basedOn w:val="Heading1Char"/>
    <w:link w:val="a"/>
    <w:rsid w:val="00145CFB"/>
    <w:rPr>
      <w:rFonts w:ascii="Cambria" w:eastAsia="Cambria" w:hAnsi="Cambria" w:cs="Cambria"/>
      <w:b/>
      <w:color w:val="000000"/>
      <w:sz w:val="36"/>
      <w:szCs w:val="36"/>
    </w:rPr>
  </w:style>
  <w:style w:type="paragraph" w:styleId="TOC4">
    <w:name w:val="toc 4"/>
    <w:basedOn w:val="Normal"/>
    <w:next w:val="Normal"/>
    <w:autoRedefine/>
    <w:uiPriority w:val="39"/>
    <w:unhideWhenUsed/>
    <w:rsid w:val="00145CFB"/>
    <w:pPr>
      <w:ind w:left="720"/>
    </w:pPr>
    <w:rPr>
      <w:rFonts w:asciiTheme="minorHAnsi" w:hAnsiTheme="minorHAnsi" w:cstheme="minorHAnsi"/>
      <w:sz w:val="20"/>
      <w:szCs w:val="20"/>
    </w:rPr>
  </w:style>
  <w:style w:type="paragraph" w:styleId="Caption">
    <w:name w:val="caption"/>
    <w:basedOn w:val="Normal"/>
    <w:next w:val="Normal"/>
    <w:link w:val="CaptionChar"/>
    <w:uiPriority w:val="35"/>
    <w:unhideWhenUsed/>
    <w:qFormat/>
    <w:rsid w:val="00BC55BC"/>
    <w:pPr>
      <w:spacing w:after="200"/>
    </w:pPr>
    <w:rPr>
      <w:b/>
      <w:bCs/>
      <w:color w:val="4472C4" w:themeColor="accent1"/>
      <w:sz w:val="18"/>
      <w:szCs w:val="18"/>
    </w:rPr>
  </w:style>
  <w:style w:type="character" w:customStyle="1" w:styleId="CaptionChar">
    <w:name w:val="Caption Char"/>
    <w:basedOn w:val="DefaultParagraphFont"/>
    <w:link w:val="Caption"/>
    <w:uiPriority w:val="35"/>
    <w:rsid w:val="00BC55BC"/>
    <w:rPr>
      <w:rFonts w:ascii="Times New Roman" w:eastAsia="Times New Roman" w:hAnsi="Times New Roman" w:cs="Times New Roman"/>
      <w:b/>
      <w:bCs/>
      <w:color w:val="4472C4" w:themeColor="accent1"/>
      <w:sz w:val="18"/>
      <w:szCs w:val="18"/>
    </w:rPr>
  </w:style>
  <w:style w:type="paragraph" w:customStyle="1" w:styleId="cAP">
    <w:name w:val="cAP"/>
    <w:basedOn w:val="Caption"/>
    <w:link w:val="cAPChar"/>
    <w:qFormat/>
    <w:rsid w:val="00145CFB"/>
    <w:pPr>
      <w:jc w:val="center"/>
    </w:pPr>
    <w:rPr>
      <w:sz w:val="22"/>
    </w:rPr>
  </w:style>
  <w:style w:type="character" w:customStyle="1" w:styleId="cAPChar">
    <w:name w:val="cAP Char"/>
    <w:basedOn w:val="CaptionChar"/>
    <w:link w:val="cAP"/>
    <w:rsid w:val="00145CFB"/>
    <w:rPr>
      <w:rFonts w:ascii="Calibri" w:eastAsia="Calibri" w:hAnsi="Calibri" w:cs="Calibri"/>
      <w:b/>
      <w:bCs/>
      <w:color w:val="4472C4" w:themeColor="accent1"/>
      <w:sz w:val="22"/>
      <w:szCs w:val="18"/>
    </w:rPr>
  </w:style>
  <w:style w:type="paragraph" w:styleId="TableofFigures">
    <w:name w:val="table of figures"/>
    <w:basedOn w:val="Normal"/>
    <w:next w:val="Normal"/>
    <w:uiPriority w:val="99"/>
    <w:unhideWhenUsed/>
    <w:rsid w:val="00F1153B"/>
    <w:rPr>
      <w:rFonts w:ascii="Times" w:hAnsi="Times"/>
    </w:rPr>
  </w:style>
  <w:style w:type="paragraph" w:styleId="TOCHeading">
    <w:name w:val="TOC Heading"/>
    <w:basedOn w:val="Heading1"/>
    <w:next w:val="Normal"/>
    <w:uiPriority w:val="39"/>
    <w:unhideWhenUsed/>
    <w:qFormat/>
    <w:rsid w:val="00145CFB"/>
    <w:pPr>
      <w:spacing w:before="480" w:after="0" w:line="276" w:lineRule="auto"/>
      <w:ind w:left="0" w:firstLine="0"/>
      <w:outlineLvl w:val="9"/>
    </w:pPr>
    <w:rPr>
      <w:rFonts w:asciiTheme="majorHAnsi" w:eastAsiaTheme="majorEastAsia" w:hAnsiTheme="majorHAnsi" w:cstheme="majorBidi"/>
      <w:bCs/>
      <w:color w:val="2F5496" w:themeColor="accent1" w:themeShade="BF"/>
      <w:sz w:val="28"/>
      <w:szCs w:val="28"/>
      <w:lang w:eastAsia="ja-JP"/>
    </w:rPr>
  </w:style>
  <w:style w:type="character" w:styleId="IntenseEmphasis">
    <w:name w:val="Intense Emphasis"/>
    <w:basedOn w:val="DefaultParagraphFont"/>
    <w:uiPriority w:val="21"/>
    <w:qFormat/>
    <w:rsid w:val="00145CFB"/>
    <w:rPr>
      <w:b/>
      <w:bCs/>
      <w:i/>
      <w:iCs/>
      <w:color w:val="4472C4" w:themeColor="accent1"/>
    </w:rPr>
  </w:style>
  <w:style w:type="table" w:styleId="LightShading">
    <w:name w:val="Light Shading"/>
    <w:basedOn w:val="TableNormal"/>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1">
    <w:name w:val="1."/>
    <w:basedOn w:val="Heading2"/>
    <w:link w:val="1Char"/>
    <w:qFormat/>
    <w:rsid w:val="00145CFB"/>
  </w:style>
  <w:style w:type="character" w:customStyle="1" w:styleId="1Char">
    <w:name w:val="1. Char"/>
    <w:basedOn w:val="Heading2Char"/>
    <w:link w:val="1"/>
    <w:rsid w:val="00145CFB"/>
    <w:rPr>
      <w:rFonts w:ascii="Cambria" w:eastAsia="Cambria" w:hAnsi="Cambria" w:cs="Cambria"/>
      <w:b/>
      <w:color w:val="000000"/>
      <w:sz w:val="32"/>
      <w:szCs w:val="32"/>
    </w:rPr>
  </w:style>
  <w:style w:type="paragraph" w:styleId="Header">
    <w:name w:val="header"/>
    <w:basedOn w:val="Normal"/>
    <w:link w:val="HeaderChar"/>
    <w:uiPriority w:val="99"/>
    <w:unhideWhenUsed/>
    <w:rsid w:val="00145CFB"/>
    <w:pPr>
      <w:tabs>
        <w:tab w:val="center" w:pos="4680"/>
        <w:tab w:val="right" w:pos="9360"/>
      </w:tabs>
    </w:pPr>
  </w:style>
  <w:style w:type="character" w:customStyle="1" w:styleId="HeaderChar">
    <w:name w:val="Header Char"/>
    <w:basedOn w:val="DefaultParagraphFont"/>
    <w:link w:val="Header"/>
    <w:uiPriority w:val="99"/>
    <w:rsid w:val="00145CFB"/>
    <w:rPr>
      <w:rFonts w:ascii="Calibri" w:eastAsia="Calibri" w:hAnsi="Calibri" w:cs="Calibri"/>
      <w:color w:val="000000"/>
      <w:sz w:val="22"/>
      <w:szCs w:val="22"/>
    </w:rPr>
  </w:style>
  <w:style w:type="paragraph" w:styleId="Footer">
    <w:name w:val="footer"/>
    <w:basedOn w:val="Normal"/>
    <w:link w:val="FooterChar"/>
    <w:uiPriority w:val="99"/>
    <w:unhideWhenUsed/>
    <w:rsid w:val="00145CFB"/>
    <w:pPr>
      <w:tabs>
        <w:tab w:val="center" w:pos="4680"/>
        <w:tab w:val="right" w:pos="9360"/>
      </w:tabs>
    </w:pPr>
  </w:style>
  <w:style w:type="character" w:customStyle="1" w:styleId="FooterChar">
    <w:name w:val="Footer Char"/>
    <w:basedOn w:val="DefaultParagraphFont"/>
    <w:link w:val="Footer"/>
    <w:uiPriority w:val="99"/>
    <w:rsid w:val="00145CFB"/>
    <w:rPr>
      <w:rFonts w:ascii="Calibri" w:eastAsia="Calibri" w:hAnsi="Calibri" w:cs="Calibri"/>
      <w:color w:val="000000"/>
      <w:sz w:val="22"/>
      <w:szCs w:val="22"/>
    </w:rPr>
  </w:style>
  <w:style w:type="table" w:customStyle="1" w:styleId="TableGrid3">
    <w:name w:val="Table Grid3"/>
    <w:basedOn w:val="TableNormal"/>
    <w:uiPriority w:val="39"/>
    <w:qFormat/>
    <w:rsid w:val="00145CFB"/>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5CF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45CFB"/>
    <w:rPr>
      <w:rFonts w:ascii="Consolas" w:eastAsia="Calibri" w:hAnsi="Consolas" w:cs="Consolas"/>
      <w:color w:val="000000"/>
      <w:sz w:val="20"/>
      <w:szCs w:val="20"/>
    </w:rPr>
  </w:style>
  <w:style w:type="character" w:customStyle="1" w:styleId="DocumentMapChar">
    <w:name w:val="Document Map Char"/>
    <w:basedOn w:val="DefaultParagraphFont"/>
    <w:link w:val="DocumentMap"/>
    <w:uiPriority w:val="99"/>
    <w:semiHidden/>
    <w:rsid w:val="00145CFB"/>
    <w:rPr>
      <w:rFonts w:ascii="Tahoma" w:hAnsi="Tahoma" w:cs="Tahoma"/>
      <w:sz w:val="16"/>
      <w:szCs w:val="16"/>
    </w:rPr>
  </w:style>
  <w:style w:type="paragraph" w:styleId="DocumentMap">
    <w:name w:val="Document Map"/>
    <w:basedOn w:val="Normal"/>
    <w:link w:val="DocumentMapChar"/>
    <w:uiPriority w:val="99"/>
    <w:semiHidden/>
    <w:unhideWhenUsed/>
    <w:rsid w:val="00145CFB"/>
    <w:rPr>
      <w:rFonts w:ascii="Tahoma" w:eastAsiaTheme="minorHAnsi" w:hAnsi="Tahoma" w:cs="Tahoma"/>
      <w:sz w:val="16"/>
      <w:szCs w:val="16"/>
    </w:rPr>
  </w:style>
  <w:style w:type="character" w:customStyle="1" w:styleId="DocumentMapChar1">
    <w:name w:val="Document Map Char1"/>
    <w:basedOn w:val="DefaultParagraphFont"/>
    <w:uiPriority w:val="99"/>
    <w:semiHidden/>
    <w:rsid w:val="00145CFB"/>
    <w:rPr>
      <w:rFonts w:ascii="Helvetica" w:eastAsia="Calibri" w:hAnsi="Helvetica" w:cs="Calibri"/>
      <w:color w:val="000000"/>
      <w:sz w:val="26"/>
      <w:szCs w:val="26"/>
    </w:rPr>
  </w:style>
  <w:style w:type="character" w:customStyle="1" w:styleId="apple-converted-space">
    <w:name w:val="apple-converted-space"/>
    <w:basedOn w:val="DefaultParagraphFont"/>
    <w:rsid w:val="00145CFB"/>
  </w:style>
  <w:style w:type="paragraph" w:styleId="TOC7">
    <w:name w:val="toc 7"/>
    <w:basedOn w:val="Normal"/>
    <w:next w:val="Normal"/>
    <w:autoRedefine/>
    <w:uiPriority w:val="39"/>
    <w:unhideWhenUsed/>
    <w:rsid w:val="00145CF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145CF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145CFB"/>
    <w:pPr>
      <w:ind w:left="1920"/>
    </w:pPr>
    <w:rPr>
      <w:rFonts w:asciiTheme="minorHAnsi" w:hAnsiTheme="minorHAnsi" w:cstheme="minorHAnsi"/>
      <w:sz w:val="20"/>
      <w:szCs w:val="20"/>
    </w:rPr>
  </w:style>
  <w:style w:type="character" w:styleId="SubtleEmphasis">
    <w:name w:val="Subtle Emphasis"/>
    <w:basedOn w:val="DefaultParagraphFont"/>
    <w:uiPriority w:val="19"/>
    <w:qFormat/>
    <w:rsid w:val="00145CFB"/>
    <w:rPr>
      <w:i/>
      <w:iCs/>
      <w:color w:val="808080" w:themeColor="text1" w:themeTint="7F"/>
    </w:rPr>
  </w:style>
  <w:style w:type="paragraph" w:styleId="Quote">
    <w:name w:val="Quote"/>
    <w:basedOn w:val="Normal"/>
    <w:next w:val="Normal"/>
    <w:link w:val="QuoteChar"/>
    <w:uiPriority w:val="29"/>
    <w:qFormat/>
    <w:rsid w:val="00145CFB"/>
    <w:rPr>
      <w:i/>
      <w:iCs/>
      <w:color w:val="000000" w:themeColor="text1"/>
    </w:rPr>
  </w:style>
  <w:style w:type="character" w:customStyle="1" w:styleId="QuoteChar">
    <w:name w:val="Quote Char"/>
    <w:basedOn w:val="DefaultParagraphFont"/>
    <w:link w:val="Quote"/>
    <w:uiPriority w:val="29"/>
    <w:rsid w:val="00145CFB"/>
    <w:rPr>
      <w:rFonts w:ascii="Calibri" w:eastAsia="Calibri" w:hAnsi="Calibri" w:cs="Calibri"/>
      <w:i/>
      <w:iCs/>
      <w:color w:val="000000" w:themeColor="text1"/>
      <w:sz w:val="22"/>
      <w:szCs w:val="22"/>
    </w:rPr>
  </w:style>
  <w:style w:type="paragraph" w:customStyle="1" w:styleId="lf-text-block">
    <w:name w:val="lf-text-block"/>
    <w:basedOn w:val="Normal"/>
    <w:rsid w:val="00145CFB"/>
    <w:pPr>
      <w:spacing w:before="100" w:beforeAutospacing="1" w:after="100" w:afterAutospacing="1"/>
    </w:pPr>
    <w:rPr>
      <w:lang w:eastAsia="ja-JP"/>
    </w:rPr>
  </w:style>
  <w:style w:type="character" w:styleId="Emphasis">
    <w:name w:val="Emphasis"/>
    <w:basedOn w:val="DefaultParagraphFont"/>
    <w:uiPriority w:val="20"/>
    <w:qFormat/>
    <w:rsid w:val="00145CFB"/>
    <w:rPr>
      <w:i/>
      <w:iCs/>
    </w:rPr>
  </w:style>
  <w:style w:type="table" w:customStyle="1" w:styleId="GridTable4-Accent32">
    <w:name w:val="Grid Table 4 - Accent 32"/>
    <w:basedOn w:val="TableNormal"/>
    <w:uiPriority w:val="49"/>
    <w:rsid w:val="00145CFB"/>
    <w:rPr>
      <w:color w:val="000000"/>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51">
    <w:name w:val="Plain Table 51"/>
    <w:basedOn w:val="TableNormal"/>
    <w:uiPriority w:val="45"/>
    <w:rsid w:val="00145CFB"/>
    <w:pPr>
      <w:widowControl w:val="0"/>
    </w:pPr>
    <w:rPr>
      <w:rFonts w:ascii="Calibri" w:eastAsia="Calibri" w:hAnsi="Calibri" w:cs="Calibri"/>
      <w:color w:val="000000"/>
      <w:sz w:val="22"/>
      <w:szCs w:val="22"/>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Accent11">
    <w:name w:val="Grid Table 6 Colorful - Accent 11"/>
    <w:basedOn w:val="TableNormal"/>
    <w:uiPriority w:val="51"/>
    <w:rsid w:val="00145CFB"/>
    <w:pPr>
      <w:widowControl w:val="0"/>
    </w:pPr>
    <w:rPr>
      <w:rFonts w:ascii="Calibri" w:eastAsia="Calibri" w:hAnsi="Calibri" w:cs="Calibri"/>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11">
    <w:name w:val="Plain Table 11"/>
    <w:basedOn w:val="TableNormal"/>
    <w:uiPriority w:val="41"/>
    <w:rsid w:val="00145CFB"/>
    <w:pPr>
      <w:widowControl w:val="0"/>
    </w:pPr>
    <w:rPr>
      <w:rFonts w:ascii="Calibri" w:eastAsia="Calibri" w:hAnsi="Calibri" w:cs="Calibri"/>
      <w:color w:val="000000"/>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45CFB"/>
    <w:pPr>
      <w:widowControl w:val="0"/>
    </w:pPr>
    <w:rPr>
      <w:rFonts w:ascii="Calibri" w:eastAsia="Calibri" w:hAnsi="Calibri" w:cs="Calibri"/>
      <w:color w:val="000000"/>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9">
    <w:name w:val="4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8">
    <w:name w:val="4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7">
    <w:name w:val="4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6">
    <w:name w:val="4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5">
    <w:name w:val="4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4">
    <w:name w:val="4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3">
    <w:name w:val="4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2">
    <w:name w:val="4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1">
    <w:name w:val="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0">
    <w:name w:val="4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9">
    <w:name w:val="3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8">
    <w:name w:val="3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7">
    <w:name w:val="3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6">
    <w:name w:val="3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5">
    <w:name w:val="3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4">
    <w:name w:val="3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3">
    <w:name w:val="3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2">
    <w:name w:val="3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1">
    <w:name w:val="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0">
    <w:name w:val="3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9">
    <w:name w:val="2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8">
    <w:name w:val="2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7">
    <w:name w:val="2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6">
    <w:name w:val="2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5">
    <w:name w:val="2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4">
    <w:name w:val="2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3">
    <w:name w:val="2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2">
    <w:name w:val="2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1">
    <w:name w:val="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0">
    <w:name w:val="2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9">
    <w:name w:val="1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8">
    <w:name w:val="1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7">
    <w:name w:val="1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6">
    <w:name w:val="1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5">
    <w:name w:val="1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4">
    <w:name w:val="1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3">
    <w:name w:val="1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2">
    <w:name w:val="1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10">
    <w:name w:val="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0">
    <w:name w:val="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9">
    <w:name w:val="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8">
    <w:name w:val="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7">
    <w:name w:val="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6">
    <w:name w:val="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5">
    <w:name w:val="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
    <w:name w:val="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
    <w:name w:val="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
    <w:name w:val="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a">
    <w:name w:val="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LightShading1">
    <w:name w:val="Light Shading1"/>
    <w:basedOn w:val="TableNormal"/>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60">
    <w:name w:val="6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TableGrid31">
    <w:name w:val="Table Grid31"/>
    <w:basedOn w:val="TableNormal"/>
    <w:uiPriority w:val="39"/>
    <w:qFormat/>
    <w:rsid w:val="00145CFB"/>
    <w:pPr>
      <w:spacing w:before="60"/>
    </w:pPr>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locked/>
    <w:rsid w:val="00145CFB"/>
    <w:rPr>
      <w:rFonts w:ascii="Calibri" w:eastAsia="Calibri" w:hAnsi="Calibri" w:cs="Calibri"/>
      <w:color w:val="000000"/>
      <w:sz w:val="22"/>
      <w:szCs w:val="22"/>
    </w:rPr>
  </w:style>
  <w:style w:type="character" w:customStyle="1" w:styleId="UnresolvedMention1">
    <w:name w:val="Unresolved Mention1"/>
    <w:basedOn w:val="DefaultParagraphFont"/>
    <w:uiPriority w:val="99"/>
    <w:semiHidden/>
    <w:unhideWhenUsed/>
    <w:rsid w:val="00145CFB"/>
    <w:rPr>
      <w:color w:val="808080"/>
      <w:shd w:val="clear" w:color="auto" w:fill="E6E6E6"/>
    </w:rPr>
  </w:style>
  <w:style w:type="paragraph" w:styleId="Revision">
    <w:name w:val="Revision"/>
    <w:hidden/>
    <w:uiPriority w:val="99"/>
    <w:semiHidden/>
    <w:rsid w:val="00145CFB"/>
    <w:rPr>
      <w:rFonts w:ascii="Calibri" w:eastAsia="Calibri" w:hAnsi="Calibri" w:cs="Calibri"/>
      <w:color w:val="000000"/>
      <w:sz w:val="22"/>
      <w:szCs w:val="22"/>
    </w:rPr>
  </w:style>
  <w:style w:type="numbering" w:customStyle="1" w:styleId="NoList1">
    <w:name w:val="No List1"/>
    <w:next w:val="NoList"/>
    <w:uiPriority w:val="99"/>
    <w:semiHidden/>
    <w:unhideWhenUsed/>
    <w:rsid w:val="00145CFB"/>
  </w:style>
  <w:style w:type="table" w:customStyle="1" w:styleId="TableGrid1">
    <w:name w:val="Table Grid1"/>
    <w:basedOn w:val="TableNormal"/>
    <w:next w:val="TableGrid"/>
    <w:uiPriority w:val="59"/>
    <w:rsid w:val="00145CFB"/>
    <w:pPr>
      <w:widowControl w:val="0"/>
    </w:pPr>
    <w:rPr>
      <w:rFonts w:ascii="Calibri" w:eastAsia="Calibri" w:hAnsi="Calibri" w:cs="Calibri"/>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2">
    <w:name w:val="Light Grid2"/>
    <w:basedOn w:val="TableNormal"/>
    <w:next w:val="LightGrid"/>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2">
    <w:name w:val="Medium Shading 12"/>
    <w:basedOn w:val="TableNormal"/>
    <w:next w:val="MediumShading1"/>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Grid32">
    <w:name w:val="Table Grid32"/>
    <w:basedOn w:val="TableNormal"/>
    <w:uiPriority w:val="39"/>
    <w:qFormat/>
    <w:rsid w:val="00145CFB"/>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21">
    <w:name w:val="Grid Table 4 - Accent 321"/>
    <w:basedOn w:val="TableNormal"/>
    <w:uiPriority w:val="49"/>
    <w:rsid w:val="00145CFB"/>
    <w:rPr>
      <w:color w:val="000000"/>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511">
    <w:name w:val="Plain Table 511"/>
    <w:basedOn w:val="TableNormal"/>
    <w:uiPriority w:val="45"/>
    <w:rsid w:val="00145CFB"/>
    <w:pPr>
      <w:widowControl w:val="0"/>
    </w:pPr>
    <w:rPr>
      <w:rFonts w:ascii="Calibri" w:eastAsia="Calibri" w:hAnsi="Calibri" w:cs="Calibri"/>
      <w:color w:val="000000"/>
      <w:sz w:val="22"/>
      <w:szCs w:val="22"/>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Accent111">
    <w:name w:val="Grid Table 6 Colorful - Accent 111"/>
    <w:basedOn w:val="TableNormal"/>
    <w:uiPriority w:val="51"/>
    <w:rsid w:val="00145CFB"/>
    <w:pPr>
      <w:widowControl w:val="0"/>
    </w:pPr>
    <w:rPr>
      <w:rFonts w:ascii="Calibri" w:eastAsia="Calibri" w:hAnsi="Calibri" w:cs="Calibri"/>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111">
    <w:name w:val="Plain Table 111"/>
    <w:basedOn w:val="TableNormal"/>
    <w:uiPriority w:val="41"/>
    <w:rsid w:val="00145CFB"/>
    <w:pPr>
      <w:widowControl w:val="0"/>
    </w:pPr>
    <w:rPr>
      <w:rFonts w:ascii="Calibri" w:eastAsia="Calibri" w:hAnsi="Calibri" w:cs="Calibri"/>
      <w:color w:val="000000"/>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rsid w:val="00145CFB"/>
    <w:pPr>
      <w:widowControl w:val="0"/>
    </w:pPr>
    <w:rPr>
      <w:rFonts w:ascii="Calibri" w:eastAsia="Calibri" w:hAnsi="Calibri" w:cs="Calibri"/>
      <w:color w:val="000000"/>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91">
    <w:name w:val="4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81">
    <w:name w:val="4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71">
    <w:name w:val="4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61">
    <w:name w:val="4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51">
    <w:name w:val="4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41">
    <w:name w:val="4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31">
    <w:name w:val="4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21">
    <w:name w:val="4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11">
    <w:name w:val="4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01">
    <w:name w:val="4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91">
    <w:name w:val="3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81">
    <w:name w:val="3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71">
    <w:name w:val="3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61">
    <w:name w:val="3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51">
    <w:name w:val="3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41">
    <w:name w:val="3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31">
    <w:name w:val="3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21">
    <w:name w:val="3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11">
    <w:name w:val="3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01">
    <w:name w:val="3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91">
    <w:name w:val="2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81">
    <w:name w:val="2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71">
    <w:name w:val="2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61">
    <w:name w:val="2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51">
    <w:name w:val="2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41">
    <w:name w:val="2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31">
    <w:name w:val="2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21">
    <w:name w:val="2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11">
    <w:name w:val="2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01">
    <w:name w:val="2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91">
    <w:name w:val="1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81">
    <w:name w:val="1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71">
    <w:name w:val="1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61">
    <w:name w:val="1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51">
    <w:name w:val="1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41">
    <w:name w:val="1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31">
    <w:name w:val="1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21">
    <w:name w:val="1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110">
    <w:name w:val="1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01">
    <w:name w:val="1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91">
    <w:name w:val="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81">
    <w:name w:val="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71">
    <w:name w:val="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61">
    <w:name w:val="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51">
    <w:name w:val="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10">
    <w:name w:val="4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10">
    <w:name w:val="3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10">
    <w:name w:val="2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100">
    <w:name w:val="1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LightShading11">
    <w:name w:val="Light Shading11"/>
    <w:basedOn w:val="TableNormal"/>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
    <w:name w:val="Light Grid11"/>
    <w:basedOn w:val="TableNormal"/>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1">
    <w:name w:val="Medium Shading 111"/>
    <w:basedOn w:val="TableNormal"/>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601">
    <w:name w:val="6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TableGrid311">
    <w:name w:val="Table Grid311"/>
    <w:basedOn w:val="TableNormal"/>
    <w:uiPriority w:val="39"/>
    <w:qFormat/>
    <w:rsid w:val="00145CFB"/>
    <w:pPr>
      <w:spacing w:before="60"/>
    </w:pPr>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145CFB"/>
    <w:pPr>
      <w:widowControl w:val="0"/>
    </w:pPr>
    <w:rPr>
      <w:rFonts w:ascii="Calibri" w:eastAsia="Calibri" w:hAnsi="Calibri" w:cs="Calibri"/>
      <w:color w:val="000000"/>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45CFB"/>
    <w:pPr>
      <w:widowControl w:val="0"/>
    </w:pPr>
    <w:rPr>
      <w:rFonts w:ascii="Calibri" w:eastAsia="Calibri" w:hAnsi="Calibri" w:cs="Calibri"/>
      <w:color w:val="000000"/>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45CFB"/>
    <w:pPr>
      <w:widowControl w:val="0"/>
    </w:pPr>
    <w:rPr>
      <w:rFonts w:ascii="Calibri" w:eastAsia="Calibri" w:hAnsi="Calibri" w:cs="Calibri"/>
      <w:color w:val="000000"/>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145CFB"/>
    <w:pPr>
      <w:widowControl w:val="0"/>
    </w:pPr>
    <w:rPr>
      <w:rFonts w:ascii="Calibri" w:eastAsia="Calibri" w:hAnsi="Calibri" w:cs="Calibri"/>
      <w:color w:val="000000"/>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45CFB"/>
    <w:pPr>
      <w:widowControl w:val="0"/>
    </w:pPr>
    <w:rPr>
      <w:rFonts w:ascii="Calibri" w:eastAsia="Calibri" w:hAnsi="Calibri" w:cs="Calibri"/>
      <w:color w:val="00000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45CFB"/>
    <w:pPr>
      <w:widowControl w:val="0"/>
    </w:pPr>
    <w:rPr>
      <w:rFonts w:ascii="Calibri" w:eastAsia="Calibri" w:hAnsi="Calibri" w:cs="Calibri"/>
      <w:color w:val="00000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145CFB"/>
    <w:pPr>
      <w:widowControl w:val="0"/>
    </w:pPr>
    <w:rPr>
      <w:rFonts w:ascii="Calibri" w:eastAsia="Calibri" w:hAnsi="Calibri" w:cs="Calibri"/>
      <w:color w:val="000000"/>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5">
    <w:name w:val="Grid Table 3 Accent 5"/>
    <w:basedOn w:val="TableNormal"/>
    <w:uiPriority w:val="48"/>
    <w:rsid w:val="00145CFB"/>
    <w:pPr>
      <w:widowControl w:val="0"/>
    </w:pPr>
    <w:rPr>
      <w:rFonts w:ascii="Calibri" w:eastAsia="Calibri" w:hAnsi="Calibri" w:cs="Calibri"/>
      <w:color w:val="000000"/>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3">
    <w:name w:val="Grid Table 7 Colorful Accent 3"/>
    <w:basedOn w:val="TableNormal"/>
    <w:uiPriority w:val="52"/>
    <w:rsid w:val="00145CFB"/>
    <w:pPr>
      <w:widowControl w:val="0"/>
    </w:pPr>
    <w:rPr>
      <w:rFonts w:ascii="Calibri" w:eastAsia="Calibri" w:hAnsi="Calibri" w:cs="Calibri"/>
      <w:color w:val="7B7B7B" w:themeColor="accent3" w:themeShade="BF"/>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1">
    <w:name w:val="Grid Table 7 Colorful Accent 1"/>
    <w:basedOn w:val="TableNormal"/>
    <w:uiPriority w:val="52"/>
    <w:rsid w:val="00145CFB"/>
    <w:pPr>
      <w:widowControl w:val="0"/>
    </w:pPr>
    <w:rPr>
      <w:rFonts w:ascii="Calibri" w:eastAsia="Calibri" w:hAnsi="Calibri" w:cs="Calibri"/>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ghtShading-Accent3">
    <w:name w:val="Light Shading Accent 3"/>
    <w:basedOn w:val="TableNormal"/>
    <w:uiPriority w:val="60"/>
    <w:unhideWhenUsed/>
    <w:rsid w:val="00145CFB"/>
    <w:pPr>
      <w:widowControl w:val="0"/>
    </w:pPr>
    <w:rPr>
      <w:rFonts w:ascii="Calibri" w:eastAsia="Calibri" w:hAnsi="Calibri" w:cs="Calibri"/>
      <w:color w:val="7B7B7B" w:themeColor="accent3" w:themeShade="BF"/>
      <w:sz w:val="22"/>
      <w:szCs w:val="22"/>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EndnoteText">
    <w:name w:val="endnote text"/>
    <w:basedOn w:val="Normal"/>
    <w:link w:val="EndnoteTextChar"/>
    <w:uiPriority w:val="99"/>
    <w:semiHidden/>
    <w:unhideWhenUsed/>
    <w:rsid w:val="00145CFB"/>
    <w:rPr>
      <w:sz w:val="20"/>
      <w:szCs w:val="20"/>
    </w:rPr>
  </w:style>
  <w:style w:type="character" w:customStyle="1" w:styleId="EndnoteTextChar">
    <w:name w:val="Endnote Text Char"/>
    <w:basedOn w:val="DefaultParagraphFont"/>
    <w:link w:val="EndnoteText"/>
    <w:uiPriority w:val="99"/>
    <w:semiHidden/>
    <w:rsid w:val="00145CFB"/>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145CFB"/>
    <w:rPr>
      <w:vertAlign w:val="superscript"/>
    </w:rPr>
  </w:style>
  <w:style w:type="character" w:customStyle="1" w:styleId="textexposedshow">
    <w:name w:val="text_exposed_show"/>
    <w:basedOn w:val="DefaultParagraphFont"/>
    <w:rsid w:val="00145CFB"/>
  </w:style>
  <w:style w:type="paragraph" w:customStyle="1" w:styleId="msonormal0">
    <w:name w:val="msonormal"/>
    <w:basedOn w:val="Normal"/>
    <w:rsid w:val="00145CFB"/>
    <w:pPr>
      <w:spacing w:before="100" w:beforeAutospacing="1" w:after="100" w:afterAutospacing="1"/>
    </w:pPr>
  </w:style>
  <w:style w:type="character" w:customStyle="1" w:styleId="UnresolvedMention2">
    <w:name w:val="Unresolved Mention2"/>
    <w:basedOn w:val="DefaultParagraphFont"/>
    <w:uiPriority w:val="99"/>
    <w:unhideWhenUsed/>
    <w:rsid w:val="00145CFB"/>
    <w:rPr>
      <w:color w:val="808080"/>
      <w:shd w:val="clear" w:color="auto" w:fill="E6E6E6"/>
    </w:rPr>
  </w:style>
  <w:style w:type="paragraph" w:styleId="NormalWeb">
    <w:name w:val="Normal (Web)"/>
    <w:basedOn w:val="Normal"/>
    <w:uiPriority w:val="99"/>
    <w:unhideWhenUsed/>
    <w:rsid w:val="009016D0"/>
    <w:pPr>
      <w:spacing w:before="100" w:beforeAutospacing="1" w:after="100" w:afterAutospacing="1"/>
    </w:pPr>
  </w:style>
  <w:style w:type="character" w:customStyle="1" w:styleId="apple-tab-span">
    <w:name w:val="apple-tab-span"/>
    <w:basedOn w:val="DefaultParagraphFont"/>
    <w:rsid w:val="004028CB"/>
  </w:style>
  <w:style w:type="character" w:customStyle="1" w:styleId="eop">
    <w:name w:val="eop"/>
    <w:basedOn w:val="DefaultParagraphFont"/>
    <w:rsid w:val="00D93FFC"/>
  </w:style>
  <w:style w:type="character" w:styleId="CommentReference">
    <w:name w:val="annotation reference"/>
    <w:basedOn w:val="DefaultParagraphFont"/>
    <w:uiPriority w:val="99"/>
    <w:semiHidden/>
    <w:unhideWhenUsed/>
    <w:rsid w:val="002055F8"/>
    <w:rPr>
      <w:sz w:val="16"/>
      <w:szCs w:val="16"/>
    </w:rPr>
  </w:style>
  <w:style w:type="paragraph" w:styleId="CommentText">
    <w:name w:val="annotation text"/>
    <w:basedOn w:val="Normal"/>
    <w:link w:val="CommentTextChar"/>
    <w:uiPriority w:val="99"/>
    <w:semiHidden/>
    <w:unhideWhenUsed/>
    <w:rsid w:val="002055F8"/>
    <w:rPr>
      <w:sz w:val="20"/>
      <w:szCs w:val="20"/>
    </w:rPr>
  </w:style>
  <w:style w:type="character" w:customStyle="1" w:styleId="CommentTextChar">
    <w:name w:val="Comment Text Char"/>
    <w:basedOn w:val="DefaultParagraphFont"/>
    <w:link w:val="CommentText"/>
    <w:uiPriority w:val="99"/>
    <w:semiHidden/>
    <w:rsid w:val="002055F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55F8"/>
    <w:rPr>
      <w:b/>
      <w:bCs/>
    </w:rPr>
  </w:style>
  <w:style w:type="character" w:customStyle="1" w:styleId="CommentSubjectChar">
    <w:name w:val="Comment Subject Char"/>
    <w:basedOn w:val="CommentTextChar"/>
    <w:link w:val="CommentSubject"/>
    <w:uiPriority w:val="99"/>
    <w:semiHidden/>
    <w:rsid w:val="002055F8"/>
    <w:rPr>
      <w:rFonts w:ascii="Times New Roman" w:eastAsia="Times New Roman" w:hAnsi="Times New Roman" w:cs="Times New Roman"/>
      <w:b/>
      <w:bCs/>
      <w:sz w:val="20"/>
      <w:szCs w:val="20"/>
    </w:rPr>
  </w:style>
  <w:style w:type="paragraph" w:customStyle="1" w:styleId="graf">
    <w:name w:val="graf"/>
    <w:basedOn w:val="Normal"/>
    <w:rsid w:val="00322971"/>
    <w:pPr>
      <w:spacing w:before="100" w:beforeAutospacing="1" w:after="100" w:afterAutospacing="1"/>
    </w:pPr>
  </w:style>
  <w:style w:type="character" w:customStyle="1" w:styleId="UnresolvedMention3">
    <w:name w:val="Unresolved Mention3"/>
    <w:basedOn w:val="DefaultParagraphFont"/>
    <w:uiPriority w:val="99"/>
    <w:semiHidden/>
    <w:unhideWhenUsed/>
    <w:rsid w:val="00D96EB0"/>
    <w:rPr>
      <w:color w:val="808080"/>
      <w:shd w:val="clear" w:color="auto" w:fill="E6E6E6"/>
    </w:rPr>
  </w:style>
  <w:style w:type="character" w:customStyle="1" w:styleId="UnresolvedMention4">
    <w:name w:val="Unresolved Mention4"/>
    <w:basedOn w:val="DefaultParagraphFont"/>
    <w:uiPriority w:val="99"/>
    <w:semiHidden/>
    <w:unhideWhenUsed/>
    <w:rsid w:val="009F0996"/>
    <w:rPr>
      <w:color w:val="808080"/>
      <w:shd w:val="clear" w:color="auto" w:fill="E6E6E6"/>
    </w:rPr>
  </w:style>
  <w:style w:type="character" w:styleId="HTMLCode">
    <w:name w:val="HTML Code"/>
    <w:basedOn w:val="DefaultParagraphFont"/>
    <w:uiPriority w:val="99"/>
    <w:semiHidden/>
    <w:unhideWhenUsed/>
    <w:rsid w:val="0071241B"/>
    <w:rPr>
      <w:rFonts w:ascii="Courier New" w:eastAsia="Times New Roman" w:hAnsi="Courier New" w:cs="Courier New"/>
      <w:sz w:val="20"/>
      <w:szCs w:val="20"/>
    </w:rPr>
  </w:style>
  <w:style w:type="character" w:customStyle="1" w:styleId="UnresolvedMention5">
    <w:name w:val="Unresolved Mention5"/>
    <w:basedOn w:val="DefaultParagraphFont"/>
    <w:uiPriority w:val="99"/>
    <w:semiHidden/>
    <w:unhideWhenUsed/>
    <w:rsid w:val="00B274CD"/>
    <w:rPr>
      <w:color w:val="605E5C"/>
      <w:shd w:val="clear" w:color="auto" w:fill="E1DFDD"/>
    </w:rPr>
  </w:style>
  <w:style w:type="character" w:customStyle="1" w:styleId="UnresolvedMention6">
    <w:name w:val="Unresolved Mention6"/>
    <w:basedOn w:val="DefaultParagraphFont"/>
    <w:uiPriority w:val="99"/>
    <w:semiHidden/>
    <w:unhideWhenUsed/>
    <w:rsid w:val="00A9657D"/>
    <w:rPr>
      <w:color w:val="605E5C"/>
      <w:shd w:val="clear" w:color="auto" w:fill="E1DFDD"/>
    </w:rPr>
  </w:style>
  <w:style w:type="character" w:customStyle="1" w:styleId="UnresolvedMention7">
    <w:name w:val="Unresolved Mention7"/>
    <w:basedOn w:val="DefaultParagraphFont"/>
    <w:uiPriority w:val="99"/>
    <w:semiHidden/>
    <w:unhideWhenUsed/>
    <w:rsid w:val="009F135A"/>
    <w:rPr>
      <w:color w:val="605E5C"/>
      <w:shd w:val="clear" w:color="auto" w:fill="E1DFDD"/>
    </w:rPr>
  </w:style>
  <w:style w:type="character" w:customStyle="1" w:styleId="normaltextrun">
    <w:name w:val="normaltextrun"/>
    <w:basedOn w:val="DefaultParagraphFont"/>
    <w:rsid w:val="00527841"/>
  </w:style>
  <w:style w:type="character" w:styleId="UnresolvedMention">
    <w:name w:val="Unresolved Mention"/>
    <w:basedOn w:val="DefaultParagraphFont"/>
    <w:uiPriority w:val="99"/>
    <w:semiHidden/>
    <w:unhideWhenUsed/>
    <w:rsid w:val="008F6F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194">
      <w:bodyDiv w:val="1"/>
      <w:marLeft w:val="0"/>
      <w:marRight w:val="0"/>
      <w:marTop w:val="0"/>
      <w:marBottom w:val="0"/>
      <w:divBdr>
        <w:top w:val="none" w:sz="0" w:space="0" w:color="auto"/>
        <w:left w:val="none" w:sz="0" w:space="0" w:color="auto"/>
        <w:bottom w:val="none" w:sz="0" w:space="0" w:color="auto"/>
        <w:right w:val="none" w:sz="0" w:space="0" w:color="auto"/>
      </w:divBdr>
    </w:div>
    <w:div w:id="51194772">
      <w:bodyDiv w:val="1"/>
      <w:marLeft w:val="0"/>
      <w:marRight w:val="0"/>
      <w:marTop w:val="0"/>
      <w:marBottom w:val="0"/>
      <w:divBdr>
        <w:top w:val="none" w:sz="0" w:space="0" w:color="auto"/>
        <w:left w:val="none" w:sz="0" w:space="0" w:color="auto"/>
        <w:bottom w:val="none" w:sz="0" w:space="0" w:color="auto"/>
        <w:right w:val="none" w:sz="0" w:space="0" w:color="auto"/>
      </w:divBdr>
    </w:div>
    <w:div w:id="57094316">
      <w:bodyDiv w:val="1"/>
      <w:marLeft w:val="0"/>
      <w:marRight w:val="0"/>
      <w:marTop w:val="0"/>
      <w:marBottom w:val="0"/>
      <w:divBdr>
        <w:top w:val="none" w:sz="0" w:space="0" w:color="auto"/>
        <w:left w:val="none" w:sz="0" w:space="0" w:color="auto"/>
        <w:bottom w:val="none" w:sz="0" w:space="0" w:color="auto"/>
        <w:right w:val="none" w:sz="0" w:space="0" w:color="auto"/>
      </w:divBdr>
    </w:div>
    <w:div w:id="73749039">
      <w:bodyDiv w:val="1"/>
      <w:marLeft w:val="0"/>
      <w:marRight w:val="0"/>
      <w:marTop w:val="0"/>
      <w:marBottom w:val="0"/>
      <w:divBdr>
        <w:top w:val="none" w:sz="0" w:space="0" w:color="auto"/>
        <w:left w:val="none" w:sz="0" w:space="0" w:color="auto"/>
        <w:bottom w:val="none" w:sz="0" w:space="0" w:color="auto"/>
        <w:right w:val="none" w:sz="0" w:space="0" w:color="auto"/>
      </w:divBdr>
    </w:div>
    <w:div w:id="81804870">
      <w:bodyDiv w:val="1"/>
      <w:marLeft w:val="0"/>
      <w:marRight w:val="0"/>
      <w:marTop w:val="0"/>
      <w:marBottom w:val="0"/>
      <w:divBdr>
        <w:top w:val="none" w:sz="0" w:space="0" w:color="auto"/>
        <w:left w:val="none" w:sz="0" w:space="0" w:color="auto"/>
        <w:bottom w:val="none" w:sz="0" w:space="0" w:color="auto"/>
        <w:right w:val="none" w:sz="0" w:space="0" w:color="auto"/>
      </w:divBdr>
      <w:divsChild>
        <w:div w:id="2094692981">
          <w:marLeft w:val="0"/>
          <w:marRight w:val="0"/>
          <w:marTop w:val="0"/>
          <w:marBottom w:val="0"/>
          <w:divBdr>
            <w:top w:val="none" w:sz="0" w:space="0" w:color="auto"/>
            <w:left w:val="none" w:sz="0" w:space="0" w:color="auto"/>
            <w:bottom w:val="none" w:sz="0" w:space="0" w:color="auto"/>
            <w:right w:val="none" w:sz="0" w:space="0" w:color="auto"/>
          </w:divBdr>
        </w:div>
      </w:divsChild>
    </w:div>
    <w:div w:id="93865267">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3212850">
      <w:bodyDiv w:val="1"/>
      <w:marLeft w:val="0"/>
      <w:marRight w:val="0"/>
      <w:marTop w:val="0"/>
      <w:marBottom w:val="0"/>
      <w:divBdr>
        <w:top w:val="none" w:sz="0" w:space="0" w:color="auto"/>
        <w:left w:val="none" w:sz="0" w:space="0" w:color="auto"/>
        <w:bottom w:val="none" w:sz="0" w:space="0" w:color="auto"/>
        <w:right w:val="none" w:sz="0" w:space="0" w:color="auto"/>
      </w:divBdr>
    </w:div>
    <w:div w:id="134445569">
      <w:bodyDiv w:val="1"/>
      <w:marLeft w:val="0"/>
      <w:marRight w:val="0"/>
      <w:marTop w:val="0"/>
      <w:marBottom w:val="0"/>
      <w:divBdr>
        <w:top w:val="none" w:sz="0" w:space="0" w:color="auto"/>
        <w:left w:val="none" w:sz="0" w:space="0" w:color="auto"/>
        <w:bottom w:val="none" w:sz="0" w:space="0" w:color="auto"/>
        <w:right w:val="none" w:sz="0" w:space="0" w:color="auto"/>
      </w:divBdr>
    </w:div>
    <w:div w:id="140580314">
      <w:bodyDiv w:val="1"/>
      <w:marLeft w:val="0"/>
      <w:marRight w:val="0"/>
      <w:marTop w:val="0"/>
      <w:marBottom w:val="0"/>
      <w:divBdr>
        <w:top w:val="none" w:sz="0" w:space="0" w:color="auto"/>
        <w:left w:val="none" w:sz="0" w:space="0" w:color="auto"/>
        <w:bottom w:val="none" w:sz="0" w:space="0" w:color="auto"/>
        <w:right w:val="none" w:sz="0" w:space="0" w:color="auto"/>
      </w:divBdr>
    </w:div>
    <w:div w:id="169299400">
      <w:bodyDiv w:val="1"/>
      <w:marLeft w:val="0"/>
      <w:marRight w:val="0"/>
      <w:marTop w:val="0"/>
      <w:marBottom w:val="0"/>
      <w:divBdr>
        <w:top w:val="none" w:sz="0" w:space="0" w:color="auto"/>
        <w:left w:val="none" w:sz="0" w:space="0" w:color="auto"/>
        <w:bottom w:val="none" w:sz="0" w:space="0" w:color="auto"/>
        <w:right w:val="none" w:sz="0" w:space="0" w:color="auto"/>
      </w:divBdr>
    </w:div>
    <w:div w:id="185411507">
      <w:bodyDiv w:val="1"/>
      <w:marLeft w:val="0"/>
      <w:marRight w:val="0"/>
      <w:marTop w:val="0"/>
      <w:marBottom w:val="0"/>
      <w:divBdr>
        <w:top w:val="none" w:sz="0" w:space="0" w:color="auto"/>
        <w:left w:val="none" w:sz="0" w:space="0" w:color="auto"/>
        <w:bottom w:val="none" w:sz="0" w:space="0" w:color="auto"/>
        <w:right w:val="none" w:sz="0" w:space="0" w:color="auto"/>
      </w:divBdr>
    </w:div>
    <w:div w:id="189808247">
      <w:bodyDiv w:val="1"/>
      <w:marLeft w:val="0"/>
      <w:marRight w:val="0"/>
      <w:marTop w:val="0"/>
      <w:marBottom w:val="0"/>
      <w:divBdr>
        <w:top w:val="none" w:sz="0" w:space="0" w:color="auto"/>
        <w:left w:val="none" w:sz="0" w:space="0" w:color="auto"/>
        <w:bottom w:val="none" w:sz="0" w:space="0" w:color="auto"/>
        <w:right w:val="none" w:sz="0" w:space="0" w:color="auto"/>
      </w:divBdr>
    </w:div>
    <w:div w:id="197011567">
      <w:bodyDiv w:val="1"/>
      <w:marLeft w:val="0"/>
      <w:marRight w:val="0"/>
      <w:marTop w:val="0"/>
      <w:marBottom w:val="0"/>
      <w:divBdr>
        <w:top w:val="none" w:sz="0" w:space="0" w:color="auto"/>
        <w:left w:val="none" w:sz="0" w:space="0" w:color="auto"/>
        <w:bottom w:val="none" w:sz="0" w:space="0" w:color="auto"/>
        <w:right w:val="none" w:sz="0" w:space="0" w:color="auto"/>
      </w:divBdr>
    </w:div>
    <w:div w:id="230311477">
      <w:bodyDiv w:val="1"/>
      <w:marLeft w:val="0"/>
      <w:marRight w:val="0"/>
      <w:marTop w:val="0"/>
      <w:marBottom w:val="0"/>
      <w:divBdr>
        <w:top w:val="none" w:sz="0" w:space="0" w:color="auto"/>
        <w:left w:val="none" w:sz="0" w:space="0" w:color="auto"/>
        <w:bottom w:val="none" w:sz="0" w:space="0" w:color="auto"/>
        <w:right w:val="none" w:sz="0" w:space="0" w:color="auto"/>
      </w:divBdr>
    </w:div>
    <w:div w:id="235021502">
      <w:bodyDiv w:val="1"/>
      <w:marLeft w:val="0"/>
      <w:marRight w:val="0"/>
      <w:marTop w:val="0"/>
      <w:marBottom w:val="0"/>
      <w:divBdr>
        <w:top w:val="none" w:sz="0" w:space="0" w:color="auto"/>
        <w:left w:val="none" w:sz="0" w:space="0" w:color="auto"/>
        <w:bottom w:val="none" w:sz="0" w:space="0" w:color="auto"/>
        <w:right w:val="none" w:sz="0" w:space="0" w:color="auto"/>
      </w:divBdr>
    </w:div>
    <w:div w:id="263343410">
      <w:bodyDiv w:val="1"/>
      <w:marLeft w:val="0"/>
      <w:marRight w:val="0"/>
      <w:marTop w:val="0"/>
      <w:marBottom w:val="0"/>
      <w:divBdr>
        <w:top w:val="none" w:sz="0" w:space="0" w:color="auto"/>
        <w:left w:val="none" w:sz="0" w:space="0" w:color="auto"/>
        <w:bottom w:val="none" w:sz="0" w:space="0" w:color="auto"/>
        <w:right w:val="none" w:sz="0" w:space="0" w:color="auto"/>
      </w:divBdr>
    </w:div>
    <w:div w:id="274017531">
      <w:bodyDiv w:val="1"/>
      <w:marLeft w:val="0"/>
      <w:marRight w:val="0"/>
      <w:marTop w:val="0"/>
      <w:marBottom w:val="0"/>
      <w:divBdr>
        <w:top w:val="none" w:sz="0" w:space="0" w:color="auto"/>
        <w:left w:val="none" w:sz="0" w:space="0" w:color="auto"/>
        <w:bottom w:val="none" w:sz="0" w:space="0" w:color="auto"/>
        <w:right w:val="none" w:sz="0" w:space="0" w:color="auto"/>
      </w:divBdr>
    </w:div>
    <w:div w:id="274220187">
      <w:bodyDiv w:val="1"/>
      <w:marLeft w:val="0"/>
      <w:marRight w:val="0"/>
      <w:marTop w:val="0"/>
      <w:marBottom w:val="0"/>
      <w:divBdr>
        <w:top w:val="none" w:sz="0" w:space="0" w:color="auto"/>
        <w:left w:val="none" w:sz="0" w:space="0" w:color="auto"/>
        <w:bottom w:val="none" w:sz="0" w:space="0" w:color="auto"/>
        <w:right w:val="none" w:sz="0" w:space="0" w:color="auto"/>
      </w:divBdr>
    </w:div>
    <w:div w:id="279412088">
      <w:bodyDiv w:val="1"/>
      <w:marLeft w:val="0"/>
      <w:marRight w:val="0"/>
      <w:marTop w:val="0"/>
      <w:marBottom w:val="0"/>
      <w:divBdr>
        <w:top w:val="none" w:sz="0" w:space="0" w:color="auto"/>
        <w:left w:val="none" w:sz="0" w:space="0" w:color="auto"/>
        <w:bottom w:val="none" w:sz="0" w:space="0" w:color="auto"/>
        <w:right w:val="none" w:sz="0" w:space="0" w:color="auto"/>
      </w:divBdr>
    </w:div>
    <w:div w:id="301662311">
      <w:bodyDiv w:val="1"/>
      <w:marLeft w:val="0"/>
      <w:marRight w:val="0"/>
      <w:marTop w:val="0"/>
      <w:marBottom w:val="0"/>
      <w:divBdr>
        <w:top w:val="none" w:sz="0" w:space="0" w:color="auto"/>
        <w:left w:val="none" w:sz="0" w:space="0" w:color="auto"/>
        <w:bottom w:val="none" w:sz="0" w:space="0" w:color="auto"/>
        <w:right w:val="none" w:sz="0" w:space="0" w:color="auto"/>
      </w:divBdr>
    </w:div>
    <w:div w:id="306475816">
      <w:bodyDiv w:val="1"/>
      <w:marLeft w:val="0"/>
      <w:marRight w:val="0"/>
      <w:marTop w:val="0"/>
      <w:marBottom w:val="0"/>
      <w:divBdr>
        <w:top w:val="none" w:sz="0" w:space="0" w:color="auto"/>
        <w:left w:val="none" w:sz="0" w:space="0" w:color="auto"/>
        <w:bottom w:val="none" w:sz="0" w:space="0" w:color="auto"/>
        <w:right w:val="none" w:sz="0" w:space="0" w:color="auto"/>
      </w:divBdr>
    </w:div>
    <w:div w:id="314651091">
      <w:bodyDiv w:val="1"/>
      <w:marLeft w:val="0"/>
      <w:marRight w:val="0"/>
      <w:marTop w:val="0"/>
      <w:marBottom w:val="0"/>
      <w:divBdr>
        <w:top w:val="none" w:sz="0" w:space="0" w:color="auto"/>
        <w:left w:val="none" w:sz="0" w:space="0" w:color="auto"/>
        <w:bottom w:val="none" w:sz="0" w:space="0" w:color="auto"/>
        <w:right w:val="none" w:sz="0" w:space="0" w:color="auto"/>
      </w:divBdr>
    </w:div>
    <w:div w:id="372196535">
      <w:bodyDiv w:val="1"/>
      <w:marLeft w:val="0"/>
      <w:marRight w:val="0"/>
      <w:marTop w:val="0"/>
      <w:marBottom w:val="0"/>
      <w:divBdr>
        <w:top w:val="none" w:sz="0" w:space="0" w:color="auto"/>
        <w:left w:val="none" w:sz="0" w:space="0" w:color="auto"/>
        <w:bottom w:val="none" w:sz="0" w:space="0" w:color="auto"/>
        <w:right w:val="none" w:sz="0" w:space="0" w:color="auto"/>
      </w:divBdr>
    </w:div>
    <w:div w:id="387723883">
      <w:bodyDiv w:val="1"/>
      <w:marLeft w:val="0"/>
      <w:marRight w:val="0"/>
      <w:marTop w:val="0"/>
      <w:marBottom w:val="0"/>
      <w:divBdr>
        <w:top w:val="none" w:sz="0" w:space="0" w:color="auto"/>
        <w:left w:val="none" w:sz="0" w:space="0" w:color="auto"/>
        <w:bottom w:val="none" w:sz="0" w:space="0" w:color="auto"/>
        <w:right w:val="none" w:sz="0" w:space="0" w:color="auto"/>
      </w:divBdr>
    </w:div>
    <w:div w:id="39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5737785">
          <w:marLeft w:val="0"/>
          <w:marRight w:val="0"/>
          <w:marTop w:val="0"/>
          <w:marBottom w:val="0"/>
          <w:divBdr>
            <w:top w:val="none" w:sz="0" w:space="0" w:color="auto"/>
            <w:left w:val="none" w:sz="0" w:space="0" w:color="auto"/>
            <w:bottom w:val="none" w:sz="0" w:space="0" w:color="auto"/>
            <w:right w:val="none" w:sz="0" w:space="0" w:color="auto"/>
          </w:divBdr>
        </w:div>
        <w:div w:id="1499417809">
          <w:marLeft w:val="0"/>
          <w:marRight w:val="0"/>
          <w:marTop w:val="0"/>
          <w:marBottom w:val="0"/>
          <w:divBdr>
            <w:top w:val="none" w:sz="0" w:space="0" w:color="auto"/>
            <w:left w:val="none" w:sz="0" w:space="0" w:color="auto"/>
            <w:bottom w:val="none" w:sz="0" w:space="0" w:color="auto"/>
            <w:right w:val="none" w:sz="0" w:space="0" w:color="auto"/>
          </w:divBdr>
        </w:div>
        <w:div w:id="1667980525">
          <w:marLeft w:val="0"/>
          <w:marRight w:val="0"/>
          <w:marTop w:val="0"/>
          <w:marBottom w:val="0"/>
          <w:divBdr>
            <w:top w:val="none" w:sz="0" w:space="0" w:color="auto"/>
            <w:left w:val="none" w:sz="0" w:space="0" w:color="auto"/>
            <w:bottom w:val="none" w:sz="0" w:space="0" w:color="auto"/>
            <w:right w:val="none" w:sz="0" w:space="0" w:color="auto"/>
          </w:divBdr>
        </w:div>
        <w:div w:id="704139748">
          <w:marLeft w:val="0"/>
          <w:marRight w:val="0"/>
          <w:marTop w:val="0"/>
          <w:marBottom w:val="0"/>
          <w:divBdr>
            <w:top w:val="none" w:sz="0" w:space="0" w:color="auto"/>
            <w:left w:val="none" w:sz="0" w:space="0" w:color="auto"/>
            <w:bottom w:val="none" w:sz="0" w:space="0" w:color="auto"/>
            <w:right w:val="none" w:sz="0" w:space="0" w:color="auto"/>
          </w:divBdr>
        </w:div>
        <w:div w:id="440151912">
          <w:marLeft w:val="0"/>
          <w:marRight w:val="0"/>
          <w:marTop w:val="0"/>
          <w:marBottom w:val="0"/>
          <w:divBdr>
            <w:top w:val="none" w:sz="0" w:space="0" w:color="auto"/>
            <w:left w:val="none" w:sz="0" w:space="0" w:color="auto"/>
            <w:bottom w:val="none" w:sz="0" w:space="0" w:color="auto"/>
            <w:right w:val="none" w:sz="0" w:space="0" w:color="auto"/>
          </w:divBdr>
        </w:div>
        <w:div w:id="1730877876">
          <w:marLeft w:val="0"/>
          <w:marRight w:val="0"/>
          <w:marTop w:val="0"/>
          <w:marBottom w:val="0"/>
          <w:divBdr>
            <w:top w:val="none" w:sz="0" w:space="0" w:color="auto"/>
            <w:left w:val="none" w:sz="0" w:space="0" w:color="auto"/>
            <w:bottom w:val="none" w:sz="0" w:space="0" w:color="auto"/>
            <w:right w:val="none" w:sz="0" w:space="0" w:color="auto"/>
          </w:divBdr>
        </w:div>
      </w:divsChild>
    </w:div>
    <w:div w:id="407389692">
      <w:bodyDiv w:val="1"/>
      <w:marLeft w:val="0"/>
      <w:marRight w:val="0"/>
      <w:marTop w:val="0"/>
      <w:marBottom w:val="0"/>
      <w:divBdr>
        <w:top w:val="none" w:sz="0" w:space="0" w:color="auto"/>
        <w:left w:val="none" w:sz="0" w:space="0" w:color="auto"/>
        <w:bottom w:val="none" w:sz="0" w:space="0" w:color="auto"/>
        <w:right w:val="none" w:sz="0" w:space="0" w:color="auto"/>
      </w:divBdr>
    </w:div>
    <w:div w:id="437145057">
      <w:bodyDiv w:val="1"/>
      <w:marLeft w:val="0"/>
      <w:marRight w:val="0"/>
      <w:marTop w:val="0"/>
      <w:marBottom w:val="0"/>
      <w:divBdr>
        <w:top w:val="none" w:sz="0" w:space="0" w:color="auto"/>
        <w:left w:val="none" w:sz="0" w:space="0" w:color="auto"/>
        <w:bottom w:val="none" w:sz="0" w:space="0" w:color="auto"/>
        <w:right w:val="none" w:sz="0" w:space="0" w:color="auto"/>
      </w:divBdr>
    </w:div>
    <w:div w:id="440952275">
      <w:bodyDiv w:val="1"/>
      <w:marLeft w:val="0"/>
      <w:marRight w:val="0"/>
      <w:marTop w:val="0"/>
      <w:marBottom w:val="0"/>
      <w:divBdr>
        <w:top w:val="none" w:sz="0" w:space="0" w:color="auto"/>
        <w:left w:val="none" w:sz="0" w:space="0" w:color="auto"/>
        <w:bottom w:val="none" w:sz="0" w:space="0" w:color="auto"/>
        <w:right w:val="none" w:sz="0" w:space="0" w:color="auto"/>
      </w:divBdr>
    </w:div>
    <w:div w:id="453520575">
      <w:bodyDiv w:val="1"/>
      <w:marLeft w:val="0"/>
      <w:marRight w:val="0"/>
      <w:marTop w:val="0"/>
      <w:marBottom w:val="0"/>
      <w:divBdr>
        <w:top w:val="none" w:sz="0" w:space="0" w:color="auto"/>
        <w:left w:val="none" w:sz="0" w:space="0" w:color="auto"/>
        <w:bottom w:val="none" w:sz="0" w:space="0" w:color="auto"/>
        <w:right w:val="none" w:sz="0" w:space="0" w:color="auto"/>
      </w:divBdr>
    </w:div>
    <w:div w:id="479539590">
      <w:bodyDiv w:val="1"/>
      <w:marLeft w:val="0"/>
      <w:marRight w:val="0"/>
      <w:marTop w:val="0"/>
      <w:marBottom w:val="0"/>
      <w:divBdr>
        <w:top w:val="none" w:sz="0" w:space="0" w:color="auto"/>
        <w:left w:val="none" w:sz="0" w:space="0" w:color="auto"/>
        <w:bottom w:val="none" w:sz="0" w:space="0" w:color="auto"/>
        <w:right w:val="none" w:sz="0" w:space="0" w:color="auto"/>
      </w:divBdr>
    </w:div>
    <w:div w:id="487670191">
      <w:bodyDiv w:val="1"/>
      <w:marLeft w:val="0"/>
      <w:marRight w:val="0"/>
      <w:marTop w:val="0"/>
      <w:marBottom w:val="0"/>
      <w:divBdr>
        <w:top w:val="none" w:sz="0" w:space="0" w:color="auto"/>
        <w:left w:val="none" w:sz="0" w:space="0" w:color="auto"/>
        <w:bottom w:val="none" w:sz="0" w:space="0" w:color="auto"/>
        <w:right w:val="none" w:sz="0" w:space="0" w:color="auto"/>
      </w:divBdr>
      <w:divsChild>
        <w:div w:id="309754612">
          <w:marLeft w:val="0"/>
          <w:marRight w:val="0"/>
          <w:marTop w:val="0"/>
          <w:marBottom w:val="0"/>
          <w:divBdr>
            <w:top w:val="none" w:sz="0" w:space="0" w:color="auto"/>
            <w:left w:val="none" w:sz="0" w:space="0" w:color="auto"/>
            <w:bottom w:val="none" w:sz="0" w:space="0" w:color="auto"/>
            <w:right w:val="none" w:sz="0" w:space="0" w:color="auto"/>
          </w:divBdr>
          <w:divsChild>
            <w:div w:id="15262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7921">
      <w:bodyDiv w:val="1"/>
      <w:marLeft w:val="0"/>
      <w:marRight w:val="0"/>
      <w:marTop w:val="0"/>
      <w:marBottom w:val="0"/>
      <w:divBdr>
        <w:top w:val="none" w:sz="0" w:space="0" w:color="auto"/>
        <w:left w:val="none" w:sz="0" w:space="0" w:color="auto"/>
        <w:bottom w:val="none" w:sz="0" w:space="0" w:color="auto"/>
        <w:right w:val="none" w:sz="0" w:space="0" w:color="auto"/>
      </w:divBdr>
    </w:div>
    <w:div w:id="510026174">
      <w:bodyDiv w:val="1"/>
      <w:marLeft w:val="0"/>
      <w:marRight w:val="0"/>
      <w:marTop w:val="0"/>
      <w:marBottom w:val="0"/>
      <w:divBdr>
        <w:top w:val="none" w:sz="0" w:space="0" w:color="auto"/>
        <w:left w:val="none" w:sz="0" w:space="0" w:color="auto"/>
        <w:bottom w:val="none" w:sz="0" w:space="0" w:color="auto"/>
        <w:right w:val="none" w:sz="0" w:space="0" w:color="auto"/>
      </w:divBdr>
    </w:div>
    <w:div w:id="545795759">
      <w:bodyDiv w:val="1"/>
      <w:marLeft w:val="0"/>
      <w:marRight w:val="0"/>
      <w:marTop w:val="0"/>
      <w:marBottom w:val="0"/>
      <w:divBdr>
        <w:top w:val="none" w:sz="0" w:space="0" w:color="auto"/>
        <w:left w:val="none" w:sz="0" w:space="0" w:color="auto"/>
        <w:bottom w:val="none" w:sz="0" w:space="0" w:color="auto"/>
        <w:right w:val="none" w:sz="0" w:space="0" w:color="auto"/>
      </w:divBdr>
    </w:div>
    <w:div w:id="589046309">
      <w:bodyDiv w:val="1"/>
      <w:marLeft w:val="0"/>
      <w:marRight w:val="0"/>
      <w:marTop w:val="0"/>
      <w:marBottom w:val="0"/>
      <w:divBdr>
        <w:top w:val="none" w:sz="0" w:space="0" w:color="auto"/>
        <w:left w:val="none" w:sz="0" w:space="0" w:color="auto"/>
        <w:bottom w:val="none" w:sz="0" w:space="0" w:color="auto"/>
        <w:right w:val="none" w:sz="0" w:space="0" w:color="auto"/>
      </w:divBdr>
    </w:div>
    <w:div w:id="614023032">
      <w:bodyDiv w:val="1"/>
      <w:marLeft w:val="0"/>
      <w:marRight w:val="0"/>
      <w:marTop w:val="0"/>
      <w:marBottom w:val="0"/>
      <w:divBdr>
        <w:top w:val="none" w:sz="0" w:space="0" w:color="auto"/>
        <w:left w:val="none" w:sz="0" w:space="0" w:color="auto"/>
        <w:bottom w:val="none" w:sz="0" w:space="0" w:color="auto"/>
        <w:right w:val="none" w:sz="0" w:space="0" w:color="auto"/>
      </w:divBdr>
    </w:div>
    <w:div w:id="623733523">
      <w:bodyDiv w:val="1"/>
      <w:marLeft w:val="0"/>
      <w:marRight w:val="0"/>
      <w:marTop w:val="0"/>
      <w:marBottom w:val="0"/>
      <w:divBdr>
        <w:top w:val="none" w:sz="0" w:space="0" w:color="auto"/>
        <w:left w:val="none" w:sz="0" w:space="0" w:color="auto"/>
        <w:bottom w:val="none" w:sz="0" w:space="0" w:color="auto"/>
        <w:right w:val="none" w:sz="0" w:space="0" w:color="auto"/>
      </w:divBdr>
    </w:div>
    <w:div w:id="642201163">
      <w:bodyDiv w:val="1"/>
      <w:marLeft w:val="0"/>
      <w:marRight w:val="0"/>
      <w:marTop w:val="0"/>
      <w:marBottom w:val="0"/>
      <w:divBdr>
        <w:top w:val="none" w:sz="0" w:space="0" w:color="auto"/>
        <w:left w:val="none" w:sz="0" w:space="0" w:color="auto"/>
        <w:bottom w:val="none" w:sz="0" w:space="0" w:color="auto"/>
        <w:right w:val="none" w:sz="0" w:space="0" w:color="auto"/>
      </w:divBdr>
    </w:div>
    <w:div w:id="661852343">
      <w:bodyDiv w:val="1"/>
      <w:marLeft w:val="0"/>
      <w:marRight w:val="0"/>
      <w:marTop w:val="0"/>
      <w:marBottom w:val="0"/>
      <w:divBdr>
        <w:top w:val="none" w:sz="0" w:space="0" w:color="auto"/>
        <w:left w:val="none" w:sz="0" w:space="0" w:color="auto"/>
        <w:bottom w:val="none" w:sz="0" w:space="0" w:color="auto"/>
        <w:right w:val="none" w:sz="0" w:space="0" w:color="auto"/>
      </w:divBdr>
    </w:div>
    <w:div w:id="664360843">
      <w:bodyDiv w:val="1"/>
      <w:marLeft w:val="0"/>
      <w:marRight w:val="0"/>
      <w:marTop w:val="0"/>
      <w:marBottom w:val="0"/>
      <w:divBdr>
        <w:top w:val="none" w:sz="0" w:space="0" w:color="auto"/>
        <w:left w:val="none" w:sz="0" w:space="0" w:color="auto"/>
        <w:bottom w:val="none" w:sz="0" w:space="0" w:color="auto"/>
        <w:right w:val="none" w:sz="0" w:space="0" w:color="auto"/>
      </w:divBdr>
    </w:div>
    <w:div w:id="667902324">
      <w:bodyDiv w:val="1"/>
      <w:marLeft w:val="0"/>
      <w:marRight w:val="0"/>
      <w:marTop w:val="0"/>
      <w:marBottom w:val="0"/>
      <w:divBdr>
        <w:top w:val="none" w:sz="0" w:space="0" w:color="auto"/>
        <w:left w:val="none" w:sz="0" w:space="0" w:color="auto"/>
        <w:bottom w:val="none" w:sz="0" w:space="0" w:color="auto"/>
        <w:right w:val="none" w:sz="0" w:space="0" w:color="auto"/>
      </w:divBdr>
    </w:div>
    <w:div w:id="679090545">
      <w:bodyDiv w:val="1"/>
      <w:marLeft w:val="0"/>
      <w:marRight w:val="0"/>
      <w:marTop w:val="0"/>
      <w:marBottom w:val="0"/>
      <w:divBdr>
        <w:top w:val="none" w:sz="0" w:space="0" w:color="auto"/>
        <w:left w:val="none" w:sz="0" w:space="0" w:color="auto"/>
        <w:bottom w:val="none" w:sz="0" w:space="0" w:color="auto"/>
        <w:right w:val="none" w:sz="0" w:space="0" w:color="auto"/>
      </w:divBdr>
    </w:div>
    <w:div w:id="690449119">
      <w:bodyDiv w:val="1"/>
      <w:marLeft w:val="0"/>
      <w:marRight w:val="0"/>
      <w:marTop w:val="0"/>
      <w:marBottom w:val="0"/>
      <w:divBdr>
        <w:top w:val="none" w:sz="0" w:space="0" w:color="auto"/>
        <w:left w:val="none" w:sz="0" w:space="0" w:color="auto"/>
        <w:bottom w:val="none" w:sz="0" w:space="0" w:color="auto"/>
        <w:right w:val="none" w:sz="0" w:space="0" w:color="auto"/>
      </w:divBdr>
    </w:div>
    <w:div w:id="693074109">
      <w:bodyDiv w:val="1"/>
      <w:marLeft w:val="0"/>
      <w:marRight w:val="0"/>
      <w:marTop w:val="0"/>
      <w:marBottom w:val="0"/>
      <w:divBdr>
        <w:top w:val="none" w:sz="0" w:space="0" w:color="auto"/>
        <w:left w:val="none" w:sz="0" w:space="0" w:color="auto"/>
        <w:bottom w:val="none" w:sz="0" w:space="0" w:color="auto"/>
        <w:right w:val="none" w:sz="0" w:space="0" w:color="auto"/>
      </w:divBdr>
    </w:div>
    <w:div w:id="745223290">
      <w:bodyDiv w:val="1"/>
      <w:marLeft w:val="0"/>
      <w:marRight w:val="0"/>
      <w:marTop w:val="0"/>
      <w:marBottom w:val="0"/>
      <w:divBdr>
        <w:top w:val="none" w:sz="0" w:space="0" w:color="auto"/>
        <w:left w:val="none" w:sz="0" w:space="0" w:color="auto"/>
        <w:bottom w:val="none" w:sz="0" w:space="0" w:color="auto"/>
        <w:right w:val="none" w:sz="0" w:space="0" w:color="auto"/>
      </w:divBdr>
    </w:div>
    <w:div w:id="747532159">
      <w:bodyDiv w:val="1"/>
      <w:marLeft w:val="0"/>
      <w:marRight w:val="0"/>
      <w:marTop w:val="0"/>
      <w:marBottom w:val="0"/>
      <w:divBdr>
        <w:top w:val="none" w:sz="0" w:space="0" w:color="auto"/>
        <w:left w:val="none" w:sz="0" w:space="0" w:color="auto"/>
        <w:bottom w:val="none" w:sz="0" w:space="0" w:color="auto"/>
        <w:right w:val="none" w:sz="0" w:space="0" w:color="auto"/>
      </w:divBdr>
    </w:div>
    <w:div w:id="800272528">
      <w:bodyDiv w:val="1"/>
      <w:marLeft w:val="0"/>
      <w:marRight w:val="0"/>
      <w:marTop w:val="0"/>
      <w:marBottom w:val="0"/>
      <w:divBdr>
        <w:top w:val="none" w:sz="0" w:space="0" w:color="auto"/>
        <w:left w:val="none" w:sz="0" w:space="0" w:color="auto"/>
        <w:bottom w:val="none" w:sz="0" w:space="0" w:color="auto"/>
        <w:right w:val="none" w:sz="0" w:space="0" w:color="auto"/>
      </w:divBdr>
    </w:div>
    <w:div w:id="804008063">
      <w:bodyDiv w:val="1"/>
      <w:marLeft w:val="0"/>
      <w:marRight w:val="0"/>
      <w:marTop w:val="0"/>
      <w:marBottom w:val="0"/>
      <w:divBdr>
        <w:top w:val="none" w:sz="0" w:space="0" w:color="auto"/>
        <w:left w:val="none" w:sz="0" w:space="0" w:color="auto"/>
        <w:bottom w:val="none" w:sz="0" w:space="0" w:color="auto"/>
        <w:right w:val="none" w:sz="0" w:space="0" w:color="auto"/>
      </w:divBdr>
    </w:div>
    <w:div w:id="836118868">
      <w:bodyDiv w:val="1"/>
      <w:marLeft w:val="0"/>
      <w:marRight w:val="0"/>
      <w:marTop w:val="0"/>
      <w:marBottom w:val="0"/>
      <w:divBdr>
        <w:top w:val="none" w:sz="0" w:space="0" w:color="auto"/>
        <w:left w:val="none" w:sz="0" w:space="0" w:color="auto"/>
        <w:bottom w:val="none" w:sz="0" w:space="0" w:color="auto"/>
        <w:right w:val="none" w:sz="0" w:space="0" w:color="auto"/>
      </w:divBdr>
    </w:div>
    <w:div w:id="849873373">
      <w:bodyDiv w:val="1"/>
      <w:marLeft w:val="0"/>
      <w:marRight w:val="0"/>
      <w:marTop w:val="0"/>
      <w:marBottom w:val="0"/>
      <w:divBdr>
        <w:top w:val="none" w:sz="0" w:space="0" w:color="auto"/>
        <w:left w:val="none" w:sz="0" w:space="0" w:color="auto"/>
        <w:bottom w:val="none" w:sz="0" w:space="0" w:color="auto"/>
        <w:right w:val="none" w:sz="0" w:space="0" w:color="auto"/>
      </w:divBdr>
    </w:div>
    <w:div w:id="933368085">
      <w:bodyDiv w:val="1"/>
      <w:marLeft w:val="0"/>
      <w:marRight w:val="0"/>
      <w:marTop w:val="0"/>
      <w:marBottom w:val="0"/>
      <w:divBdr>
        <w:top w:val="none" w:sz="0" w:space="0" w:color="auto"/>
        <w:left w:val="none" w:sz="0" w:space="0" w:color="auto"/>
        <w:bottom w:val="none" w:sz="0" w:space="0" w:color="auto"/>
        <w:right w:val="none" w:sz="0" w:space="0" w:color="auto"/>
      </w:divBdr>
    </w:div>
    <w:div w:id="956565535">
      <w:bodyDiv w:val="1"/>
      <w:marLeft w:val="0"/>
      <w:marRight w:val="0"/>
      <w:marTop w:val="0"/>
      <w:marBottom w:val="0"/>
      <w:divBdr>
        <w:top w:val="none" w:sz="0" w:space="0" w:color="auto"/>
        <w:left w:val="none" w:sz="0" w:space="0" w:color="auto"/>
        <w:bottom w:val="none" w:sz="0" w:space="0" w:color="auto"/>
        <w:right w:val="none" w:sz="0" w:space="0" w:color="auto"/>
      </w:divBdr>
    </w:div>
    <w:div w:id="975797249">
      <w:bodyDiv w:val="1"/>
      <w:marLeft w:val="0"/>
      <w:marRight w:val="0"/>
      <w:marTop w:val="0"/>
      <w:marBottom w:val="0"/>
      <w:divBdr>
        <w:top w:val="none" w:sz="0" w:space="0" w:color="auto"/>
        <w:left w:val="none" w:sz="0" w:space="0" w:color="auto"/>
        <w:bottom w:val="none" w:sz="0" w:space="0" w:color="auto"/>
        <w:right w:val="none" w:sz="0" w:space="0" w:color="auto"/>
      </w:divBdr>
    </w:div>
    <w:div w:id="982739835">
      <w:bodyDiv w:val="1"/>
      <w:marLeft w:val="0"/>
      <w:marRight w:val="0"/>
      <w:marTop w:val="0"/>
      <w:marBottom w:val="0"/>
      <w:divBdr>
        <w:top w:val="none" w:sz="0" w:space="0" w:color="auto"/>
        <w:left w:val="none" w:sz="0" w:space="0" w:color="auto"/>
        <w:bottom w:val="none" w:sz="0" w:space="0" w:color="auto"/>
        <w:right w:val="none" w:sz="0" w:space="0" w:color="auto"/>
      </w:divBdr>
    </w:div>
    <w:div w:id="993409947">
      <w:bodyDiv w:val="1"/>
      <w:marLeft w:val="0"/>
      <w:marRight w:val="0"/>
      <w:marTop w:val="0"/>
      <w:marBottom w:val="0"/>
      <w:divBdr>
        <w:top w:val="none" w:sz="0" w:space="0" w:color="auto"/>
        <w:left w:val="none" w:sz="0" w:space="0" w:color="auto"/>
        <w:bottom w:val="none" w:sz="0" w:space="0" w:color="auto"/>
        <w:right w:val="none" w:sz="0" w:space="0" w:color="auto"/>
      </w:divBdr>
    </w:div>
    <w:div w:id="998390241">
      <w:bodyDiv w:val="1"/>
      <w:marLeft w:val="0"/>
      <w:marRight w:val="0"/>
      <w:marTop w:val="0"/>
      <w:marBottom w:val="0"/>
      <w:divBdr>
        <w:top w:val="none" w:sz="0" w:space="0" w:color="auto"/>
        <w:left w:val="none" w:sz="0" w:space="0" w:color="auto"/>
        <w:bottom w:val="none" w:sz="0" w:space="0" w:color="auto"/>
        <w:right w:val="none" w:sz="0" w:space="0" w:color="auto"/>
      </w:divBdr>
    </w:div>
    <w:div w:id="1005210599">
      <w:bodyDiv w:val="1"/>
      <w:marLeft w:val="0"/>
      <w:marRight w:val="0"/>
      <w:marTop w:val="0"/>
      <w:marBottom w:val="0"/>
      <w:divBdr>
        <w:top w:val="none" w:sz="0" w:space="0" w:color="auto"/>
        <w:left w:val="none" w:sz="0" w:space="0" w:color="auto"/>
        <w:bottom w:val="none" w:sz="0" w:space="0" w:color="auto"/>
        <w:right w:val="none" w:sz="0" w:space="0" w:color="auto"/>
      </w:divBdr>
    </w:div>
    <w:div w:id="1023626329">
      <w:bodyDiv w:val="1"/>
      <w:marLeft w:val="0"/>
      <w:marRight w:val="0"/>
      <w:marTop w:val="0"/>
      <w:marBottom w:val="0"/>
      <w:divBdr>
        <w:top w:val="none" w:sz="0" w:space="0" w:color="auto"/>
        <w:left w:val="none" w:sz="0" w:space="0" w:color="auto"/>
        <w:bottom w:val="none" w:sz="0" w:space="0" w:color="auto"/>
        <w:right w:val="none" w:sz="0" w:space="0" w:color="auto"/>
      </w:divBdr>
    </w:div>
    <w:div w:id="1026441965">
      <w:bodyDiv w:val="1"/>
      <w:marLeft w:val="0"/>
      <w:marRight w:val="0"/>
      <w:marTop w:val="0"/>
      <w:marBottom w:val="0"/>
      <w:divBdr>
        <w:top w:val="none" w:sz="0" w:space="0" w:color="auto"/>
        <w:left w:val="none" w:sz="0" w:space="0" w:color="auto"/>
        <w:bottom w:val="none" w:sz="0" w:space="0" w:color="auto"/>
        <w:right w:val="none" w:sz="0" w:space="0" w:color="auto"/>
      </w:divBdr>
    </w:div>
    <w:div w:id="1089035200">
      <w:bodyDiv w:val="1"/>
      <w:marLeft w:val="0"/>
      <w:marRight w:val="0"/>
      <w:marTop w:val="0"/>
      <w:marBottom w:val="0"/>
      <w:divBdr>
        <w:top w:val="none" w:sz="0" w:space="0" w:color="auto"/>
        <w:left w:val="none" w:sz="0" w:space="0" w:color="auto"/>
        <w:bottom w:val="none" w:sz="0" w:space="0" w:color="auto"/>
        <w:right w:val="none" w:sz="0" w:space="0" w:color="auto"/>
      </w:divBdr>
    </w:div>
    <w:div w:id="1096560878">
      <w:bodyDiv w:val="1"/>
      <w:marLeft w:val="0"/>
      <w:marRight w:val="0"/>
      <w:marTop w:val="0"/>
      <w:marBottom w:val="0"/>
      <w:divBdr>
        <w:top w:val="none" w:sz="0" w:space="0" w:color="auto"/>
        <w:left w:val="none" w:sz="0" w:space="0" w:color="auto"/>
        <w:bottom w:val="none" w:sz="0" w:space="0" w:color="auto"/>
        <w:right w:val="none" w:sz="0" w:space="0" w:color="auto"/>
      </w:divBdr>
    </w:div>
    <w:div w:id="1126893994">
      <w:bodyDiv w:val="1"/>
      <w:marLeft w:val="0"/>
      <w:marRight w:val="0"/>
      <w:marTop w:val="0"/>
      <w:marBottom w:val="0"/>
      <w:divBdr>
        <w:top w:val="none" w:sz="0" w:space="0" w:color="auto"/>
        <w:left w:val="none" w:sz="0" w:space="0" w:color="auto"/>
        <w:bottom w:val="none" w:sz="0" w:space="0" w:color="auto"/>
        <w:right w:val="none" w:sz="0" w:space="0" w:color="auto"/>
      </w:divBdr>
    </w:div>
    <w:div w:id="1134906793">
      <w:bodyDiv w:val="1"/>
      <w:marLeft w:val="0"/>
      <w:marRight w:val="0"/>
      <w:marTop w:val="0"/>
      <w:marBottom w:val="0"/>
      <w:divBdr>
        <w:top w:val="none" w:sz="0" w:space="0" w:color="auto"/>
        <w:left w:val="none" w:sz="0" w:space="0" w:color="auto"/>
        <w:bottom w:val="none" w:sz="0" w:space="0" w:color="auto"/>
        <w:right w:val="none" w:sz="0" w:space="0" w:color="auto"/>
      </w:divBdr>
    </w:div>
    <w:div w:id="1137139916">
      <w:bodyDiv w:val="1"/>
      <w:marLeft w:val="0"/>
      <w:marRight w:val="0"/>
      <w:marTop w:val="0"/>
      <w:marBottom w:val="0"/>
      <w:divBdr>
        <w:top w:val="none" w:sz="0" w:space="0" w:color="auto"/>
        <w:left w:val="none" w:sz="0" w:space="0" w:color="auto"/>
        <w:bottom w:val="none" w:sz="0" w:space="0" w:color="auto"/>
        <w:right w:val="none" w:sz="0" w:space="0" w:color="auto"/>
      </w:divBdr>
    </w:div>
    <w:div w:id="1179125668">
      <w:bodyDiv w:val="1"/>
      <w:marLeft w:val="0"/>
      <w:marRight w:val="0"/>
      <w:marTop w:val="0"/>
      <w:marBottom w:val="0"/>
      <w:divBdr>
        <w:top w:val="none" w:sz="0" w:space="0" w:color="auto"/>
        <w:left w:val="none" w:sz="0" w:space="0" w:color="auto"/>
        <w:bottom w:val="none" w:sz="0" w:space="0" w:color="auto"/>
        <w:right w:val="none" w:sz="0" w:space="0" w:color="auto"/>
      </w:divBdr>
    </w:div>
    <w:div w:id="1195994482">
      <w:bodyDiv w:val="1"/>
      <w:marLeft w:val="0"/>
      <w:marRight w:val="0"/>
      <w:marTop w:val="0"/>
      <w:marBottom w:val="0"/>
      <w:divBdr>
        <w:top w:val="none" w:sz="0" w:space="0" w:color="auto"/>
        <w:left w:val="none" w:sz="0" w:space="0" w:color="auto"/>
        <w:bottom w:val="none" w:sz="0" w:space="0" w:color="auto"/>
        <w:right w:val="none" w:sz="0" w:space="0" w:color="auto"/>
      </w:divBdr>
    </w:div>
    <w:div w:id="1198667288">
      <w:bodyDiv w:val="1"/>
      <w:marLeft w:val="0"/>
      <w:marRight w:val="0"/>
      <w:marTop w:val="0"/>
      <w:marBottom w:val="0"/>
      <w:divBdr>
        <w:top w:val="none" w:sz="0" w:space="0" w:color="auto"/>
        <w:left w:val="none" w:sz="0" w:space="0" w:color="auto"/>
        <w:bottom w:val="none" w:sz="0" w:space="0" w:color="auto"/>
        <w:right w:val="none" w:sz="0" w:space="0" w:color="auto"/>
      </w:divBdr>
    </w:div>
    <w:div w:id="1242640242">
      <w:bodyDiv w:val="1"/>
      <w:marLeft w:val="0"/>
      <w:marRight w:val="0"/>
      <w:marTop w:val="0"/>
      <w:marBottom w:val="0"/>
      <w:divBdr>
        <w:top w:val="none" w:sz="0" w:space="0" w:color="auto"/>
        <w:left w:val="none" w:sz="0" w:space="0" w:color="auto"/>
        <w:bottom w:val="none" w:sz="0" w:space="0" w:color="auto"/>
        <w:right w:val="none" w:sz="0" w:space="0" w:color="auto"/>
      </w:divBdr>
    </w:div>
    <w:div w:id="1292829195">
      <w:bodyDiv w:val="1"/>
      <w:marLeft w:val="0"/>
      <w:marRight w:val="0"/>
      <w:marTop w:val="0"/>
      <w:marBottom w:val="0"/>
      <w:divBdr>
        <w:top w:val="none" w:sz="0" w:space="0" w:color="auto"/>
        <w:left w:val="none" w:sz="0" w:space="0" w:color="auto"/>
        <w:bottom w:val="none" w:sz="0" w:space="0" w:color="auto"/>
        <w:right w:val="none" w:sz="0" w:space="0" w:color="auto"/>
      </w:divBdr>
      <w:divsChild>
        <w:div w:id="1232816375">
          <w:marLeft w:val="0"/>
          <w:marRight w:val="0"/>
          <w:marTop w:val="0"/>
          <w:marBottom w:val="0"/>
          <w:divBdr>
            <w:top w:val="none" w:sz="0" w:space="0" w:color="auto"/>
            <w:left w:val="none" w:sz="0" w:space="0" w:color="auto"/>
            <w:bottom w:val="none" w:sz="0" w:space="0" w:color="auto"/>
            <w:right w:val="none" w:sz="0" w:space="0" w:color="auto"/>
          </w:divBdr>
        </w:div>
        <w:div w:id="1202285858">
          <w:marLeft w:val="0"/>
          <w:marRight w:val="0"/>
          <w:marTop w:val="0"/>
          <w:marBottom w:val="0"/>
          <w:divBdr>
            <w:top w:val="none" w:sz="0" w:space="0" w:color="auto"/>
            <w:left w:val="none" w:sz="0" w:space="0" w:color="auto"/>
            <w:bottom w:val="none" w:sz="0" w:space="0" w:color="auto"/>
            <w:right w:val="none" w:sz="0" w:space="0" w:color="auto"/>
          </w:divBdr>
        </w:div>
      </w:divsChild>
    </w:div>
    <w:div w:id="1313562420">
      <w:bodyDiv w:val="1"/>
      <w:marLeft w:val="0"/>
      <w:marRight w:val="0"/>
      <w:marTop w:val="0"/>
      <w:marBottom w:val="0"/>
      <w:divBdr>
        <w:top w:val="none" w:sz="0" w:space="0" w:color="auto"/>
        <w:left w:val="none" w:sz="0" w:space="0" w:color="auto"/>
        <w:bottom w:val="none" w:sz="0" w:space="0" w:color="auto"/>
        <w:right w:val="none" w:sz="0" w:space="0" w:color="auto"/>
      </w:divBdr>
    </w:div>
    <w:div w:id="1418476942">
      <w:bodyDiv w:val="1"/>
      <w:marLeft w:val="0"/>
      <w:marRight w:val="0"/>
      <w:marTop w:val="0"/>
      <w:marBottom w:val="0"/>
      <w:divBdr>
        <w:top w:val="none" w:sz="0" w:space="0" w:color="auto"/>
        <w:left w:val="none" w:sz="0" w:space="0" w:color="auto"/>
        <w:bottom w:val="none" w:sz="0" w:space="0" w:color="auto"/>
        <w:right w:val="none" w:sz="0" w:space="0" w:color="auto"/>
      </w:divBdr>
    </w:div>
    <w:div w:id="1419248412">
      <w:bodyDiv w:val="1"/>
      <w:marLeft w:val="0"/>
      <w:marRight w:val="0"/>
      <w:marTop w:val="0"/>
      <w:marBottom w:val="0"/>
      <w:divBdr>
        <w:top w:val="none" w:sz="0" w:space="0" w:color="auto"/>
        <w:left w:val="none" w:sz="0" w:space="0" w:color="auto"/>
        <w:bottom w:val="none" w:sz="0" w:space="0" w:color="auto"/>
        <w:right w:val="none" w:sz="0" w:space="0" w:color="auto"/>
      </w:divBdr>
    </w:div>
    <w:div w:id="1426922701">
      <w:bodyDiv w:val="1"/>
      <w:marLeft w:val="0"/>
      <w:marRight w:val="0"/>
      <w:marTop w:val="0"/>
      <w:marBottom w:val="0"/>
      <w:divBdr>
        <w:top w:val="none" w:sz="0" w:space="0" w:color="auto"/>
        <w:left w:val="none" w:sz="0" w:space="0" w:color="auto"/>
        <w:bottom w:val="none" w:sz="0" w:space="0" w:color="auto"/>
        <w:right w:val="none" w:sz="0" w:space="0" w:color="auto"/>
      </w:divBdr>
    </w:div>
    <w:div w:id="1443452326">
      <w:bodyDiv w:val="1"/>
      <w:marLeft w:val="0"/>
      <w:marRight w:val="0"/>
      <w:marTop w:val="0"/>
      <w:marBottom w:val="0"/>
      <w:divBdr>
        <w:top w:val="none" w:sz="0" w:space="0" w:color="auto"/>
        <w:left w:val="none" w:sz="0" w:space="0" w:color="auto"/>
        <w:bottom w:val="none" w:sz="0" w:space="0" w:color="auto"/>
        <w:right w:val="none" w:sz="0" w:space="0" w:color="auto"/>
      </w:divBdr>
    </w:div>
    <w:div w:id="1458597222">
      <w:bodyDiv w:val="1"/>
      <w:marLeft w:val="0"/>
      <w:marRight w:val="0"/>
      <w:marTop w:val="0"/>
      <w:marBottom w:val="0"/>
      <w:divBdr>
        <w:top w:val="none" w:sz="0" w:space="0" w:color="auto"/>
        <w:left w:val="none" w:sz="0" w:space="0" w:color="auto"/>
        <w:bottom w:val="none" w:sz="0" w:space="0" w:color="auto"/>
        <w:right w:val="none" w:sz="0" w:space="0" w:color="auto"/>
      </w:divBdr>
    </w:div>
    <w:div w:id="1471484337">
      <w:bodyDiv w:val="1"/>
      <w:marLeft w:val="0"/>
      <w:marRight w:val="0"/>
      <w:marTop w:val="0"/>
      <w:marBottom w:val="0"/>
      <w:divBdr>
        <w:top w:val="none" w:sz="0" w:space="0" w:color="auto"/>
        <w:left w:val="none" w:sz="0" w:space="0" w:color="auto"/>
        <w:bottom w:val="none" w:sz="0" w:space="0" w:color="auto"/>
        <w:right w:val="none" w:sz="0" w:space="0" w:color="auto"/>
      </w:divBdr>
    </w:div>
    <w:div w:id="1475875984">
      <w:bodyDiv w:val="1"/>
      <w:marLeft w:val="0"/>
      <w:marRight w:val="0"/>
      <w:marTop w:val="0"/>
      <w:marBottom w:val="0"/>
      <w:divBdr>
        <w:top w:val="none" w:sz="0" w:space="0" w:color="auto"/>
        <w:left w:val="none" w:sz="0" w:space="0" w:color="auto"/>
        <w:bottom w:val="none" w:sz="0" w:space="0" w:color="auto"/>
        <w:right w:val="none" w:sz="0" w:space="0" w:color="auto"/>
      </w:divBdr>
    </w:div>
    <w:div w:id="1513451340">
      <w:bodyDiv w:val="1"/>
      <w:marLeft w:val="0"/>
      <w:marRight w:val="0"/>
      <w:marTop w:val="0"/>
      <w:marBottom w:val="0"/>
      <w:divBdr>
        <w:top w:val="none" w:sz="0" w:space="0" w:color="auto"/>
        <w:left w:val="none" w:sz="0" w:space="0" w:color="auto"/>
        <w:bottom w:val="none" w:sz="0" w:space="0" w:color="auto"/>
        <w:right w:val="none" w:sz="0" w:space="0" w:color="auto"/>
      </w:divBdr>
    </w:div>
    <w:div w:id="1518811146">
      <w:bodyDiv w:val="1"/>
      <w:marLeft w:val="0"/>
      <w:marRight w:val="0"/>
      <w:marTop w:val="0"/>
      <w:marBottom w:val="0"/>
      <w:divBdr>
        <w:top w:val="none" w:sz="0" w:space="0" w:color="auto"/>
        <w:left w:val="none" w:sz="0" w:space="0" w:color="auto"/>
        <w:bottom w:val="none" w:sz="0" w:space="0" w:color="auto"/>
        <w:right w:val="none" w:sz="0" w:space="0" w:color="auto"/>
      </w:divBdr>
    </w:div>
    <w:div w:id="1549414342">
      <w:bodyDiv w:val="1"/>
      <w:marLeft w:val="0"/>
      <w:marRight w:val="0"/>
      <w:marTop w:val="0"/>
      <w:marBottom w:val="0"/>
      <w:divBdr>
        <w:top w:val="none" w:sz="0" w:space="0" w:color="auto"/>
        <w:left w:val="none" w:sz="0" w:space="0" w:color="auto"/>
        <w:bottom w:val="none" w:sz="0" w:space="0" w:color="auto"/>
        <w:right w:val="none" w:sz="0" w:space="0" w:color="auto"/>
      </w:divBdr>
    </w:div>
    <w:div w:id="1587348039">
      <w:bodyDiv w:val="1"/>
      <w:marLeft w:val="0"/>
      <w:marRight w:val="0"/>
      <w:marTop w:val="0"/>
      <w:marBottom w:val="0"/>
      <w:divBdr>
        <w:top w:val="none" w:sz="0" w:space="0" w:color="auto"/>
        <w:left w:val="none" w:sz="0" w:space="0" w:color="auto"/>
        <w:bottom w:val="none" w:sz="0" w:space="0" w:color="auto"/>
        <w:right w:val="none" w:sz="0" w:space="0" w:color="auto"/>
      </w:divBdr>
    </w:div>
    <w:div w:id="1587688423">
      <w:bodyDiv w:val="1"/>
      <w:marLeft w:val="0"/>
      <w:marRight w:val="0"/>
      <w:marTop w:val="0"/>
      <w:marBottom w:val="0"/>
      <w:divBdr>
        <w:top w:val="none" w:sz="0" w:space="0" w:color="auto"/>
        <w:left w:val="none" w:sz="0" w:space="0" w:color="auto"/>
        <w:bottom w:val="none" w:sz="0" w:space="0" w:color="auto"/>
        <w:right w:val="none" w:sz="0" w:space="0" w:color="auto"/>
      </w:divBdr>
    </w:div>
    <w:div w:id="1601134588">
      <w:bodyDiv w:val="1"/>
      <w:marLeft w:val="0"/>
      <w:marRight w:val="0"/>
      <w:marTop w:val="0"/>
      <w:marBottom w:val="0"/>
      <w:divBdr>
        <w:top w:val="none" w:sz="0" w:space="0" w:color="auto"/>
        <w:left w:val="none" w:sz="0" w:space="0" w:color="auto"/>
        <w:bottom w:val="none" w:sz="0" w:space="0" w:color="auto"/>
        <w:right w:val="none" w:sz="0" w:space="0" w:color="auto"/>
      </w:divBdr>
      <w:divsChild>
        <w:div w:id="1660423261">
          <w:marLeft w:val="0"/>
          <w:marRight w:val="0"/>
          <w:marTop w:val="0"/>
          <w:marBottom w:val="0"/>
          <w:divBdr>
            <w:top w:val="none" w:sz="0" w:space="0" w:color="auto"/>
            <w:left w:val="none" w:sz="0" w:space="0" w:color="auto"/>
            <w:bottom w:val="none" w:sz="0" w:space="0" w:color="auto"/>
            <w:right w:val="none" w:sz="0" w:space="0" w:color="auto"/>
          </w:divBdr>
          <w:divsChild>
            <w:div w:id="723020590">
              <w:marLeft w:val="0"/>
              <w:marRight w:val="0"/>
              <w:marTop w:val="0"/>
              <w:marBottom w:val="0"/>
              <w:divBdr>
                <w:top w:val="none" w:sz="0" w:space="0" w:color="auto"/>
                <w:left w:val="none" w:sz="0" w:space="0" w:color="auto"/>
                <w:bottom w:val="none" w:sz="0" w:space="0" w:color="auto"/>
                <w:right w:val="none" w:sz="0" w:space="0" w:color="auto"/>
              </w:divBdr>
              <w:divsChild>
                <w:div w:id="1292439160">
                  <w:marLeft w:val="0"/>
                  <w:marRight w:val="0"/>
                  <w:marTop w:val="0"/>
                  <w:marBottom w:val="0"/>
                  <w:divBdr>
                    <w:top w:val="none" w:sz="0" w:space="0" w:color="auto"/>
                    <w:left w:val="none" w:sz="0" w:space="0" w:color="auto"/>
                    <w:bottom w:val="none" w:sz="0" w:space="0" w:color="auto"/>
                    <w:right w:val="none" w:sz="0" w:space="0" w:color="auto"/>
                  </w:divBdr>
                  <w:divsChild>
                    <w:div w:id="13468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28671">
      <w:bodyDiv w:val="1"/>
      <w:marLeft w:val="0"/>
      <w:marRight w:val="0"/>
      <w:marTop w:val="0"/>
      <w:marBottom w:val="0"/>
      <w:divBdr>
        <w:top w:val="none" w:sz="0" w:space="0" w:color="auto"/>
        <w:left w:val="none" w:sz="0" w:space="0" w:color="auto"/>
        <w:bottom w:val="none" w:sz="0" w:space="0" w:color="auto"/>
        <w:right w:val="none" w:sz="0" w:space="0" w:color="auto"/>
      </w:divBdr>
    </w:div>
    <w:div w:id="1602954311">
      <w:bodyDiv w:val="1"/>
      <w:marLeft w:val="0"/>
      <w:marRight w:val="0"/>
      <w:marTop w:val="0"/>
      <w:marBottom w:val="0"/>
      <w:divBdr>
        <w:top w:val="none" w:sz="0" w:space="0" w:color="auto"/>
        <w:left w:val="none" w:sz="0" w:space="0" w:color="auto"/>
        <w:bottom w:val="none" w:sz="0" w:space="0" w:color="auto"/>
        <w:right w:val="none" w:sz="0" w:space="0" w:color="auto"/>
      </w:divBdr>
    </w:div>
    <w:div w:id="1611736543">
      <w:bodyDiv w:val="1"/>
      <w:marLeft w:val="0"/>
      <w:marRight w:val="0"/>
      <w:marTop w:val="0"/>
      <w:marBottom w:val="0"/>
      <w:divBdr>
        <w:top w:val="none" w:sz="0" w:space="0" w:color="auto"/>
        <w:left w:val="none" w:sz="0" w:space="0" w:color="auto"/>
        <w:bottom w:val="none" w:sz="0" w:space="0" w:color="auto"/>
        <w:right w:val="none" w:sz="0" w:space="0" w:color="auto"/>
      </w:divBdr>
    </w:div>
    <w:div w:id="1615404230">
      <w:bodyDiv w:val="1"/>
      <w:marLeft w:val="0"/>
      <w:marRight w:val="0"/>
      <w:marTop w:val="0"/>
      <w:marBottom w:val="0"/>
      <w:divBdr>
        <w:top w:val="none" w:sz="0" w:space="0" w:color="auto"/>
        <w:left w:val="none" w:sz="0" w:space="0" w:color="auto"/>
        <w:bottom w:val="none" w:sz="0" w:space="0" w:color="auto"/>
        <w:right w:val="none" w:sz="0" w:space="0" w:color="auto"/>
      </w:divBdr>
    </w:div>
    <w:div w:id="1641880100">
      <w:bodyDiv w:val="1"/>
      <w:marLeft w:val="0"/>
      <w:marRight w:val="0"/>
      <w:marTop w:val="0"/>
      <w:marBottom w:val="0"/>
      <w:divBdr>
        <w:top w:val="none" w:sz="0" w:space="0" w:color="auto"/>
        <w:left w:val="none" w:sz="0" w:space="0" w:color="auto"/>
        <w:bottom w:val="none" w:sz="0" w:space="0" w:color="auto"/>
        <w:right w:val="none" w:sz="0" w:space="0" w:color="auto"/>
      </w:divBdr>
    </w:div>
    <w:div w:id="1643264582">
      <w:bodyDiv w:val="1"/>
      <w:marLeft w:val="0"/>
      <w:marRight w:val="0"/>
      <w:marTop w:val="0"/>
      <w:marBottom w:val="0"/>
      <w:divBdr>
        <w:top w:val="none" w:sz="0" w:space="0" w:color="auto"/>
        <w:left w:val="none" w:sz="0" w:space="0" w:color="auto"/>
        <w:bottom w:val="none" w:sz="0" w:space="0" w:color="auto"/>
        <w:right w:val="none" w:sz="0" w:space="0" w:color="auto"/>
      </w:divBdr>
    </w:div>
    <w:div w:id="1650133183">
      <w:bodyDiv w:val="1"/>
      <w:marLeft w:val="0"/>
      <w:marRight w:val="0"/>
      <w:marTop w:val="0"/>
      <w:marBottom w:val="0"/>
      <w:divBdr>
        <w:top w:val="none" w:sz="0" w:space="0" w:color="auto"/>
        <w:left w:val="none" w:sz="0" w:space="0" w:color="auto"/>
        <w:bottom w:val="none" w:sz="0" w:space="0" w:color="auto"/>
        <w:right w:val="none" w:sz="0" w:space="0" w:color="auto"/>
      </w:divBdr>
    </w:div>
    <w:div w:id="1652515368">
      <w:bodyDiv w:val="1"/>
      <w:marLeft w:val="0"/>
      <w:marRight w:val="0"/>
      <w:marTop w:val="0"/>
      <w:marBottom w:val="0"/>
      <w:divBdr>
        <w:top w:val="none" w:sz="0" w:space="0" w:color="auto"/>
        <w:left w:val="none" w:sz="0" w:space="0" w:color="auto"/>
        <w:bottom w:val="none" w:sz="0" w:space="0" w:color="auto"/>
        <w:right w:val="none" w:sz="0" w:space="0" w:color="auto"/>
      </w:divBdr>
    </w:div>
    <w:div w:id="1657493565">
      <w:bodyDiv w:val="1"/>
      <w:marLeft w:val="0"/>
      <w:marRight w:val="0"/>
      <w:marTop w:val="0"/>
      <w:marBottom w:val="0"/>
      <w:divBdr>
        <w:top w:val="none" w:sz="0" w:space="0" w:color="auto"/>
        <w:left w:val="none" w:sz="0" w:space="0" w:color="auto"/>
        <w:bottom w:val="none" w:sz="0" w:space="0" w:color="auto"/>
        <w:right w:val="none" w:sz="0" w:space="0" w:color="auto"/>
      </w:divBdr>
    </w:div>
    <w:div w:id="1657878008">
      <w:bodyDiv w:val="1"/>
      <w:marLeft w:val="0"/>
      <w:marRight w:val="0"/>
      <w:marTop w:val="0"/>
      <w:marBottom w:val="0"/>
      <w:divBdr>
        <w:top w:val="none" w:sz="0" w:space="0" w:color="auto"/>
        <w:left w:val="none" w:sz="0" w:space="0" w:color="auto"/>
        <w:bottom w:val="none" w:sz="0" w:space="0" w:color="auto"/>
        <w:right w:val="none" w:sz="0" w:space="0" w:color="auto"/>
      </w:divBdr>
    </w:div>
    <w:div w:id="1667978366">
      <w:bodyDiv w:val="1"/>
      <w:marLeft w:val="0"/>
      <w:marRight w:val="0"/>
      <w:marTop w:val="0"/>
      <w:marBottom w:val="0"/>
      <w:divBdr>
        <w:top w:val="none" w:sz="0" w:space="0" w:color="auto"/>
        <w:left w:val="none" w:sz="0" w:space="0" w:color="auto"/>
        <w:bottom w:val="none" w:sz="0" w:space="0" w:color="auto"/>
        <w:right w:val="none" w:sz="0" w:space="0" w:color="auto"/>
      </w:divBdr>
    </w:div>
    <w:div w:id="1737974010">
      <w:bodyDiv w:val="1"/>
      <w:marLeft w:val="0"/>
      <w:marRight w:val="0"/>
      <w:marTop w:val="0"/>
      <w:marBottom w:val="0"/>
      <w:divBdr>
        <w:top w:val="none" w:sz="0" w:space="0" w:color="auto"/>
        <w:left w:val="none" w:sz="0" w:space="0" w:color="auto"/>
        <w:bottom w:val="none" w:sz="0" w:space="0" w:color="auto"/>
        <w:right w:val="none" w:sz="0" w:space="0" w:color="auto"/>
      </w:divBdr>
    </w:div>
    <w:div w:id="1748115634">
      <w:bodyDiv w:val="1"/>
      <w:marLeft w:val="0"/>
      <w:marRight w:val="0"/>
      <w:marTop w:val="0"/>
      <w:marBottom w:val="0"/>
      <w:divBdr>
        <w:top w:val="none" w:sz="0" w:space="0" w:color="auto"/>
        <w:left w:val="none" w:sz="0" w:space="0" w:color="auto"/>
        <w:bottom w:val="none" w:sz="0" w:space="0" w:color="auto"/>
        <w:right w:val="none" w:sz="0" w:space="0" w:color="auto"/>
      </w:divBdr>
    </w:div>
    <w:div w:id="1748452746">
      <w:bodyDiv w:val="1"/>
      <w:marLeft w:val="0"/>
      <w:marRight w:val="0"/>
      <w:marTop w:val="0"/>
      <w:marBottom w:val="0"/>
      <w:divBdr>
        <w:top w:val="none" w:sz="0" w:space="0" w:color="auto"/>
        <w:left w:val="none" w:sz="0" w:space="0" w:color="auto"/>
        <w:bottom w:val="none" w:sz="0" w:space="0" w:color="auto"/>
        <w:right w:val="none" w:sz="0" w:space="0" w:color="auto"/>
      </w:divBdr>
    </w:div>
    <w:div w:id="1759445908">
      <w:bodyDiv w:val="1"/>
      <w:marLeft w:val="0"/>
      <w:marRight w:val="0"/>
      <w:marTop w:val="0"/>
      <w:marBottom w:val="0"/>
      <w:divBdr>
        <w:top w:val="none" w:sz="0" w:space="0" w:color="auto"/>
        <w:left w:val="none" w:sz="0" w:space="0" w:color="auto"/>
        <w:bottom w:val="none" w:sz="0" w:space="0" w:color="auto"/>
        <w:right w:val="none" w:sz="0" w:space="0" w:color="auto"/>
      </w:divBdr>
    </w:div>
    <w:div w:id="1773434997">
      <w:bodyDiv w:val="1"/>
      <w:marLeft w:val="0"/>
      <w:marRight w:val="0"/>
      <w:marTop w:val="0"/>
      <w:marBottom w:val="0"/>
      <w:divBdr>
        <w:top w:val="none" w:sz="0" w:space="0" w:color="auto"/>
        <w:left w:val="none" w:sz="0" w:space="0" w:color="auto"/>
        <w:bottom w:val="none" w:sz="0" w:space="0" w:color="auto"/>
        <w:right w:val="none" w:sz="0" w:space="0" w:color="auto"/>
      </w:divBdr>
    </w:div>
    <w:div w:id="1782265429">
      <w:bodyDiv w:val="1"/>
      <w:marLeft w:val="0"/>
      <w:marRight w:val="0"/>
      <w:marTop w:val="0"/>
      <w:marBottom w:val="0"/>
      <w:divBdr>
        <w:top w:val="none" w:sz="0" w:space="0" w:color="auto"/>
        <w:left w:val="none" w:sz="0" w:space="0" w:color="auto"/>
        <w:bottom w:val="none" w:sz="0" w:space="0" w:color="auto"/>
        <w:right w:val="none" w:sz="0" w:space="0" w:color="auto"/>
      </w:divBdr>
    </w:div>
    <w:div w:id="1797681180">
      <w:bodyDiv w:val="1"/>
      <w:marLeft w:val="0"/>
      <w:marRight w:val="0"/>
      <w:marTop w:val="0"/>
      <w:marBottom w:val="0"/>
      <w:divBdr>
        <w:top w:val="none" w:sz="0" w:space="0" w:color="auto"/>
        <w:left w:val="none" w:sz="0" w:space="0" w:color="auto"/>
        <w:bottom w:val="none" w:sz="0" w:space="0" w:color="auto"/>
        <w:right w:val="none" w:sz="0" w:space="0" w:color="auto"/>
      </w:divBdr>
    </w:div>
    <w:div w:id="1802991068">
      <w:bodyDiv w:val="1"/>
      <w:marLeft w:val="0"/>
      <w:marRight w:val="0"/>
      <w:marTop w:val="0"/>
      <w:marBottom w:val="0"/>
      <w:divBdr>
        <w:top w:val="none" w:sz="0" w:space="0" w:color="auto"/>
        <w:left w:val="none" w:sz="0" w:space="0" w:color="auto"/>
        <w:bottom w:val="none" w:sz="0" w:space="0" w:color="auto"/>
        <w:right w:val="none" w:sz="0" w:space="0" w:color="auto"/>
      </w:divBdr>
    </w:div>
    <w:div w:id="1808425309">
      <w:bodyDiv w:val="1"/>
      <w:marLeft w:val="0"/>
      <w:marRight w:val="0"/>
      <w:marTop w:val="0"/>
      <w:marBottom w:val="0"/>
      <w:divBdr>
        <w:top w:val="none" w:sz="0" w:space="0" w:color="auto"/>
        <w:left w:val="none" w:sz="0" w:space="0" w:color="auto"/>
        <w:bottom w:val="none" w:sz="0" w:space="0" w:color="auto"/>
        <w:right w:val="none" w:sz="0" w:space="0" w:color="auto"/>
      </w:divBdr>
      <w:divsChild>
        <w:div w:id="247350416">
          <w:marLeft w:val="0"/>
          <w:marRight w:val="0"/>
          <w:marTop w:val="0"/>
          <w:marBottom w:val="0"/>
          <w:divBdr>
            <w:top w:val="none" w:sz="0" w:space="0" w:color="auto"/>
            <w:left w:val="none" w:sz="0" w:space="0" w:color="auto"/>
            <w:bottom w:val="none" w:sz="0" w:space="0" w:color="auto"/>
            <w:right w:val="none" w:sz="0" w:space="0" w:color="auto"/>
          </w:divBdr>
        </w:div>
      </w:divsChild>
    </w:div>
    <w:div w:id="1815874233">
      <w:bodyDiv w:val="1"/>
      <w:marLeft w:val="0"/>
      <w:marRight w:val="0"/>
      <w:marTop w:val="0"/>
      <w:marBottom w:val="0"/>
      <w:divBdr>
        <w:top w:val="none" w:sz="0" w:space="0" w:color="auto"/>
        <w:left w:val="none" w:sz="0" w:space="0" w:color="auto"/>
        <w:bottom w:val="none" w:sz="0" w:space="0" w:color="auto"/>
        <w:right w:val="none" w:sz="0" w:space="0" w:color="auto"/>
      </w:divBdr>
    </w:div>
    <w:div w:id="1817991644">
      <w:bodyDiv w:val="1"/>
      <w:marLeft w:val="0"/>
      <w:marRight w:val="0"/>
      <w:marTop w:val="0"/>
      <w:marBottom w:val="0"/>
      <w:divBdr>
        <w:top w:val="none" w:sz="0" w:space="0" w:color="auto"/>
        <w:left w:val="none" w:sz="0" w:space="0" w:color="auto"/>
        <w:bottom w:val="none" w:sz="0" w:space="0" w:color="auto"/>
        <w:right w:val="none" w:sz="0" w:space="0" w:color="auto"/>
      </w:divBdr>
    </w:div>
    <w:div w:id="1851138396">
      <w:bodyDiv w:val="1"/>
      <w:marLeft w:val="0"/>
      <w:marRight w:val="0"/>
      <w:marTop w:val="0"/>
      <w:marBottom w:val="0"/>
      <w:divBdr>
        <w:top w:val="none" w:sz="0" w:space="0" w:color="auto"/>
        <w:left w:val="none" w:sz="0" w:space="0" w:color="auto"/>
        <w:bottom w:val="none" w:sz="0" w:space="0" w:color="auto"/>
        <w:right w:val="none" w:sz="0" w:space="0" w:color="auto"/>
      </w:divBdr>
    </w:div>
    <w:div w:id="1867913465">
      <w:bodyDiv w:val="1"/>
      <w:marLeft w:val="0"/>
      <w:marRight w:val="0"/>
      <w:marTop w:val="0"/>
      <w:marBottom w:val="0"/>
      <w:divBdr>
        <w:top w:val="none" w:sz="0" w:space="0" w:color="auto"/>
        <w:left w:val="none" w:sz="0" w:space="0" w:color="auto"/>
        <w:bottom w:val="none" w:sz="0" w:space="0" w:color="auto"/>
        <w:right w:val="none" w:sz="0" w:space="0" w:color="auto"/>
      </w:divBdr>
    </w:div>
    <w:div w:id="1882788798">
      <w:bodyDiv w:val="1"/>
      <w:marLeft w:val="0"/>
      <w:marRight w:val="0"/>
      <w:marTop w:val="0"/>
      <w:marBottom w:val="0"/>
      <w:divBdr>
        <w:top w:val="none" w:sz="0" w:space="0" w:color="auto"/>
        <w:left w:val="none" w:sz="0" w:space="0" w:color="auto"/>
        <w:bottom w:val="none" w:sz="0" w:space="0" w:color="auto"/>
        <w:right w:val="none" w:sz="0" w:space="0" w:color="auto"/>
      </w:divBdr>
    </w:div>
    <w:div w:id="1914120170">
      <w:bodyDiv w:val="1"/>
      <w:marLeft w:val="0"/>
      <w:marRight w:val="0"/>
      <w:marTop w:val="0"/>
      <w:marBottom w:val="0"/>
      <w:divBdr>
        <w:top w:val="none" w:sz="0" w:space="0" w:color="auto"/>
        <w:left w:val="none" w:sz="0" w:space="0" w:color="auto"/>
        <w:bottom w:val="none" w:sz="0" w:space="0" w:color="auto"/>
        <w:right w:val="none" w:sz="0" w:space="0" w:color="auto"/>
      </w:divBdr>
    </w:div>
    <w:div w:id="1939169962">
      <w:bodyDiv w:val="1"/>
      <w:marLeft w:val="0"/>
      <w:marRight w:val="0"/>
      <w:marTop w:val="0"/>
      <w:marBottom w:val="0"/>
      <w:divBdr>
        <w:top w:val="none" w:sz="0" w:space="0" w:color="auto"/>
        <w:left w:val="none" w:sz="0" w:space="0" w:color="auto"/>
        <w:bottom w:val="none" w:sz="0" w:space="0" w:color="auto"/>
        <w:right w:val="none" w:sz="0" w:space="0" w:color="auto"/>
      </w:divBdr>
    </w:div>
    <w:div w:id="1960993397">
      <w:bodyDiv w:val="1"/>
      <w:marLeft w:val="0"/>
      <w:marRight w:val="0"/>
      <w:marTop w:val="0"/>
      <w:marBottom w:val="0"/>
      <w:divBdr>
        <w:top w:val="none" w:sz="0" w:space="0" w:color="auto"/>
        <w:left w:val="none" w:sz="0" w:space="0" w:color="auto"/>
        <w:bottom w:val="none" w:sz="0" w:space="0" w:color="auto"/>
        <w:right w:val="none" w:sz="0" w:space="0" w:color="auto"/>
      </w:divBdr>
    </w:div>
    <w:div w:id="1969311391">
      <w:bodyDiv w:val="1"/>
      <w:marLeft w:val="0"/>
      <w:marRight w:val="0"/>
      <w:marTop w:val="0"/>
      <w:marBottom w:val="0"/>
      <w:divBdr>
        <w:top w:val="none" w:sz="0" w:space="0" w:color="auto"/>
        <w:left w:val="none" w:sz="0" w:space="0" w:color="auto"/>
        <w:bottom w:val="none" w:sz="0" w:space="0" w:color="auto"/>
        <w:right w:val="none" w:sz="0" w:space="0" w:color="auto"/>
      </w:divBdr>
    </w:div>
    <w:div w:id="1975719036">
      <w:bodyDiv w:val="1"/>
      <w:marLeft w:val="0"/>
      <w:marRight w:val="0"/>
      <w:marTop w:val="0"/>
      <w:marBottom w:val="0"/>
      <w:divBdr>
        <w:top w:val="none" w:sz="0" w:space="0" w:color="auto"/>
        <w:left w:val="none" w:sz="0" w:space="0" w:color="auto"/>
        <w:bottom w:val="none" w:sz="0" w:space="0" w:color="auto"/>
        <w:right w:val="none" w:sz="0" w:space="0" w:color="auto"/>
      </w:divBdr>
    </w:div>
    <w:div w:id="1987930304">
      <w:bodyDiv w:val="1"/>
      <w:marLeft w:val="0"/>
      <w:marRight w:val="0"/>
      <w:marTop w:val="0"/>
      <w:marBottom w:val="0"/>
      <w:divBdr>
        <w:top w:val="none" w:sz="0" w:space="0" w:color="auto"/>
        <w:left w:val="none" w:sz="0" w:space="0" w:color="auto"/>
        <w:bottom w:val="none" w:sz="0" w:space="0" w:color="auto"/>
        <w:right w:val="none" w:sz="0" w:space="0" w:color="auto"/>
      </w:divBdr>
    </w:div>
    <w:div w:id="2006274395">
      <w:bodyDiv w:val="1"/>
      <w:marLeft w:val="0"/>
      <w:marRight w:val="0"/>
      <w:marTop w:val="0"/>
      <w:marBottom w:val="0"/>
      <w:divBdr>
        <w:top w:val="none" w:sz="0" w:space="0" w:color="auto"/>
        <w:left w:val="none" w:sz="0" w:space="0" w:color="auto"/>
        <w:bottom w:val="none" w:sz="0" w:space="0" w:color="auto"/>
        <w:right w:val="none" w:sz="0" w:space="0" w:color="auto"/>
      </w:divBdr>
    </w:div>
    <w:div w:id="2109079895">
      <w:bodyDiv w:val="1"/>
      <w:marLeft w:val="0"/>
      <w:marRight w:val="0"/>
      <w:marTop w:val="0"/>
      <w:marBottom w:val="0"/>
      <w:divBdr>
        <w:top w:val="none" w:sz="0" w:space="0" w:color="auto"/>
        <w:left w:val="none" w:sz="0" w:space="0" w:color="auto"/>
        <w:bottom w:val="none" w:sz="0" w:space="0" w:color="auto"/>
        <w:right w:val="none" w:sz="0" w:space="0" w:color="auto"/>
      </w:divBdr>
    </w:div>
    <w:div w:id="2124374884">
      <w:bodyDiv w:val="1"/>
      <w:marLeft w:val="0"/>
      <w:marRight w:val="0"/>
      <w:marTop w:val="0"/>
      <w:marBottom w:val="0"/>
      <w:divBdr>
        <w:top w:val="none" w:sz="0" w:space="0" w:color="auto"/>
        <w:left w:val="none" w:sz="0" w:space="0" w:color="auto"/>
        <w:bottom w:val="none" w:sz="0" w:space="0" w:color="auto"/>
        <w:right w:val="none" w:sz="0" w:space="0" w:color="auto"/>
      </w:divBdr>
      <w:divsChild>
        <w:div w:id="437331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theme" Target="theme/theme1.xml"/><Relationship Id="rId16" Type="http://schemas.openxmlformats.org/officeDocument/2006/relationships/hyperlink" Target="https://angular.io/guide/styleguide%23single-responsibility" TargetMode="External"/><Relationship Id="rId11" Type="http://schemas.openxmlformats.org/officeDocument/2006/relationships/hyperlink" Target="https://angular.io/api/core/Component"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source.android.com/setup/contribute/code-styl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angular.io/guide/architecture" TargetMode="External"/><Relationship Id="rId3" Type="http://schemas.openxmlformats.org/officeDocument/2006/relationships/styles" Target="styles.xml"/><Relationship Id="rId12" Type="http://schemas.openxmlformats.org/officeDocument/2006/relationships/hyperlink" Target="https://angular.io/api/core/Directiv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jp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ogle.github.io/styleguide/jsguide.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d.docs.live.net/b38cb93f382240da/not%20provide%20ye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image" Target="media/image51.jpg"/><Relationship Id="rId73" Type="http://schemas.openxmlformats.org/officeDocument/2006/relationships/image" Target="media/image59.png"/><Relationship Id="rId78" Type="http://schemas.openxmlformats.org/officeDocument/2006/relationships/image" Target="media/image62.png"/><Relationship Id="rId8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ngular.io/api/core/Pipe"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15211-54FF-43D4-AAEF-09C992AA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114</Pages>
  <Words>20410</Words>
  <Characters>116341</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Nguyen</dc:creator>
  <cp:keywords/>
  <dc:description/>
  <cp:lastModifiedBy>Thuan Phan</cp:lastModifiedBy>
  <cp:revision>32</cp:revision>
  <dcterms:created xsi:type="dcterms:W3CDTF">2018-07-23T03:33:00Z</dcterms:created>
  <dcterms:modified xsi:type="dcterms:W3CDTF">2018-07-24T08:32:00Z</dcterms:modified>
</cp:coreProperties>
</file>